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E3197" w14:textId="77777777" w:rsidR="00845261" w:rsidRPr="0075456A" w:rsidRDefault="00845261" w:rsidP="00E70587">
      <w:pPr>
        <w:jc w:val="center"/>
        <w:rPr>
          <w:rFonts w:ascii="Arial" w:eastAsia="Times New Roman" w:hAnsi="Arial" w:cs="Arial"/>
          <w:sz w:val="18"/>
          <w:szCs w:val="18"/>
        </w:rPr>
      </w:pPr>
    </w:p>
    <w:p w14:paraId="18ECA8C8" w14:textId="77777777" w:rsidR="00845261" w:rsidRPr="0075456A" w:rsidRDefault="00845261" w:rsidP="00E70587">
      <w:pPr>
        <w:jc w:val="center"/>
        <w:rPr>
          <w:rFonts w:ascii="Arial" w:eastAsia="Times New Roman" w:hAnsi="Arial" w:cs="Arial"/>
          <w:sz w:val="18"/>
          <w:szCs w:val="18"/>
        </w:rPr>
      </w:pPr>
    </w:p>
    <w:p w14:paraId="4C53705F" w14:textId="3E67386E"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bCs/>
          <w:sz w:val="21"/>
          <w:szCs w:val="21"/>
        </w:rPr>
        <w:t xml:space="preserve">ELI LILLY AND </w:t>
      </w:r>
      <w:r w:rsidR="00DF4294" w:rsidRPr="0075456A">
        <w:rPr>
          <w:rFonts w:ascii="Arial" w:eastAsia="Times New Roman" w:hAnsi="Arial" w:cs="Arial"/>
          <w:b/>
          <w:bCs/>
          <w:sz w:val="21"/>
          <w:szCs w:val="21"/>
        </w:rPr>
        <w:t>ASYMCHEM</w:t>
      </w:r>
    </w:p>
    <w:p w14:paraId="380AC826" w14:textId="7CC7481C"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sz w:val="21"/>
          <w:szCs w:val="21"/>
        </w:rPr>
        <w:t>API External Manufacturing (APIEM)</w:t>
      </w:r>
    </w:p>
    <w:p w14:paraId="62DD9E17"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Gap Assessment and Risk Assessment</w:t>
      </w:r>
    </w:p>
    <w:p w14:paraId="6B06C73F"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For Technology Transfer</w:t>
      </w:r>
    </w:p>
    <w:p w14:paraId="5E662364" w14:textId="77777777" w:rsidR="00DA2CF4" w:rsidRPr="0075456A" w:rsidRDefault="005A4DDF" w:rsidP="00D35015">
      <w:pPr>
        <w:rPr>
          <w:rFonts w:ascii="Arial" w:eastAsia="Times New Roman" w:hAnsi="Arial" w:cs="Arial"/>
          <w:sz w:val="18"/>
          <w:szCs w:val="18"/>
        </w:rPr>
      </w:pPr>
      <w:r w:rsidRPr="0075456A">
        <w:rPr>
          <w:rFonts w:ascii="Arial" w:eastAsia="Times New Roman" w:hAnsi="Arial" w:cs="Arial"/>
          <w:sz w:val="18"/>
          <w:szCs w:val="18"/>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5911"/>
      </w:tblGrid>
      <w:tr w:rsidR="00DA2CF4" w:rsidRPr="00E37D71" w14:paraId="7BE36F5D"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F68A29A" w14:textId="77777777" w:rsidR="00DA2CF4" w:rsidRPr="00E37D71" w:rsidRDefault="00DA2CF4" w:rsidP="00DA2CF4">
            <w:pPr>
              <w:spacing w:line="360" w:lineRule="auto"/>
              <w:jc w:val="center"/>
              <w:rPr>
                <w:rFonts w:ascii="Arial" w:eastAsia="Times New Roman" w:hAnsi="Arial" w:cs="Arial"/>
                <w:color w:val="FFFFFF" w:themeColor="background1"/>
                <w:sz w:val="18"/>
                <w:szCs w:val="21"/>
              </w:rPr>
            </w:pPr>
            <w:r w:rsidRPr="00E37D71">
              <w:rPr>
                <w:rFonts w:ascii="Arial" w:eastAsia="Times New Roman" w:hAnsi="Arial" w:cs="Arial"/>
                <w:b/>
                <w:bCs/>
                <w:color w:val="FFFFFF" w:themeColor="background1"/>
                <w:sz w:val="18"/>
                <w:szCs w:val="21"/>
              </w:rPr>
              <w:t>Document Title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C32974E" w14:textId="716B0A5A"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 xml:space="preserve">Gap Assessment / Risk Assessment for Technology Transfer of LSN4182924 / ASYM-140020 from Full Scale Non-saleable Batch to PPQ Batches at </w:t>
            </w: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2950B8C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F342F6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Document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00C777C" w14:textId="69E88337" w:rsidR="00DA2CF4" w:rsidRPr="00DA2CF4" w:rsidRDefault="00DA2CF4" w:rsidP="00DA2CF4">
            <w:pPr>
              <w:spacing w:line="360" w:lineRule="auto"/>
              <w:jc w:val="center"/>
              <w:rPr>
                <w:rFonts w:ascii="Arial" w:eastAsia="Times New Roman" w:hAnsi="Arial" w:cs="Arial"/>
                <w:sz w:val="18"/>
                <w:szCs w:val="18"/>
                <w:highlight w:val="yellow"/>
              </w:rPr>
            </w:pPr>
            <w:r w:rsidRPr="00DA2CF4">
              <w:rPr>
                <w:rFonts w:ascii="Arial" w:hAnsi="Arial" w:cs="Arial"/>
                <w:sz w:val="18"/>
                <w:szCs w:val="18"/>
              </w:rPr>
              <w:t>GA-140020-0301.01</w:t>
            </w:r>
          </w:p>
        </w:tc>
      </w:tr>
      <w:tr w:rsidR="00DA2CF4" w:rsidRPr="00E37D71" w14:paraId="4072112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8CE418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Product / Lilly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BB59717" w14:textId="249EB0C2"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LSN4182924 / ASYM-140020</w:t>
            </w:r>
          </w:p>
        </w:tc>
      </w:tr>
      <w:tr w:rsidR="00DA2CF4" w:rsidRPr="00E37D71" w14:paraId="2398F40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30960DB"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Sending Site (Current Process)</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9D5A147" w14:textId="699F0FB6" w:rsidR="00DA2CF4" w:rsidRPr="00DA2CF4" w:rsidRDefault="00DA2CF4" w:rsidP="00DA2CF4">
            <w:pPr>
              <w:spacing w:line="360" w:lineRule="auto"/>
              <w:jc w:val="center"/>
              <w:rPr>
                <w:rFonts w:ascii="Arial" w:eastAsia="Times New Roman" w:hAnsi="Arial" w:cs="Arial"/>
                <w:sz w:val="18"/>
                <w:szCs w:val="18"/>
              </w:rPr>
            </w:pP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15431EE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D6F5E8"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Receiving Site (CMO)</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AA489B0" w14:textId="7B124A23" w:rsidR="00DA2CF4" w:rsidRPr="00DA2CF4" w:rsidRDefault="00DA2CF4" w:rsidP="00DA2CF4">
            <w:pPr>
              <w:spacing w:line="360" w:lineRule="auto"/>
              <w:jc w:val="center"/>
              <w:rPr>
                <w:rFonts w:ascii="Arial" w:eastAsia="Times New Roman" w:hAnsi="Arial" w:cs="Arial"/>
                <w:sz w:val="18"/>
                <w:szCs w:val="18"/>
              </w:rPr>
            </w:pP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706F1479"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B06127C"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Commercialization Phase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2FFF537" w14:textId="7D6D2FD7"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Process Performance Qualification / Commercial production</w:t>
            </w:r>
          </w:p>
        </w:tc>
      </w:tr>
    </w:tbl>
    <w:p w14:paraId="662798B2" w14:textId="71D0A55F" w:rsidR="00350254" w:rsidRDefault="00350254" w:rsidP="00D35015">
      <w:pPr>
        <w:rPr>
          <w:rFonts w:ascii="Arial" w:hAnsi="Arial" w:cs="Arial"/>
          <w:sz w:val="18"/>
          <w:szCs w:val="18"/>
        </w:rPr>
      </w:pPr>
    </w:p>
    <w:p w14:paraId="6C6524DF" w14:textId="77777777" w:rsidR="008252FD" w:rsidRPr="008252FD" w:rsidRDefault="008252FD" w:rsidP="00D35015">
      <w:pPr>
        <w:rPr>
          <w:rFonts w:ascii="Arial" w:hAnsi="Arial" w:cs="Arial"/>
          <w:sz w:val="18"/>
          <w:szCs w:val="18"/>
        </w:rPr>
      </w:pPr>
    </w:p>
    <w:p w14:paraId="6F315C82" w14:textId="77777777" w:rsidR="00350254" w:rsidRPr="0075456A" w:rsidRDefault="00350254" w:rsidP="00D35015">
      <w:pPr>
        <w:rPr>
          <w:rFonts w:ascii="Arial" w:eastAsia="Times New Roman" w:hAnsi="Arial" w:cs="Arial"/>
          <w:sz w:val="18"/>
          <w:szCs w:val="18"/>
        </w:rPr>
      </w:pPr>
      <w:r w:rsidRPr="0075456A">
        <w:rPr>
          <w:rFonts w:ascii="Arial" w:eastAsia="Times New Roman" w:hAnsi="Arial" w:cs="Arial"/>
          <w:sz w:val="18"/>
          <w:szCs w:val="18"/>
        </w:rPr>
        <w:br w:type="page"/>
      </w:r>
    </w:p>
    <w:p w14:paraId="1819CC11" w14:textId="6A627794" w:rsidR="005A4DDF" w:rsidRPr="0075456A" w:rsidRDefault="003A7005" w:rsidP="00D35015">
      <w:pPr>
        <w:rPr>
          <w:rFonts w:ascii="Arial" w:eastAsia="Times New Roman" w:hAnsi="Arial" w:cs="Arial"/>
          <w:b/>
          <w:bCs/>
          <w:sz w:val="21"/>
          <w:szCs w:val="21"/>
        </w:rPr>
      </w:pPr>
      <w:r w:rsidRPr="0075456A">
        <w:rPr>
          <w:rFonts w:ascii="Arial" w:eastAsia="Times New Roman" w:hAnsi="Arial" w:cs="Arial"/>
          <w:b/>
          <w:bCs/>
          <w:sz w:val="21"/>
          <w:szCs w:val="21"/>
        </w:rPr>
        <w:lastRenderedPageBreak/>
        <w:t>Approval and Signatures</w:t>
      </w:r>
    </w:p>
    <w:p w14:paraId="30B67521" w14:textId="2B4D4993" w:rsidR="005A4DDF" w:rsidRPr="0075456A" w:rsidRDefault="005A4DDF" w:rsidP="008252FD">
      <w:pPr>
        <w:spacing w:line="360" w:lineRule="auto"/>
        <w:jc w:val="both"/>
        <w:rPr>
          <w:rFonts w:ascii="Arial" w:eastAsia="Times New Roman" w:hAnsi="Arial" w:cs="Arial"/>
          <w:sz w:val="21"/>
          <w:szCs w:val="21"/>
        </w:rPr>
      </w:pPr>
      <w:r w:rsidRPr="0075456A">
        <w:rPr>
          <w:rFonts w:ascii="Arial" w:eastAsia="Times New Roman" w:hAnsi="Arial" w:cs="Arial"/>
          <w:sz w:val="21"/>
          <w:szCs w:val="21"/>
        </w:rPr>
        <w:t>This document requires review and approval by the roles listed below prior to commencement of process validation or PPQ activities at the</w:t>
      </w:r>
      <w:r w:rsidR="00CB474B" w:rsidRPr="0075456A">
        <w:rPr>
          <w:rFonts w:ascii="Arial" w:eastAsia="Times New Roman" w:hAnsi="Arial" w:cs="Arial"/>
          <w:iCs/>
          <w:sz w:val="21"/>
          <w:szCs w:val="21"/>
        </w:rPr>
        <w:t xml:space="preserve"> </w:t>
      </w:r>
      <w:proofErr w:type="spellStart"/>
      <w:r w:rsidR="00CB474B" w:rsidRPr="0075456A">
        <w:rPr>
          <w:rFonts w:ascii="Arial" w:eastAsia="Times New Roman" w:hAnsi="Arial" w:cs="Arial"/>
          <w:iCs/>
          <w:sz w:val="21"/>
          <w:szCs w:val="21"/>
        </w:rPr>
        <w:t>Asymchem</w:t>
      </w:r>
      <w:proofErr w:type="spellEnd"/>
      <w:r w:rsidR="00CB474B" w:rsidRPr="0075456A">
        <w:rPr>
          <w:rFonts w:ascii="Arial" w:eastAsia="Times New Roman" w:hAnsi="Arial" w:cs="Arial"/>
          <w:iCs/>
          <w:sz w:val="21"/>
          <w:szCs w:val="21"/>
        </w:rPr>
        <w:t xml:space="preserve"> Life Science (Tianjin) Co., Ltd,</w:t>
      </w:r>
      <w:r w:rsidR="00CB474B" w:rsidRPr="0075456A">
        <w:rPr>
          <w:rFonts w:ascii="Arial" w:eastAsia="FangSong" w:hAnsi="Arial" w:cs="Arial"/>
          <w:sz w:val="21"/>
          <w:szCs w:val="21"/>
        </w:rPr>
        <w:t xml:space="preserve"> </w:t>
      </w:r>
      <w:r w:rsidR="003A7005" w:rsidRPr="0075456A">
        <w:rPr>
          <w:rFonts w:ascii="Arial" w:eastAsia="FangSong" w:hAnsi="Arial" w:cs="Arial"/>
          <w:sz w:val="21"/>
          <w:szCs w:val="21"/>
        </w:rPr>
        <w:t xml:space="preserve">(No.265, South Avenue, </w:t>
      </w:r>
      <w:proofErr w:type="spellStart"/>
      <w:r w:rsidR="003A7005" w:rsidRPr="0075456A">
        <w:rPr>
          <w:rFonts w:ascii="Arial" w:eastAsia="FangSong" w:hAnsi="Arial" w:cs="Arial"/>
          <w:sz w:val="21"/>
          <w:szCs w:val="21"/>
        </w:rPr>
        <w:t>Binhai</w:t>
      </w:r>
      <w:proofErr w:type="spellEnd"/>
      <w:r w:rsidR="003A7005" w:rsidRPr="0075456A">
        <w:rPr>
          <w:rFonts w:ascii="Arial" w:eastAsia="FangSong" w:hAnsi="Arial" w:cs="Arial"/>
          <w:sz w:val="21"/>
          <w:szCs w:val="21"/>
        </w:rPr>
        <w:t xml:space="preserve"> New Area TEDA, Tianjin, 300462, China) (Referred to as TJ4).</w:t>
      </w:r>
      <w:r w:rsidRPr="0075456A">
        <w:rPr>
          <w:rFonts w:ascii="Arial" w:eastAsia="Times New Roman" w:hAnsi="Arial" w:cs="Arial"/>
          <w:sz w:val="21"/>
          <w:szCs w:val="21"/>
        </w:rPr>
        <w:t xml:space="preserve"> Approval is required from both sending and receiving site representatives. Data Integrity review is also required.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1"/>
        <w:gridCol w:w="2222"/>
        <w:gridCol w:w="2177"/>
      </w:tblGrid>
      <w:tr w:rsidR="0075456A" w:rsidRPr="0075456A" w14:paraId="1F192716" w14:textId="77777777" w:rsidTr="00BE0B0E">
        <w:trPr>
          <w:trHeight w:hRule="exact" w:val="323"/>
        </w:trPr>
        <w:tc>
          <w:tcPr>
            <w:tcW w:w="4628" w:type="dxa"/>
          </w:tcPr>
          <w:p w14:paraId="0486811C"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 xml:space="preserve">Prepared by </w:t>
            </w:r>
          </w:p>
        </w:tc>
        <w:tc>
          <w:tcPr>
            <w:tcW w:w="2380" w:type="dxa"/>
          </w:tcPr>
          <w:p w14:paraId="3713BD41" w14:textId="77777777" w:rsidR="00D349E0" w:rsidRPr="0075456A" w:rsidRDefault="00D349E0" w:rsidP="00D35015">
            <w:pPr>
              <w:rPr>
                <w:rFonts w:ascii="Arial" w:eastAsia="仿宋_GB2312" w:hAnsi="Arial" w:cs="Arial"/>
                <w:sz w:val="21"/>
                <w:szCs w:val="21"/>
              </w:rPr>
            </w:pPr>
          </w:p>
        </w:tc>
        <w:tc>
          <w:tcPr>
            <w:tcW w:w="2455" w:type="dxa"/>
          </w:tcPr>
          <w:p w14:paraId="0B50354B" w14:textId="77777777" w:rsidR="00D349E0" w:rsidRPr="0075456A" w:rsidRDefault="00D349E0" w:rsidP="00D35015">
            <w:pPr>
              <w:rPr>
                <w:rFonts w:ascii="Arial" w:eastAsia="仿宋_GB2312" w:hAnsi="Arial" w:cs="Arial"/>
                <w:sz w:val="21"/>
                <w:szCs w:val="21"/>
              </w:rPr>
            </w:pPr>
          </w:p>
        </w:tc>
      </w:tr>
      <w:tr w:rsidR="0075456A" w:rsidRPr="0075456A" w14:paraId="4437BCA2" w14:textId="77777777" w:rsidTr="00626ABC">
        <w:trPr>
          <w:trHeight w:hRule="exact" w:val="1272"/>
        </w:trPr>
        <w:tc>
          <w:tcPr>
            <w:tcW w:w="4628" w:type="dxa"/>
            <w:vAlign w:val="bottom"/>
          </w:tcPr>
          <w:p w14:paraId="22FD2A3F"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Pengda Zhao</w:t>
            </w:r>
          </w:p>
          <w:p w14:paraId="654A6FA7" w14:textId="313EA684"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(Associate 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73AA3F6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54FDF55" w14:textId="77777777" w:rsidR="00D349E0" w:rsidRPr="0075456A" w:rsidRDefault="00D349E0" w:rsidP="00D35015">
            <w:pPr>
              <w:rPr>
                <w:rFonts w:ascii="Arial" w:eastAsia="仿宋_GB2312" w:hAnsi="Arial" w:cs="Arial"/>
                <w:sz w:val="21"/>
                <w:szCs w:val="21"/>
              </w:rPr>
            </w:pPr>
          </w:p>
        </w:tc>
      </w:tr>
      <w:tr w:rsidR="0075456A" w:rsidRPr="0075456A" w14:paraId="1459E005" w14:textId="77777777" w:rsidTr="00626ABC">
        <w:trPr>
          <w:trHeight w:hRule="exact" w:val="437"/>
        </w:trPr>
        <w:tc>
          <w:tcPr>
            <w:tcW w:w="4628" w:type="dxa"/>
            <w:vAlign w:val="bottom"/>
          </w:tcPr>
          <w:p w14:paraId="294C7D40"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Reviewed by</w:t>
            </w:r>
          </w:p>
        </w:tc>
        <w:tc>
          <w:tcPr>
            <w:tcW w:w="2380" w:type="dxa"/>
            <w:vAlign w:val="bottom"/>
          </w:tcPr>
          <w:p w14:paraId="766DD763" w14:textId="77777777" w:rsidR="00D349E0" w:rsidRPr="0075456A" w:rsidRDefault="00D349E0" w:rsidP="00D35015">
            <w:pPr>
              <w:rPr>
                <w:rFonts w:ascii="Arial" w:eastAsia="仿宋_GB2312" w:hAnsi="Arial" w:cs="Arial"/>
                <w:b/>
                <w:sz w:val="21"/>
                <w:szCs w:val="21"/>
              </w:rPr>
            </w:pPr>
          </w:p>
        </w:tc>
        <w:tc>
          <w:tcPr>
            <w:tcW w:w="2455" w:type="dxa"/>
            <w:tcBorders>
              <w:top w:val="single" w:sz="4" w:space="0" w:color="auto"/>
            </w:tcBorders>
          </w:tcPr>
          <w:p w14:paraId="6EECFAAE" w14:textId="77777777" w:rsidR="00D349E0" w:rsidRPr="0075456A" w:rsidRDefault="00D349E0" w:rsidP="00D35015">
            <w:pPr>
              <w:rPr>
                <w:rFonts w:ascii="Arial" w:eastAsia="仿宋_GB2312" w:hAnsi="Arial" w:cs="Arial"/>
                <w:b/>
                <w:sz w:val="21"/>
                <w:szCs w:val="21"/>
              </w:rPr>
            </w:pPr>
          </w:p>
        </w:tc>
      </w:tr>
      <w:tr w:rsidR="0075456A" w:rsidRPr="0075456A" w14:paraId="3AF9363E" w14:textId="77777777" w:rsidTr="00626ABC">
        <w:trPr>
          <w:trHeight w:hRule="exact" w:val="1322"/>
        </w:trPr>
        <w:tc>
          <w:tcPr>
            <w:tcW w:w="4628" w:type="dxa"/>
            <w:vAlign w:val="bottom"/>
          </w:tcPr>
          <w:p w14:paraId="56F3EE91"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Liang Li</w:t>
            </w:r>
          </w:p>
          <w:p w14:paraId="671406D7" w14:textId="569A72FD"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w:t>
            </w:r>
            <w:r w:rsidR="00967251" w:rsidRPr="0075456A">
              <w:rPr>
                <w:rFonts w:ascii="Arial" w:eastAsia="仿宋_GB2312" w:hAnsi="Arial" w:cs="Arial"/>
                <w:sz w:val="21"/>
                <w:szCs w:val="21"/>
              </w:rPr>
              <w:t xml:space="preserve">Senior </w:t>
            </w:r>
            <w:r w:rsidRPr="0075456A">
              <w:rPr>
                <w:rFonts w:ascii="Arial" w:eastAsia="仿宋_GB2312" w:hAnsi="Arial" w:cs="Arial"/>
                <w:sz w:val="21"/>
                <w:szCs w:val="21"/>
              </w:rPr>
              <w:t>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065761F7"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155FDDF" w14:textId="77777777" w:rsidR="00D349E0" w:rsidRPr="0075456A" w:rsidRDefault="00D349E0" w:rsidP="00D35015">
            <w:pPr>
              <w:rPr>
                <w:rFonts w:ascii="Arial" w:eastAsia="仿宋_GB2312" w:hAnsi="Arial" w:cs="Arial"/>
                <w:sz w:val="21"/>
                <w:szCs w:val="21"/>
              </w:rPr>
            </w:pPr>
          </w:p>
        </w:tc>
      </w:tr>
      <w:tr w:rsidR="0075456A" w:rsidRPr="0075456A" w14:paraId="24A0C559" w14:textId="77777777" w:rsidTr="008252FD">
        <w:trPr>
          <w:trHeight w:hRule="exact" w:val="1519"/>
        </w:trPr>
        <w:tc>
          <w:tcPr>
            <w:tcW w:w="4628" w:type="dxa"/>
            <w:vAlign w:val="bottom"/>
          </w:tcPr>
          <w:p w14:paraId="05A2C763"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Yongle Liu</w:t>
            </w:r>
          </w:p>
          <w:p w14:paraId="50C7D2C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Dept. of Analytical Research and Development)</w:t>
            </w:r>
          </w:p>
        </w:tc>
        <w:tc>
          <w:tcPr>
            <w:tcW w:w="2380" w:type="dxa"/>
            <w:vAlign w:val="bottom"/>
          </w:tcPr>
          <w:p w14:paraId="1CEE879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5D3AD01" w14:textId="77777777" w:rsidR="00D349E0" w:rsidRPr="0075456A" w:rsidRDefault="00D349E0" w:rsidP="00D35015">
            <w:pPr>
              <w:rPr>
                <w:rFonts w:ascii="Arial" w:eastAsia="仿宋_GB2312" w:hAnsi="Arial" w:cs="Arial"/>
                <w:sz w:val="21"/>
                <w:szCs w:val="21"/>
              </w:rPr>
            </w:pPr>
          </w:p>
        </w:tc>
      </w:tr>
      <w:tr w:rsidR="0075456A" w:rsidRPr="0075456A" w14:paraId="6CF7FEA6" w14:textId="77777777" w:rsidTr="008252FD">
        <w:trPr>
          <w:trHeight w:hRule="exact" w:val="1593"/>
        </w:trPr>
        <w:tc>
          <w:tcPr>
            <w:tcW w:w="4628" w:type="dxa"/>
            <w:vAlign w:val="bottom"/>
          </w:tcPr>
          <w:p w14:paraId="3DE35A1F" w14:textId="77777777" w:rsidR="00575EF9" w:rsidRPr="0075456A" w:rsidRDefault="00575EF9" w:rsidP="00D35015">
            <w:pPr>
              <w:rPr>
                <w:rFonts w:ascii="Arial" w:eastAsia="仿宋_GB2312" w:hAnsi="Arial" w:cs="Arial"/>
                <w:bCs/>
                <w:kern w:val="32"/>
                <w:sz w:val="21"/>
                <w:szCs w:val="21"/>
              </w:rPr>
            </w:pPr>
            <w:r w:rsidRPr="0075456A">
              <w:rPr>
                <w:rFonts w:ascii="Arial" w:eastAsia="仿宋_GB2312" w:hAnsi="Arial" w:cs="Arial"/>
                <w:bCs/>
                <w:kern w:val="32"/>
                <w:sz w:val="21"/>
                <w:szCs w:val="21"/>
              </w:rPr>
              <w:t>Haini Wang</w:t>
            </w:r>
          </w:p>
          <w:p w14:paraId="54811B0C" w14:textId="5605251C" w:rsidR="00575EF9" w:rsidRPr="0075456A" w:rsidRDefault="00575EF9" w:rsidP="00D35015">
            <w:pPr>
              <w:rPr>
                <w:rFonts w:ascii="Arial" w:eastAsia="仿宋_GB2312" w:hAnsi="Arial" w:cs="Arial"/>
                <w:iCs/>
                <w:sz w:val="21"/>
                <w:szCs w:val="21"/>
              </w:rPr>
            </w:pPr>
            <w:r w:rsidRPr="0075456A">
              <w:rPr>
                <w:rFonts w:ascii="Arial" w:eastAsia="仿宋_GB2312" w:hAnsi="Arial" w:cs="Arial"/>
                <w:bCs/>
                <w:iCs/>
                <w:kern w:val="32"/>
                <w:sz w:val="21"/>
                <w:szCs w:val="21"/>
                <w:rPrChange w:id="0" w:author="Johan Granander" w:date="2026-08-07T11:33:00Z">
                  <w:rPr>
                    <w:rFonts w:ascii="Arial" w:eastAsia="仿宋_GB2312" w:hAnsi="Arial" w:cs="Arial"/>
                    <w:bCs/>
                    <w:i/>
                    <w:kern w:val="32"/>
                    <w:sz w:val="18"/>
                    <w:szCs w:val="18"/>
                  </w:rPr>
                </w:rPrChange>
              </w:rPr>
              <w:t>(Senior Director, QC)</w:t>
            </w:r>
          </w:p>
        </w:tc>
        <w:tc>
          <w:tcPr>
            <w:tcW w:w="2380" w:type="dxa"/>
            <w:vAlign w:val="bottom"/>
          </w:tcPr>
          <w:p w14:paraId="77F78F6C" w14:textId="68524572" w:rsidR="00575EF9" w:rsidRPr="0075456A" w:rsidRDefault="00575EF9" w:rsidP="00D35015">
            <w:pPr>
              <w:rPr>
                <w:rFonts w:ascii="Arial" w:eastAsia="仿宋_GB2312" w:hAnsi="Arial" w:cs="Arial"/>
                <w:sz w:val="21"/>
                <w:szCs w:val="21"/>
              </w:rPr>
            </w:pPr>
            <w:r w:rsidRPr="0075456A">
              <w:rPr>
                <w:rFonts w:ascii="Arial" w:eastAsia="仿宋_GB2312" w:hAnsi="Arial" w:cs="Arial"/>
                <w:bCs/>
                <w:kern w:val="32"/>
                <w:sz w:val="21"/>
                <w:szCs w:val="21"/>
              </w:rPr>
              <w:t>Signature &amp;Date</w:t>
            </w:r>
          </w:p>
        </w:tc>
        <w:tc>
          <w:tcPr>
            <w:tcW w:w="2455" w:type="dxa"/>
            <w:tcBorders>
              <w:top w:val="single" w:sz="4" w:space="0" w:color="auto"/>
              <w:bottom w:val="single" w:sz="4" w:space="0" w:color="auto"/>
            </w:tcBorders>
          </w:tcPr>
          <w:p w14:paraId="6F4609EF" w14:textId="77777777" w:rsidR="00575EF9" w:rsidRPr="0075456A" w:rsidRDefault="00575EF9" w:rsidP="00D35015">
            <w:pPr>
              <w:rPr>
                <w:rFonts w:ascii="Arial" w:eastAsia="仿宋_GB2312" w:hAnsi="Arial" w:cs="Arial"/>
                <w:sz w:val="21"/>
                <w:szCs w:val="21"/>
              </w:rPr>
            </w:pPr>
          </w:p>
        </w:tc>
      </w:tr>
      <w:tr w:rsidR="0075456A" w:rsidRPr="0075456A" w14:paraId="4943F7F0" w14:textId="77777777" w:rsidTr="008252FD">
        <w:trPr>
          <w:trHeight w:hRule="exact" w:val="1593"/>
        </w:trPr>
        <w:tc>
          <w:tcPr>
            <w:tcW w:w="4628" w:type="dxa"/>
            <w:vAlign w:val="bottom"/>
          </w:tcPr>
          <w:p w14:paraId="46BFB3D5"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Zhongyao Zhang</w:t>
            </w:r>
          </w:p>
          <w:p w14:paraId="4362DDAD"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Production)</w:t>
            </w:r>
          </w:p>
        </w:tc>
        <w:tc>
          <w:tcPr>
            <w:tcW w:w="2380" w:type="dxa"/>
            <w:vAlign w:val="bottom"/>
          </w:tcPr>
          <w:p w14:paraId="42DF13E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30A9D5F" w14:textId="77777777" w:rsidR="00D349E0" w:rsidRPr="0075456A" w:rsidRDefault="00D349E0" w:rsidP="00D35015">
            <w:pPr>
              <w:rPr>
                <w:rFonts w:ascii="Arial" w:eastAsia="仿宋_GB2312" w:hAnsi="Arial" w:cs="Arial"/>
                <w:sz w:val="21"/>
                <w:szCs w:val="21"/>
              </w:rPr>
            </w:pPr>
          </w:p>
        </w:tc>
      </w:tr>
      <w:tr w:rsidR="0075456A" w:rsidRPr="0075456A" w14:paraId="1405C8CA" w14:textId="77777777" w:rsidTr="008252FD">
        <w:trPr>
          <w:trHeight w:hRule="exact" w:val="1593"/>
        </w:trPr>
        <w:tc>
          <w:tcPr>
            <w:tcW w:w="4628" w:type="dxa"/>
            <w:vAlign w:val="bottom"/>
          </w:tcPr>
          <w:p w14:paraId="4F8B9565" w14:textId="66A1F211" w:rsidR="00D349E0" w:rsidRPr="0075456A" w:rsidRDefault="00093DBA" w:rsidP="00D35015">
            <w:pPr>
              <w:rPr>
                <w:rFonts w:ascii="Arial" w:eastAsia="仿宋_GB2312" w:hAnsi="Arial" w:cs="Arial"/>
                <w:sz w:val="21"/>
                <w:szCs w:val="21"/>
              </w:rPr>
            </w:pPr>
            <w:r>
              <w:rPr>
                <w:rFonts w:ascii="Arial" w:eastAsia="仿宋_GB2312" w:hAnsi="Arial" w:cs="Arial"/>
                <w:sz w:val="21"/>
                <w:szCs w:val="21"/>
              </w:rPr>
              <w:t>Lu Li</w:t>
            </w:r>
          </w:p>
          <w:p w14:paraId="38EF210E" w14:textId="1DD93C23"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w:t>
            </w:r>
            <w:r w:rsidR="00093DBA" w:rsidRPr="0075456A">
              <w:rPr>
                <w:rFonts w:ascii="Arial" w:eastAsia="仿宋_GB2312" w:hAnsi="Arial" w:cs="Arial"/>
                <w:sz w:val="21"/>
                <w:szCs w:val="21"/>
              </w:rPr>
              <w:t>Director</w:t>
            </w:r>
            <w:r w:rsidRPr="0075456A">
              <w:rPr>
                <w:rFonts w:ascii="Arial" w:eastAsia="仿宋_GB2312" w:hAnsi="Arial" w:cs="Arial"/>
                <w:sz w:val="21"/>
                <w:szCs w:val="21"/>
              </w:rPr>
              <w:t>, QA)</w:t>
            </w:r>
          </w:p>
        </w:tc>
        <w:tc>
          <w:tcPr>
            <w:tcW w:w="2380" w:type="dxa"/>
            <w:vAlign w:val="bottom"/>
          </w:tcPr>
          <w:p w14:paraId="48D3D600"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tcBorders>
          </w:tcPr>
          <w:p w14:paraId="01C59585" w14:textId="2E2D18EA" w:rsidR="00D349E0" w:rsidRPr="0075456A" w:rsidRDefault="008252FD" w:rsidP="00D35015">
            <w:pPr>
              <w:rPr>
                <w:rFonts w:ascii="Arial" w:eastAsia="仿宋_GB2312" w:hAnsi="Arial" w:cs="Arial"/>
                <w:sz w:val="21"/>
                <w:szCs w:val="21"/>
              </w:rPr>
            </w:pPr>
            <w:r>
              <w:rPr>
                <w:rFonts w:ascii="Arial" w:eastAsia="仿宋_GB2312" w:hAnsi="Arial" w:cs="Arial" w:hint="eastAsia"/>
                <w:sz w:val="21"/>
                <w:szCs w:val="21"/>
              </w:rPr>
              <w:t xml:space="preserve"> </w:t>
            </w:r>
          </w:p>
        </w:tc>
      </w:tr>
      <w:tr w:rsidR="0075456A" w:rsidRPr="0075456A" w14:paraId="61FC4D61" w14:textId="77777777" w:rsidTr="00626ABC">
        <w:trPr>
          <w:trHeight w:hRule="exact" w:val="710"/>
        </w:trPr>
        <w:tc>
          <w:tcPr>
            <w:tcW w:w="4628" w:type="dxa"/>
            <w:vAlign w:val="bottom"/>
          </w:tcPr>
          <w:p w14:paraId="3CF4AD13" w14:textId="53873A21" w:rsidR="00D349E0" w:rsidRPr="0075456A" w:rsidRDefault="00D349E0" w:rsidP="00D35015">
            <w:pPr>
              <w:rPr>
                <w:rFonts w:ascii="Arial" w:eastAsia="仿宋_GB2312" w:hAnsi="Arial" w:cs="Arial"/>
                <w:sz w:val="21"/>
                <w:szCs w:val="21"/>
              </w:rPr>
            </w:pPr>
          </w:p>
        </w:tc>
        <w:tc>
          <w:tcPr>
            <w:tcW w:w="2380" w:type="dxa"/>
            <w:vAlign w:val="bottom"/>
          </w:tcPr>
          <w:p w14:paraId="11A08B85" w14:textId="77777777" w:rsidR="00D349E0" w:rsidRPr="0075456A" w:rsidRDefault="00D349E0" w:rsidP="00D35015">
            <w:pPr>
              <w:rPr>
                <w:rFonts w:ascii="Arial" w:eastAsia="仿宋_GB2312" w:hAnsi="Arial" w:cs="Arial"/>
                <w:sz w:val="21"/>
                <w:szCs w:val="21"/>
              </w:rPr>
            </w:pPr>
          </w:p>
        </w:tc>
        <w:tc>
          <w:tcPr>
            <w:tcW w:w="2455" w:type="dxa"/>
            <w:tcBorders>
              <w:top w:val="single" w:sz="4" w:space="0" w:color="auto"/>
            </w:tcBorders>
          </w:tcPr>
          <w:p w14:paraId="57152A15" w14:textId="77777777" w:rsidR="00D349E0" w:rsidRPr="0075456A" w:rsidRDefault="00D349E0" w:rsidP="00D35015">
            <w:pPr>
              <w:rPr>
                <w:rFonts w:ascii="Arial" w:eastAsia="仿宋_GB2312" w:hAnsi="Arial" w:cs="Arial"/>
                <w:sz w:val="21"/>
                <w:szCs w:val="21"/>
              </w:rPr>
            </w:pPr>
          </w:p>
        </w:tc>
      </w:tr>
      <w:tr w:rsidR="0075456A" w:rsidRPr="0075456A" w14:paraId="2A130AE4" w14:textId="77777777" w:rsidTr="00626ABC">
        <w:trPr>
          <w:trHeight w:hRule="exact" w:val="1003"/>
        </w:trPr>
        <w:tc>
          <w:tcPr>
            <w:tcW w:w="4628" w:type="dxa"/>
            <w:vAlign w:val="bottom"/>
          </w:tcPr>
          <w:p w14:paraId="4938D763" w14:textId="4F8FB0CA" w:rsidR="00626ABC" w:rsidRPr="0075456A" w:rsidRDefault="00626ABC" w:rsidP="00D35015">
            <w:pPr>
              <w:rPr>
                <w:rFonts w:ascii="Arial" w:eastAsia="仿宋_GB2312" w:hAnsi="Arial" w:cs="Arial"/>
                <w:sz w:val="21"/>
                <w:szCs w:val="21"/>
              </w:rPr>
            </w:pPr>
            <w:r w:rsidRPr="0075456A">
              <w:rPr>
                <w:rFonts w:ascii="Arial" w:eastAsia="仿宋_GB2312" w:hAnsi="Arial" w:cs="Arial"/>
                <w:b/>
                <w:sz w:val="21"/>
                <w:szCs w:val="21"/>
              </w:rPr>
              <w:lastRenderedPageBreak/>
              <w:t>Approved by</w:t>
            </w:r>
          </w:p>
        </w:tc>
        <w:tc>
          <w:tcPr>
            <w:tcW w:w="2380" w:type="dxa"/>
            <w:vAlign w:val="bottom"/>
          </w:tcPr>
          <w:p w14:paraId="24ABBA2C" w14:textId="77777777" w:rsidR="00626ABC" w:rsidRPr="0075456A" w:rsidRDefault="00626ABC" w:rsidP="00D35015">
            <w:pPr>
              <w:rPr>
                <w:rFonts w:ascii="Arial" w:eastAsia="仿宋_GB2312" w:hAnsi="Arial" w:cs="Arial"/>
                <w:sz w:val="21"/>
                <w:szCs w:val="21"/>
              </w:rPr>
            </w:pPr>
          </w:p>
        </w:tc>
        <w:tc>
          <w:tcPr>
            <w:tcW w:w="2455" w:type="dxa"/>
            <w:vAlign w:val="bottom"/>
          </w:tcPr>
          <w:p w14:paraId="6B11EF37" w14:textId="77777777" w:rsidR="00626ABC" w:rsidRPr="0075456A" w:rsidRDefault="00626ABC" w:rsidP="00D35015">
            <w:pPr>
              <w:rPr>
                <w:rFonts w:ascii="Arial" w:eastAsia="仿宋_GB2312" w:hAnsi="Arial" w:cs="Arial"/>
                <w:sz w:val="21"/>
                <w:szCs w:val="21"/>
              </w:rPr>
            </w:pPr>
          </w:p>
        </w:tc>
      </w:tr>
      <w:tr w:rsidR="0075456A" w:rsidRPr="0075456A" w14:paraId="430C3F5F" w14:textId="77777777" w:rsidTr="00626ABC">
        <w:trPr>
          <w:trHeight w:hRule="exact" w:val="1003"/>
        </w:trPr>
        <w:tc>
          <w:tcPr>
            <w:tcW w:w="4628" w:type="dxa"/>
            <w:vAlign w:val="bottom"/>
          </w:tcPr>
          <w:p w14:paraId="1EF0365A" w14:textId="77777777" w:rsidR="001F1D96"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Mingyang Yang</w:t>
            </w:r>
          </w:p>
          <w:p w14:paraId="2F7D50B6" w14:textId="0061D358" w:rsidR="00575EF9"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w:t>
            </w:r>
            <w:r w:rsidRPr="0075456A">
              <w:rPr>
                <w:rFonts w:ascii="Arial" w:hAnsi="Arial" w:cs="Arial"/>
                <w:sz w:val="21"/>
                <w:szCs w:val="21"/>
              </w:rPr>
              <w:t>Executive</w:t>
            </w:r>
            <w:r w:rsidRPr="0075456A">
              <w:rPr>
                <w:rFonts w:ascii="Arial" w:eastAsia="仿宋_GB2312" w:hAnsi="Arial" w:cs="Arial"/>
                <w:sz w:val="21"/>
                <w:szCs w:val="21"/>
              </w:rPr>
              <w:t xml:space="preserve"> Director, QA)</w:t>
            </w:r>
          </w:p>
        </w:tc>
        <w:tc>
          <w:tcPr>
            <w:tcW w:w="2380" w:type="dxa"/>
            <w:vAlign w:val="bottom"/>
          </w:tcPr>
          <w:p w14:paraId="758E132E" w14:textId="77777777" w:rsidR="00575EF9" w:rsidRPr="0075456A" w:rsidRDefault="00575EF9"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vAlign w:val="bottom"/>
          </w:tcPr>
          <w:p w14:paraId="6682CD56" w14:textId="77777777" w:rsidR="00575EF9" w:rsidRPr="0075456A" w:rsidRDefault="00575EF9" w:rsidP="00D35015">
            <w:pPr>
              <w:rPr>
                <w:rFonts w:ascii="Arial" w:eastAsia="仿宋_GB2312" w:hAnsi="Arial" w:cs="Arial"/>
                <w:sz w:val="21"/>
                <w:szCs w:val="21"/>
              </w:rPr>
            </w:pPr>
          </w:p>
        </w:tc>
      </w:tr>
    </w:tbl>
    <w:p w14:paraId="47E80544" w14:textId="77777777" w:rsidR="00D349E0" w:rsidRPr="0075456A" w:rsidRDefault="00D349E0" w:rsidP="00D35015">
      <w:pPr>
        <w:rPr>
          <w:rFonts w:ascii="Arial" w:eastAsia="Times New Roman" w:hAnsi="Arial" w:cs="Arial"/>
          <w:sz w:val="18"/>
          <w:szCs w:val="18"/>
        </w:rPr>
      </w:pPr>
    </w:p>
    <w:p w14:paraId="2B1ECECE" w14:textId="77777777" w:rsidR="00D349E0" w:rsidRPr="0075456A" w:rsidRDefault="00D349E0" w:rsidP="00D35015">
      <w:pPr>
        <w:rPr>
          <w:rFonts w:ascii="Arial" w:hAnsi="Arial" w:cs="Arial"/>
          <w:sz w:val="18"/>
          <w:szCs w:val="18"/>
        </w:rPr>
        <w:sectPr w:rsidR="00D349E0" w:rsidRPr="0075456A" w:rsidSect="00BE263A">
          <w:headerReference w:type="default" r:id="rId11"/>
          <w:footerReference w:type="default" r:id="rId12"/>
          <w:pgSz w:w="12240" w:h="15840"/>
          <w:pgMar w:top="1440" w:right="1800" w:bottom="1440" w:left="1800" w:header="708" w:footer="708" w:gutter="0"/>
          <w:cols w:space="720"/>
          <w:docGrid w:linePitch="360"/>
        </w:sectPr>
      </w:pPr>
    </w:p>
    <w:p w14:paraId="54028F7B" w14:textId="77777777" w:rsidR="00A0415D" w:rsidRPr="0075456A" w:rsidRDefault="00A0415D" w:rsidP="00D349E0">
      <w:pPr>
        <w:rPr>
          <w:ins w:id="1" w:author="Xuning Wei12232" w:date="2026-08-21T16:07:00Z"/>
          <w:rFonts w:ascii="Arial" w:hAnsi="Arial" w:cs="Arial"/>
          <w:b/>
          <w:bCs/>
          <w:sz w:val="18"/>
          <w:szCs w:val="18"/>
          <w:rPrChange w:id="2" w:author="Xuning Wei12232" w:date="2026-08-21T16:08:00Z">
            <w:rPr>
              <w:ins w:id="3" w:author="Xuning Wei12232" w:date="2026-08-21T16:07:00Z"/>
              <w:color w:val="1F497D"/>
            </w:rPr>
          </w:rPrChange>
        </w:rPr>
      </w:pPr>
      <w:ins w:id="4" w:author="Xuning Wei12232" w:date="2026-08-21T16:07:00Z">
        <w:r w:rsidRPr="00941223">
          <w:rPr>
            <w:rFonts w:ascii="Arial" w:hAnsi="Arial" w:cs="Arial"/>
            <w:b/>
            <w:bCs/>
            <w:sz w:val="18"/>
            <w:szCs w:val="18"/>
            <w:u w:val="single"/>
            <w:rPrChange w:id="5" w:author="Xuning Wei12232" w:date="2026-08-21T16:08:00Z">
              <w:rPr>
                <w:color w:val="1F497D"/>
              </w:rPr>
            </w:rPrChange>
          </w:rPr>
          <w:lastRenderedPageBreak/>
          <w:t>This document is reviewed and approved by Eli Lilly and Company. Refer to signature page for EDMS signatures and dates for Eli Lilly and Company approval</w:t>
        </w:r>
        <w:r w:rsidRPr="0075456A">
          <w:rPr>
            <w:rFonts w:ascii="Arial" w:hAnsi="Arial" w:cs="Arial"/>
            <w:b/>
            <w:bCs/>
            <w:sz w:val="18"/>
            <w:szCs w:val="18"/>
            <w:rPrChange w:id="6" w:author="Xuning Wei12232" w:date="2026-08-21T16:08:00Z">
              <w:rPr>
                <w:color w:val="1F497D"/>
              </w:rPr>
            </w:rPrChange>
          </w:rPr>
          <w:t>.</w:t>
        </w:r>
      </w:ins>
    </w:p>
    <w:p w14:paraId="42173A99" w14:textId="380FDF9E" w:rsidR="00D349E0" w:rsidRPr="0075456A" w:rsidDel="00A0415D" w:rsidRDefault="00D349E0" w:rsidP="00D35015">
      <w:pPr>
        <w:rPr>
          <w:del w:id="7" w:author="Xuning Wei12232" w:date="2026-08-21T16:07:00Z"/>
          <w:rFonts w:ascii="Arial" w:hAnsi="Arial" w:cs="Arial"/>
          <w:b/>
          <w:bCs/>
          <w:sz w:val="18"/>
          <w:szCs w:val="18"/>
        </w:rPr>
      </w:pPr>
      <w:del w:id="8" w:author="Xuning Wei12232" w:date="2026-08-21T16:07:00Z">
        <w:r w:rsidRPr="0075456A" w:rsidDel="00A0415D">
          <w:rPr>
            <w:rFonts w:ascii="Arial" w:hAnsi="Arial" w:cs="Arial"/>
            <w:b/>
            <w:bCs/>
            <w:sz w:val="18"/>
            <w:szCs w:val="18"/>
          </w:rPr>
          <w:delText>This Protocol is approved for Eli Lilly and Company by the following individuals.  Signatures are electronic and documented in the Lilly Electronic Document Management System.</w:delText>
        </w:r>
      </w:del>
    </w:p>
    <w:p w14:paraId="16EB7374" w14:textId="03F40778" w:rsidR="00D349E0" w:rsidRPr="0075456A" w:rsidDel="00A0415D" w:rsidRDefault="00D349E0" w:rsidP="00D35015">
      <w:pPr>
        <w:rPr>
          <w:del w:id="9" w:author="Xuning Wei12232" w:date="2026-08-21T16:07:00Z"/>
          <w:rFonts w:ascii="Arial" w:hAnsi="Arial" w:cs="Arial"/>
          <w:sz w:val="18"/>
          <w:szCs w:val="18"/>
        </w:rPr>
      </w:pPr>
      <w:del w:id="10" w:author="Xuning Wei12232" w:date="2026-08-21T16:07:00Z">
        <w:r w:rsidRPr="0075456A" w:rsidDel="00A0415D">
          <w:rPr>
            <w:rFonts w:ascii="Arial" w:hAnsi="Arial" w:cs="Arial"/>
            <w:sz w:val="18"/>
            <w:szCs w:val="18"/>
          </w:rPr>
          <w:delText>Michelle McCabe</w:delText>
        </w:r>
        <w:r w:rsidRPr="0075456A" w:rsidDel="00A0415D">
          <w:rPr>
            <w:rFonts w:ascii="Arial" w:eastAsia="仿宋_GB2312" w:hAnsi="Arial" w:cs="Arial"/>
            <w:sz w:val="18"/>
            <w:szCs w:val="18"/>
          </w:rPr>
          <w:delText xml:space="preserve"> </w:delText>
        </w:r>
        <w:r w:rsidRPr="0075456A" w:rsidDel="00A0415D">
          <w:rPr>
            <w:rFonts w:ascii="Arial" w:hAnsi="Arial" w:cs="Arial"/>
            <w:sz w:val="18"/>
            <w:szCs w:val="18"/>
          </w:rPr>
          <w:delText>–</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Director QC – API, APIEM</w:delText>
        </w:r>
        <w:commentRangeStart w:id="11"/>
        <w:commentRangeStart w:id="12"/>
        <w:commentRangeEnd w:id="11"/>
        <w:r w:rsidRPr="0075456A" w:rsidDel="00A0415D">
          <w:rPr>
            <w:rStyle w:val="CommentReference"/>
            <w:rFonts w:ascii="Arial" w:hAnsi="Arial" w:cs="Arial"/>
            <w:sz w:val="18"/>
            <w:szCs w:val="18"/>
          </w:rPr>
          <w:commentReference w:id="11"/>
        </w:r>
        <w:commentRangeEnd w:id="12"/>
        <w:r w:rsidRPr="0075456A">
          <w:rPr>
            <w:rStyle w:val="CommentReference"/>
          </w:rPr>
          <w:commentReference w:id="12"/>
        </w:r>
      </w:del>
    </w:p>
    <w:p w14:paraId="0BA6CE91" w14:textId="59387A84" w:rsidR="00D349E0" w:rsidRPr="0075456A" w:rsidDel="00A0415D" w:rsidRDefault="00D349E0" w:rsidP="00D35015">
      <w:pPr>
        <w:rPr>
          <w:del w:id="13" w:author="Xuning Wei12232" w:date="2026-08-21T16:07:00Z"/>
          <w:rFonts w:ascii="Arial" w:hAnsi="Arial" w:cs="Arial"/>
          <w:sz w:val="18"/>
          <w:szCs w:val="18"/>
        </w:rPr>
      </w:pPr>
      <w:del w:id="14" w:author="Xuning Wei12232" w:date="2026-08-21T16:07:00Z">
        <w:r w:rsidRPr="0075456A" w:rsidDel="00A0415D">
          <w:rPr>
            <w:rFonts w:ascii="Arial" w:hAnsi="Arial" w:cs="Arial"/>
            <w:sz w:val="18"/>
            <w:szCs w:val="18"/>
          </w:rPr>
          <w:delText>Anita Cremin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Associate Director Quality Assurance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0528537" w14:textId="27A90918" w:rsidR="00D349E0" w:rsidRPr="0075456A" w:rsidDel="00A0415D" w:rsidRDefault="00D349E0" w:rsidP="00D35015">
      <w:pPr>
        <w:rPr>
          <w:del w:id="15" w:author="Xuning Wei12232" w:date="2026-08-21T16:07:00Z"/>
          <w:rFonts w:ascii="Arial" w:eastAsia="仿宋_GB2312" w:hAnsi="Arial" w:cs="Arial"/>
          <w:sz w:val="18"/>
          <w:szCs w:val="18"/>
          <w:lang w:val="en-IE"/>
          <w:rPrChange w:id="16" w:author="Johan Granander" w:date="2026-08-07T11:34:00Z">
            <w:rPr>
              <w:del w:id="17" w:author="Xuning Wei12232" w:date="2026-08-21T16:07:00Z"/>
              <w:rFonts w:ascii="Arial" w:eastAsia="仿宋_GB2312" w:hAnsi="Arial" w:cs="Arial"/>
              <w:sz w:val="18"/>
              <w:szCs w:val="18"/>
            </w:rPr>
          </w:rPrChange>
        </w:rPr>
      </w:pPr>
      <w:del w:id="18" w:author="Xuning Wei12232" w:date="2026-08-21T16:07:00Z">
        <w:r w:rsidRPr="0075456A" w:rsidDel="00A0415D">
          <w:rPr>
            <w:rFonts w:ascii="Arial" w:hAnsi="Arial" w:cs="Arial"/>
            <w:sz w:val="18"/>
            <w:szCs w:val="18"/>
            <w:lang w:val="en-IE"/>
            <w:rPrChange w:id="19" w:author="Johan Granander" w:date="2026-08-07T11:34:00Z">
              <w:rPr>
                <w:rFonts w:ascii="Arial" w:hAnsi="Arial" w:cs="Arial"/>
                <w:sz w:val="18"/>
                <w:szCs w:val="18"/>
              </w:rPr>
            </w:rPrChange>
          </w:rPr>
          <w:delText>Diedra Shorty Duffie</w:delText>
        </w:r>
      </w:del>
      <w:ins w:id="20" w:author="Johan Granander" w:date="2026-08-07T11:34:00Z">
        <w:del w:id="21" w:author="Xuning Wei12232" w:date="2026-08-21T16:07:00Z">
          <w:r w:rsidR="00CD4E8B" w:rsidRPr="0075456A" w:rsidDel="00A0415D">
            <w:rPr>
              <w:rFonts w:ascii="Arial" w:hAnsi="Arial" w:cs="Arial"/>
              <w:sz w:val="18"/>
              <w:szCs w:val="18"/>
              <w:lang w:val="en-IE"/>
              <w:rPrChange w:id="22" w:author="Johan Granander" w:date="2026-08-07T11:34:00Z">
                <w:rPr>
                  <w:rFonts w:ascii="Arial" w:hAnsi="Arial" w:cs="Arial"/>
                  <w:sz w:val="18"/>
                  <w:szCs w:val="18"/>
                </w:rPr>
              </w:rPrChange>
            </w:rPr>
            <w:delText>Johan Granander</w:delText>
          </w:r>
        </w:del>
      </w:ins>
      <w:del w:id="23" w:author="Xuning Wei12232" w:date="2026-08-21T16:07:00Z">
        <w:r w:rsidRPr="0075456A" w:rsidDel="00A0415D">
          <w:rPr>
            <w:rFonts w:ascii="Arial" w:eastAsia="等线" w:hAnsi="Arial" w:cs="Arial"/>
            <w:sz w:val="18"/>
            <w:szCs w:val="18"/>
            <w:lang w:val="en-IE"/>
            <w:rPrChange w:id="24" w:author="Johan Granander" w:date="2026-08-07T11:34:00Z">
              <w:rPr>
                <w:rFonts w:ascii="Arial" w:eastAsia="等线" w:hAnsi="Arial" w:cs="Arial"/>
                <w:sz w:val="18"/>
                <w:szCs w:val="18"/>
              </w:rPr>
            </w:rPrChange>
          </w:rPr>
          <w:delText xml:space="preserve"> </w:delText>
        </w:r>
        <w:r w:rsidRPr="0075456A" w:rsidDel="00A0415D">
          <w:rPr>
            <w:rFonts w:ascii="Arial" w:hAnsi="Arial" w:cs="Arial"/>
            <w:sz w:val="18"/>
            <w:szCs w:val="18"/>
            <w:lang w:val="en-IE"/>
            <w:rPrChange w:id="25" w:author="Johan Granander" w:date="2026-08-07T11:34:00Z">
              <w:rPr>
                <w:rFonts w:ascii="Arial" w:hAnsi="Arial" w:cs="Arial"/>
                <w:sz w:val="18"/>
                <w:szCs w:val="18"/>
              </w:rPr>
            </w:rPrChange>
          </w:rPr>
          <w:delText>–</w:delText>
        </w:r>
        <w:r w:rsidRPr="0075456A" w:rsidDel="00A0415D">
          <w:rPr>
            <w:rFonts w:ascii="Arial" w:eastAsia="等线" w:hAnsi="Arial" w:cs="Arial"/>
            <w:sz w:val="18"/>
            <w:szCs w:val="18"/>
            <w:lang w:val="en-IE"/>
            <w:rPrChange w:id="26" w:author="Johan Granander" w:date="2026-08-07T11:34:00Z">
              <w:rPr>
                <w:rFonts w:ascii="Arial" w:eastAsia="等线" w:hAnsi="Arial" w:cs="Arial"/>
                <w:sz w:val="18"/>
                <w:szCs w:val="18"/>
              </w:rPr>
            </w:rPrChange>
          </w:rPr>
          <w:delText xml:space="preserve"> </w:delText>
        </w:r>
        <w:r w:rsidRPr="0075456A" w:rsidDel="00A0415D">
          <w:rPr>
            <w:rFonts w:ascii="Arial" w:hAnsi="Arial" w:cs="Arial"/>
            <w:bCs/>
            <w:sz w:val="18"/>
            <w:szCs w:val="18"/>
            <w:lang w:val="en-IE"/>
            <w:rPrChange w:id="27" w:author="Johan Granander" w:date="2026-08-07T11:34:00Z">
              <w:rPr>
                <w:rFonts w:ascii="Arial" w:hAnsi="Arial" w:cs="Arial"/>
                <w:bCs/>
                <w:sz w:val="18"/>
                <w:szCs w:val="18"/>
              </w:rPr>
            </w:rPrChange>
          </w:rPr>
          <w:delText xml:space="preserve">Advisor </w:delText>
        </w:r>
      </w:del>
      <w:ins w:id="28" w:author="Johan Granander" w:date="2026-08-07T11:34:00Z">
        <w:del w:id="29" w:author="Xuning Wei12232" w:date="2026-08-21T16:07:00Z">
          <w:r w:rsidR="00CD4E8B" w:rsidRPr="0075456A" w:rsidDel="00A0415D">
            <w:rPr>
              <w:rFonts w:ascii="Arial" w:hAnsi="Arial" w:cs="Arial"/>
              <w:bCs/>
              <w:sz w:val="18"/>
              <w:szCs w:val="18"/>
              <w:lang w:val="en-IE"/>
              <w:rPrChange w:id="30" w:author="Johan Granander" w:date="2026-08-07T11:34:00Z">
                <w:rPr>
                  <w:rFonts w:ascii="Arial" w:hAnsi="Arial" w:cs="Arial"/>
                  <w:bCs/>
                  <w:sz w:val="18"/>
                  <w:szCs w:val="18"/>
                </w:rPr>
              </w:rPrChange>
            </w:rPr>
            <w:delText>Sr Pri</w:delText>
          </w:r>
          <w:r w:rsidR="00CD4E8B" w:rsidRPr="0075456A" w:rsidDel="00A0415D">
            <w:rPr>
              <w:rFonts w:ascii="Arial" w:hAnsi="Arial" w:cs="Arial"/>
              <w:bCs/>
              <w:sz w:val="18"/>
              <w:szCs w:val="18"/>
              <w:lang w:val="en-IE"/>
              <w:rPrChange w:id="31" w:author="Johan Granander" w:date="2026-08-07T11:34:00Z">
                <w:rPr>
                  <w:rFonts w:ascii="Arial" w:hAnsi="Arial" w:cs="Arial"/>
                  <w:bCs/>
                  <w:sz w:val="18"/>
                  <w:szCs w:val="18"/>
                  <w:lang w:val="sv-SE"/>
                </w:rPr>
              </w:rPrChange>
            </w:rPr>
            <w:delText>ncipal Sc</w:delText>
          </w:r>
          <w:r w:rsidR="00CD4E8B" w:rsidRPr="0075456A" w:rsidDel="00A0415D">
            <w:rPr>
              <w:rFonts w:ascii="Arial" w:hAnsi="Arial" w:cs="Arial"/>
              <w:bCs/>
              <w:sz w:val="18"/>
              <w:szCs w:val="18"/>
              <w:lang w:val="en-IE"/>
            </w:rPr>
            <w:delText>ientist</w:delText>
          </w:r>
          <w:r w:rsidR="00CD4E8B" w:rsidRPr="0075456A" w:rsidDel="00A0415D">
            <w:rPr>
              <w:rFonts w:ascii="Arial" w:hAnsi="Arial" w:cs="Arial"/>
              <w:bCs/>
              <w:sz w:val="18"/>
              <w:szCs w:val="18"/>
              <w:lang w:val="en-IE"/>
              <w:rPrChange w:id="32" w:author="Johan Granander" w:date="2026-08-07T11:34:00Z">
                <w:rPr>
                  <w:rFonts w:ascii="Arial" w:hAnsi="Arial" w:cs="Arial"/>
                  <w:bCs/>
                  <w:sz w:val="18"/>
                  <w:szCs w:val="18"/>
                </w:rPr>
              </w:rPrChange>
            </w:rPr>
            <w:delText xml:space="preserve"> </w:delText>
          </w:r>
        </w:del>
      </w:ins>
      <w:del w:id="33" w:author="Xuning Wei12232" w:date="2026-08-21T16:07:00Z">
        <w:r w:rsidRPr="0075456A" w:rsidDel="00A0415D">
          <w:rPr>
            <w:rFonts w:ascii="Arial" w:hAnsi="Arial" w:cs="Arial"/>
            <w:bCs/>
            <w:sz w:val="18"/>
            <w:szCs w:val="18"/>
            <w:lang w:val="en-IE"/>
            <w:rPrChange w:id="34" w:author="Johan Granander" w:date="2026-08-07T11:34:00Z">
              <w:rPr>
                <w:rFonts w:ascii="Arial" w:hAnsi="Arial" w:cs="Arial"/>
                <w:bCs/>
                <w:sz w:val="18"/>
                <w:szCs w:val="18"/>
              </w:rPr>
            </w:rPrChange>
          </w:rPr>
          <w:delText>TSMS</w:delText>
        </w:r>
        <w:r w:rsidRPr="0075456A" w:rsidDel="00A0415D">
          <w:rPr>
            <w:rFonts w:ascii="Arial" w:hAnsi="Arial" w:cs="Arial"/>
            <w:sz w:val="18"/>
            <w:szCs w:val="18"/>
            <w:lang w:val="en-IE"/>
            <w:rPrChange w:id="35" w:author="Johan Granander" w:date="2026-08-07T11:34:00Z">
              <w:rPr>
                <w:rFonts w:ascii="Arial" w:hAnsi="Arial" w:cs="Arial"/>
                <w:sz w:val="18"/>
                <w:szCs w:val="18"/>
              </w:rPr>
            </w:rPrChange>
          </w:rPr>
          <w:delText xml:space="preserve"> – </w:delText>
        </w:r>
        <w:r w:rsidRPr="0075456A" w:rsidDel="00A0415D">
          <w:rPr>
            <w:rFonts w:ascii="Arial" w:hAnsi="Arial" w:cs="Arial"/>
            <w:bCs/>
            <w:sz w:val="18"/>
            <w:szCs w:val="18"/>
            <w:lang w:val="en-IE"/>
            <w:rPrChange w:id="36" w:author="Johan Granander" w:date="2026-08-07T11:34:00Z">
              <w:rPr>
                <w:rFonts w:ascii="Arial" w:hAnsi="Arial" w:cs="Arial"/>
                <w:bCs/>
                <w:sz w:val="18"/>
                <w:szCs w:val="18"/>
              </w:rPr>
            </w:rPrChange>
          </w:rPr>
          <w:delText>APIEM</w:delText>
        </w:r>
      </w:del>
    </w:p>
    <w:p w14:paraId="061F2CCF" w14:textId="3CB763D2" w:rsidR="00D349E0" w:rsidRPr="0075456A" w:rsidDel="00A0415D" w:rsidRDefault="00D349E0" w:rsidP="00D35015">
      <w:pPr>
        <w:rPr>
          <w:del w:id="37" w:author="Xuning Wei12232" w:date="2026-08-21T16:07:00Z"/>
          <w:rFonts w:ascii="Arial" w:hAnsi="Arial" w:cs="Arial"/>
          <w:sz w:val="18"/>
          <w:szCs w:val="18"/>
        </w:rPr>
      </w:pPr>
      <w:del w:id="38" w:author="Xuning Wei12232" w:date="2026-08-21T16:07:00Z">
        <w:r w:rsidRPr="0075456A" w:rsidDel="00A0415D">
          <w:rPr>
            <w:rFonts w:ascii="Arial" w:hAnsi="Arial" w:cs="Arial"/>
            <w:sz w:val="18"/>
            <w:szCs w:val="18"/>
          </w:rPr>
          <w:delText>Orla O’Regan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Quality Associate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C87CB72" w14:textId="76984C0D" w:rsidR="00D349E0" w:rsidRPr="0075456A" w:rsidDel="00A0415D" w:rsidRDefault="00D349E0" w:rsidP="00D35015">
      <w:pPr>
        <w:rPr>
          <w:del w:id="39" w:author="Xuning Wei12232" w:date="2026-08-21T16:07:00Z"/>
          <w:rFonts w:ascii="Arial" w:eastAsia="等线" w:hAnsi="Arial" w:cs="Arial"/>
          <w:sz w:val="18"/>
          <w:szCs w:val="18"/>
        </w:rPr>
      </w:pPr>
      <w:del w:id="40" w:author="Xuning Wei12232" w:date="2026-08-21T16:07:00Z">
        <w:r w:rsidRPr="0075456A" w:rsidDel="00A0415D">
          <w:rPr>
            <w:rFonts w:ascii="Arial" w:hAnsi="Arial" w:cs="Arial"/>
            <w:bCs/>
            <w:sz w:val="18"/>
            <w:szCs w:val="18"/>
          </w:rPr>
          <w:delText>Emma Ryan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Chemist Analytical,</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7F7E2CDB" w14:textId="740AE47E" w:rsidR="00D349E0" w:rsidRPr="0075456A" w:rsidDel="00A0415D" w:rsidRDefault="00D349E0" w:rsidP="00D35015">
      <w:pPr>
        <w:rPr>
          <w:del w:id="41" w:author="Xuning Wei12232" w:date="2026-08-21T16:07:00Z"/>
          <w:rFonts w:ascii="Arial" w:hAnsi="Arial" w:cs="Arial"/>
          <w:sz w:val="18"/>
          <w:szCs w:val="18"/>
        </w:rPr>
      </w:pPr>
      <w:del w:id="42" w:author="Xuning Wei12232" w:date="2026-08-21T16:07:00Z">
        <w:r w:rsidRPr="0075456A" w:rsidDel="00A0415D">
          <w:rPr>
            <w:rFonts w:ascii="Arial" w:hAnsi="Arial" w:cs="Arial"/>
            <w:bCs/>
            <w:sz w:val="18"/>
            <w:szCs w:val="18"/>
          </w:rPr>
          <w:delText>Michelle Cronin-Carroll</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Director Joint Process Team</w:delText>
        </w:r>
        <w:r w:rsidRPr="0075456A" w:rsidDel="00A0415D">
          <w:rPr>
            <w:rFonts w:ascii="Arial" w:hAnsi="Arial" w:cs="Arial"/>
            <w:sz w:val="18"/>
            <w:szCs w:val="18"/>
          </w:rPr>
          <w:delText xml:space="preserve"> </w:delText>
        </w:r>
      </w:del>
    </w:p>
    <w:p w14:paraId="268BC85E" w14:textId="77777777" w:rsidR="00D349E0" w:rsidRPr="0075456A" w:rsidRDefault="00D349E0" w:rsidP="00D349E0">
      <w:pPr>
        <w:rPr>
          <w:rFonts w:ascii="Arial" w:hAnsi="Arial" w:cs="Arial"/>
          <w:sz w:val="18"/>
          <w:szCs w:val="18"/>
        </w:rPr>
      </w:pPr>
      <w:r w:rsidRPr="0075456A">
        <w:rPr>
          <w:rFonts w:ascii="Arial" w:hAnsi="Arial" w:cs="Arial"/>
          <w:sz w:val="18"/>
          <w:szCs w:val="18"/>
        </w:rPr>
        <w:br w:type="page"/>
      </w:r>
    </w:p>
    <w:p w14:paraId="14F7A483" w14:textId="0A6D3202" w:rsidR="005A4DDF" w:rsidRPr="0075456A" w:rsidRDefault="005A4DDF" w:rsidP="00D349E0">
      <w:pPr>
        <w:spacing w:after="0" w:line="240" w:lineRule="auto"/>
        <w:textAlignment w:val="baseline"/>
        <w:rPr>
          <w:rFonts w:ascii="Arial" w:eastAsia="Times New Roman" w:hAnsi="Arial" w:cs="Arial"/>
          <w:b/>
          <w:bCs/>
          <w:sz w:val="18"/>
          <w:szCs w:val="18"/>
        </w:rPr>
      </w:pPr>
      <w:r w:rsidRPr="0075456A">
        <w:rPr>
          <w:rFonts w:ascii="Arial" w:eastAsia="Times New Roman" w:hAnsi="Arial" w:cs="Arial"/>
          <w:b/>
          <w:bCs/>
          <w:sz w:val="18"/>
          <w:szCs w:val="18"/>
        </w:rPr>
        <w:lastRenderedPageBreak/>
        <w:t>Version History </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3"/>
        <w:gridCol w:w="2740"/>
        <w:gridCol w:w="4521"/>
      </w:tblGrid>
      <w:tr w:rsidR="0075456A" w:rsidRPr="0075456A" w14:paraId="064593C7"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6EFBDF" w14:textId="45BA1353"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Version</w:t>
            </w:r>
          </w:p>
        </w:tc>
        <w:tc>
          <w:tcPr>
            <w:tcW w:w="27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C18262" w14:textId="0E84441A"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Date</w:t>
            </w:r>
          </w:p>
        </w:tc>
        <w:tc>
          <w:tcPr>
            <w:tcW w:w="452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9B3EADA" w14:textId="033550F9"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Summary of Changes</w:t>
            </w:r>
          </w:p>
        </w:tc>
      </w:tr>
      <w:tr w:rsidR="0075456A" w:rsidRPr="0075456A" w14:paraId="602780FA"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642E008" w14:textId="733E4DDA"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01</w:t>
            </w:r>
          </w:p>
        </w:tc>
        <w:tc>
          <w:tcPr>
            <w:tcW w:w="27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E996939" w14:textId="1C0ACEAF"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 xml:space="preserve">The last signature </w:t>
            </w:r>
            <w:del w:id="43" w:author="Johan Granander" w:date="2026-08-07T11:34:00Z">
              <w:r w:rsidRPr="0075456A" w:rsidDel="00C62697">
                <w:rPr>
                  <w:rFonts w:ascii="Arial" w:eastAsia="Times New Roman" w:hAnsi="Arial" w:cs="Arial"/>
                  <w:sz w:val="18"/>
                  <w:szCs w:val="18"/>
                </w:rPr>
                <w:delText>date  is</w:delText>
              </w:r>
            </w:del>
            <w:ins w:id="44" w:author="Johan Granander" w:date="2026-08-07T11:34:00Z">
              <w:r w:rsidR="00C62697" w:rsidRPr="0075456A">
                <w:rPr>
                  <w:rFonts w:ascii="Arial" w:eastAsia="Times New Roman" w:hAnsi="Arial" w:cs="Arial"/>
                  <w:sz w:val="18"/>
                  <w:szCs w:val="18"/>
                </w:rPr>
                <w:t>date is</w:t>
              </w:r>
            </w:ins>
            <w:r w:rsidRPr="0075456A">
              <w:rPr>
                <w:rFonts w:ascii="Arial" w:eastAsia="Times New Roman" w:hAnsi="Arial" w:cs="Arial"/>
                <w:sz w:val="18"/>
                <w:szCs w:val="18"/>
              </w:rPr>
              <w:t xml:space="preserve"> defined as the effective date</w:t>
            </w:r>
          </w:p>
        </w:tc>
        <w:tc>
          <w:tcPr>
            <w:tcW w:w="452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E669324" w14:textId="6ED8AA52"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The first version</w:t>
            </w:r>
          </w:p>
        </w:tc>
      </w:tr>
    </w:tbl>
    <w:p w14:paraId="668BD9CC" w14:textId="77777777" w:rsidR="005A4DDF"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3BFADD4F" w14:textId="6E81F87F" w:rsidR="00B43FA1"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0B270272" w14:textId="77777777" w:rsidR="00B43FA1" w:rsidRPr="0075456A" w:rsidRDefault="00B43FA1">
      <w:pPr>
        <w:rPr>
          <w:rFonts w:ascii="Arial" w:eastAsia="Times New Roman" w:hAnsi="Arial" w:cs="Arial"/>
          <w:sz w:val="18"/>
          <w:szCs w:val="18"/>
        </w:rPr>
      </w:pPr>
      <w:r w:rsidRPr="0075456A">
        <w:rPr>
          <w:rFonts w:ascii="Arial" w:eastAsia="Times New Roman" w:hAnsi="Arial" w:cs="Arial"/>
          <w:sz w:val="18"/>
          <w:szCs w:val="18"/>
        </w:rPr>
        <w:br w:type="page"/>
      </w:r>
    </w:p>
    <w:p w14:paraId="62944E05" w14:textId="77777777" w:rsidR="00B43FA1" w:rsidRPr="0075456A" w:rsidRDefault="00B43FA1" w:rsidP="005A4DDF">
      <w:pPr>
        <w:spacing w:after="0" w:line="240" w:lineRule="auto"/>
        <w:textAlignment w:val="baseline"/>
        <w:rPr>
          <w:rFonts w:ascii="Arial" w:eastAsia="Times New Roman" w:hAnsi="Arial" w:cs="Arial"/>
          <w:sz w:val="18"/>
          <w:szCs w:val="18"/>
        </w:rPr>
      </w:pPr>
    </w:p>
    <w:sdt>
      <w:sdtPr>
        <w:rPr>
          <w:rFonts w:ascii="Arial" w:eastAsiaTheme="minorEastAsia" w:hAnsi="Arial" w:cs="Arial"/>
          <w:color w:val="auto"/>
          <w:sz w:val="18"/>
          <w:szCs w:val="18"/>
          <w:lang w:val="zh-CN"/>
        </w:rPr>
        <w:id w:val="-921793499"/>
        <w:docPartObj>
          <w:docPartGallery w:val="Table of Contents"/>
          <w:docPartUnique/>
        </w:docPartObj>
      </w:sdtPr>
      <w:sdtEndPr/>
      <w:sdtContent>
        <w:p w14:paraId="2208E695" w14:textId="30118500" w:rsidR="00B43FA1" w:rsidRPr="00C146EC" w:rsidRDefault="00B43FA1">
          <w:pPr>
            <w:pStyle w:val="TOC"/>
            <w:rPr>
              <w:rFonts w:ascii="Arial" w:hAnsi="Arial" w:cs="Arial"/>
              <w:color w:val="auto"/>
              <w:sz w:val="22"/>
              <w:szCs w:val="22"/>
            </w:rPr>
          </w:pPr>
        </w:p>
        <w:p w14:paraId="4E3067A2" w14:textId="7ED16E16" w:rsidR="0068393D" w:rsidRPr="00C146EC" w:rsidRDefault="00B43FA1" w:rsidP="0068393D">
          <w:pPr>
            <w:pStyle w:val="11"/>
            <w:tabs>
              <w:tab w:val="right" w:leader="dot" w:pos="8630"/>
            </w:tabs>
            <w:spacing w:line="360" w:lineRule="auto"/>
            <w:rPr>
              <w:rFonts w:ascii="Arial" w:hAnsi="Arial" w:cs="Arial"/>
              <w:noProof/>
              <w:kern w:val="2"/>
            </w:rPr>
          </w:pPr>
          <w:r w:rsidRPr="00C146EC">
            <w:rPr>
              <w:rFonts w:ascii="Arial" w:hAnsi="Arial" w:cs="Arial"/>
            </w:rPr>
            <w:fldChar w:fldCharType="begin"/>
          </w:r>
          <w:r w:rsidRPr="00C146EC">
            <w:rPr>
              <w:rFonts w:ascii="Arial" w:hAnsi="Arial" w:cs="Arial"/>
            </w:rPr>
            <w:instrText xml:space="preserve"> TOC \o "1-3" \h \z \u </w:instrText>
          </w:r>
          <w:r w:rsidRPr="00C146EC">
            <w:rPr>
              <w:rFonts w:ascii="Arial" w:hAnsi="Arial" w:cs="Arial"/>
            </w:rPr>
            <w:fldChar w:fldCharType="separate"/>
          </w:r>
          <w:hyperlink w:anchor="_Toc244012605" w:history="1">
            <w:r w:rsidR="0068393D" w:rsidRPr="00C146EC">
              <w:rPr>
                <w:rStyle w:val="af1"/>
                <w:rFonts w:ascii="Arial" w:eastAsia="Times New Roman" w:hAnsi="Arial" w:cs="Arial"/>
                <w:noProof/>
              </w:rPr>
              <w:t>Abbreviations and Definitions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7</w:t>
            </w:r>
            <w:r w:rsidR="0068393D" w:rsidRPr="00C146EC">
              <w:rPr>
                <w:rFonts w:ascii="Arial" w:hAnsi="Arial" w:cs="Arial"/>
                <w:noProof/>
                <w:webHidden/>
              </w:rPr>
              <w:fldChar w:fldCharType="end"/>
            </w:r>
          </w:hyperlink>
        </w:p>
        <w:p w14:paraId="320491FC" w14:textId="6B9E524F" w:rsidR="0068393D" w:rsidRPr="00C146EC" w:rsidRDefault="00F74716" w:rsidP="0068393D">
          <w:pPr>
            <w:pStyle w:val="11"/>
            <w:tabs>
              <w:tab w:val="right" w:leader="dot" w:pos="8630"/>
            </w:tabs>
            <w:spacing w:line="360" w:lineRule="auto"/>
            <w:rPr>
              <w:rFonts w:ascii="Arial" w:hAnsi="Arial" w:cs="Arial"/>
              <w:noProof/>
              <w:kern w:val="2"/>
            </w:rPr>
          </w:pPr>
          <w:hyperlink w:anchor="_Toc244012606" w:history="1">
            <w:r w:rsidR="0068393D" w:rsidRPr="00C146EC">
              <w:rPr>
                <w:rStyle w:val="af1"/>
                <w:rFonts w:ascii="Arial" w:eastAsia="Times New Roman" w:hAnsi="Arial" w:cs="Arial"/>
                <w:bCs/>
                <w:noProof/>
              </w:rPr>
              <w:t>1. Report Summary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8</w:t>
            </w:r>
            <w:r w:rsidR="0068393D" w:rsidRPr="00C146EC">
              <w:rPr>
                <w:rFonts w:ascii="Arial" w:hAnsi="Arial" w:cs="Arial"/>
                <w:noProof/>
                <w:webHidden/>
              </w:rPr>
              <w:fldChar w:fldCharType="end"/>
            </w:r>
          </w:hyperlink>
        </w:p>
        <w:p w14:paraId="74614C1B" w14:textId="43626963" w:rsidR="0068393D" w:rsidRPr="00C146EC" w:rsidRDefault="00F74716" w:rsidP="0068393D">
          <w:pPr>
            <w:pStyle w:val="11"/>
            <w:tabs>
              <w:tab w:val="right" w:leader="dot" w:pos="8630"/>
            </w:tabs>
            <w:spacing w:line="360" w:lineRule="auto"/>
            <w:rPr>
              <w:rFonts w:ascii="Arial" w:hAnsi="Arial" w:cs="Arial"/>
              <w:noProof/>
              <w:kern w:val="2"/>
            </w:rPr>
          </w:pPr>
          <w:hyperlink w:anchor="_Toc244012607" w:history="1">
            <w:r w:rsidR="0068393D" w:rsidRPr="00C146EC">
              <w:rPr>
                <w:rStyle w:val="af1"/>
                <w:rFonts w:ascii="Arial" w:eastAsia="Times New Roman" w:hAnsi="Arial" w:cs="Arial"/>
                <w:bCs/>
                <w:noProof/>
              </w:rPr>
              <w:t>2. Scope and Purpose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9</w:t>
            </w:r>
            <w:r w:rsidR="0068393D" w:rsidRPr="00C146EC">
              <w:rPr>
                <w:rFonts w:ascii="Arial" w:hAnsi="Arial" w:cs="Arial"/>
                <w:noProof/>
                <w:webHidden/>
              </w:rPr>
              <w:fldChar w:fldCharType="end"/>
            </w:r>
          </w:hyperlink>
        </w:p>
        <w:p w14:paraId="53B1A6A9" w14:textId="612BA7B0" w:rsidR="0068393D" w:rsidRPr="00C146EC" w:rsidRDefault="00F74716" w:rsidP="0068393D">
          <w:pPr>
            <w:pStyle w:val="11"/>
            <w:tabs>
              <w:tab w:val="right" w:leader="dot" w:pos="8630"/>
            </w:tabs>
            <w:spacing w:line="360" w:lineRule="auto"/>
            <w:rPr>
              <w:rFonts w:ascii="Arial" w:hAnsi="Arial" w:cs="Arial"/>
              <w:noProof/>
              <w:kern w:val="2"/>
            </w:rPr>
          </w:pPr>
          <w:hyperlink w:anchor="_Toc244012608" w:history="1">
            <w:r w:rsidR="0068393D" w:rsidRPr="00C146EC">
              <w:rPr>
                <w:rStyle w:val="af1"/>
                <w:rFonts w:ascii="Arial" w:eastAsia="Times New Roman" w:hAnsi="Arial" w:cs="Arial"/>
                <w:bCs/>
                <w:noProof/>
              </w:rPr>
              <w:t>3. Gap Assessment / Risk Assessment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61538F2A" w14:textId="24E0633C"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09" w:history="1">
            <w:r w:rsidR="0068393D" w:rsidRPr="00C146EC">
              <w:rPr>
                <w:rStyle w:val="af1"/>
                <w:rFonts w:ascii="Arial" w:eastAsia="Times New Roman" w:hAnsi="Arial" w:cs="Arial"/>
                <w:bCs/>
                <w:noProof/>
              </w:rPr>
              <w:t>3.1 Process Chemistry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5DA81C11" w14:textId="008F281C"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10" w:history="1">
            <w:r w:rsidR="0068393D" w:rsidRPr="00C146EC">
              <w:rPr>
                <w:rStyle w:val="af1"/>
                <w:rFonts w:ascii="Arial" w:eastAsia="Times New Roman" w:hAnsi="Arial" w:cs="Arial"/>
                <w:noProof/>
              </w:rPr>
              <w:t>3.2 Process</w:t>
            </w:r>
            <w:r w:rsidR="0068393D" w:rsidRPr="00C146EC">
              <w:rPr>
                <w:rStyle w:val="af1"/>
                <w:rFonts w:ascii="Arial" w:eastAsia="Times New Roman" w:hAnsi="Arial" w:cs="Arial"/>
                <w:noProof/>
              </w:rPr>
              <w:t xml:space="preserve"> </w:t>
            </w:r>
            <w:r w:rsidR="0068393D" w:rsidRPr="00C146EC">
              <w:rPr>
                <w:rStyle w:val="af1"/>
                <w:rFonts w:ascii="Arial" w:eastAsia="Times New Roman" w:hAnsi="Arial" w:cs="Arial"/>
                <w:noProof/>
              </w:rPr>
              <w:t>Changes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11</w:t>
            </w:r>
            <w:r w:rsidR="0068393D" w:rsidRPr="00C146EC">
              <w:rPr>
                <w:rFonts w:ascii="Arial" w:hAnsi="Arial" w:cs="Arial"/>
                <w:noProof/>
                <w:webHidden/>
              </w:rPr>
              <w:fldChar w:fldCharType="end"/>
            </w:r>
          </w:hyperlink>
        </w:p>
        <w:p w14:paraId="1549A1E7" w14:textId="24ADB8D7"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11" w:history="1">
            <w:r w:rsidR="0068393D" w:rsidRPr="00C146EC">
              <w:rPr>
                <w:rStyle w:val="af1"/>
                <w:rFonts w:ascii="Arial" w:eastAsia="Times New Roman" w:hAnsi="Arial" w:cs="Arial"/>
                <w:noProof/>
              </w:rPr>
              <w:t>3.3 Process Equipment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13</w:t>
            </w:r>
            <w:r w:rsidR="0068393D" w:rsidRPr="00C146EC">
              <w:rPr>
                <w:rFonts w:ascii="Arial" w:hAnsi="Arial" w:cs="Arial"/>
                <w:noProof/>
                <w:webHidden/>
              </w:rPr>
              <w:fldChar w:fldCharType="end"/>
            </w:r>
          </w:hyperlink>
        </w:p>
        <w:p w14:paraId="44D4D9B5" w14:textId="53ABA757"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12" w:history="1">
            <w:r w:rsidR="0068393D" w:rsidRPr="00C146EC">
              <w:rPr>
                <w:rStyle w:val="af1"/>
                <w:rFonts w:ascii="Arial" w:eastAsia="Times New Roman" w:hAnsi="Arial" w:cs="Arial"/>
                <w:noProof/>
              </w:rPr>
              <w:t>3.4 Specifications and Analytical Methods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17</w:t>
            </w:r>
            <w:r w:rsidR="0068393D" w:rsidRPr="00C146EC">
              <w:rPr>
                <w:rFonts w:ascii="Arial" w:hAnsi="Arial" w:cs="Arial"/>
                <w:noProof/>
                <w:webHidden/>
              </w:rPr>
              <w:fldChar w:fldCharType="end"/>
            </w:r>
          </w:hyperlink>
        </w:p>
        <w:p w14:paraId="34B0D6D6" w14:textId="1B1E197A" w:rsidR="0068393D" w:rsidRPr="00C146EC" w:rsidRDefault="00F74716" w:rsidP="00F63F00">
          <w:pPr>
            <w:pStyle w:val="31"/>
            <w:tabs>
              <w:tab w:val="right" w:leader="dot" w:pos="8630"/>
            </w:tabs>
            <w:spacing w:line="360" w:lineRule="auto"/>
            <w:ind w:left="880"/>
            <w:rPr>
              <w:rFonts w:ascii="Arial" w:hAnsi="Arial" w:cs="Arial"/>
              <w:noProof/>
              <w:sz w:val="22"/>
            </w:rPr>
          </w:pPr>
          <w:hyperlink w:anchor="_Toc244012613" w:history="1">
            <w:r w:rsidR="0068393D" w:rsidRPr="00C146EC">
              <w:rPr>
                <w:rStyle w:val="af1"/>
                <w:rFonts w:ascii="Arial" w:hAnsi="Arial" w:cs="Arial"/>
                <w:noProof/>
                <w:sz w:val="22"/>
              </w:rPr>
              <w:t>3.4.1 Raw Material Specifications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_Toc244012613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17</w:t>
            </w:r>
            <w:r w:rsidR="0068393D" w:rsidRPr="00C146EC">
              <w:rPr>
                <w:rFonts w:ascii="Arial" w:hAnsi="Arial" w:cs="Arial"/>
                <w:noProof/>
                <w:webHidden/>
                <w:sz w:val="22"/>
              </w:rPr>
              <w:fldChar w:fldCharType="end"/>
            </w:r>
          </w:hyperlink>
        </w:p>
        <w:p w14:paraId="7F2EA0A9" w14:textId="1CB61D70" w:rsidR="0068393D" w:rsidRPr="00C146EC" w:rsidRDefault="00F74716" w:rsidP="00F63F00">
          <w:pPr>
            <w:pStyle w:val="31"/>
            <w:tabs>
              <w:tab w:val="right" w:leader="dot" w:pos="8630"/>
            </w:tabs>
            <w:spacing w:line="360" w:lineRule="auto"/>
            <w:ind w:left="880"/>
            <w:rPr>
              <w:rFonts w:ascii="Arial" w:hAnsi="Arial" w:cs="Arial"/>
              <w:noProof/>
              <w:sz w:val="22"/>
            </w:rPr>
          </w:pPr>
          <w:hyperlink w:anchor="_Toc244012614" w:history="1">
            <w:r w:rsidR="0068393D" w:rsidRPr="00C146EC">
              <w:rPr>
                <w:rStyle w:val="af1"/>
                <w:rFonts w:ascii="Arial" w:hAnsi="Arial" w:cs="Arial"/>
                <w:noProof/>
                <w:sz w:val="22"/>
              </w:rPr>
              <w:t>3.4.2 In-Process Control (IPC) Items and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_Toc244012614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22</w:t>
            </w:r>
            <w:r w:rsidR="0068393D" w:rsidRPr="00C146EC">
              <w:rPr>
                <w:rFonts w:ascii="Arial" w:hAnsi="Arial" w:cs="Arial"/>
                <w:noProof/>
                <w:webHidden/>
                <w:sz w:val="22"/>
              </w:rPr>
              <w:fldChar w:fldCharType="end"/>
            </w:r>
          </w:hyperlink>
        </w:p>
        <w:p w14:paraId="3AD67A31" w14:textId="1FA65193" w:rsidR="0068393D" w:rsidRPr="00C146EC" w:rsidRDefault="00F74716" w:rsidP="00F63F00">
          <w:pPr>
            <w:pStyle w:val="31"/>
            <w:tabs>
              <w:tab w:val="right" w:leader="dot" w:pos="8630"/>
            </w:tabs>
            <w:spacing w:line="360" w:lineRule="auto"/>
            <w:ind w:left="880"/>
            <w:rPr>
              <w:rFonts w:ascii="Arial" w:hAnsi="Arial" w:cs="Arial"/>
              <w:noProof/>
              <w:sz w:val="22"/>
            </w:rPr>
          </w:pPr>
          <w:hyperlink w:anchor="_Toc244012615" w:history="1">
            <w:r w:rsidR="0068393D" w:rsidRPr="00C146EC">
              <w:rPr>
                <w:rStyle w:val="af1"/>
                <w:rFonts w:ascii="Arial" w:hAnsi="Arial" w:cs="Arial"/>
                <w:noProof/>
                <w:sz w:val="22"/>
              </w:rPr>
              <w:t>3.4.3 Analytical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_Toc244012615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24</w:t>
            </w:r>
            <w:r w:rsidR="0068393D" w:rsidRPr="00C146EC">
              <w:rPr>
                <w:rFonts w:ascii="Arial" w:hAnsi="Arial" w:cs="Arial"/>
                <w:noProof/>
                <w:webHidden/>
                <w:sz w:val="22"/>
              </w:rPr>
              <w:fldChar w:fldCharType="end"/>
            </w:r>
          </w:hyperlink>
        </w:p>
        <w:p w14:paraId="511A7AF3" w14:textId="3D6D49B3"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16" w:history="1">
            <w:r w:rsidR="0068393D" w:rsidRPr="00C146EC">
              <w:rPr>
                <w:rStyle w:val="af1"/>
                <w:rFonts w:ascii="Arial" w:eastAsia="Times New Roman" w:hAnsi="Arial" w:cs="Arial"/>
                <w:noProof/>
              </w:rPr>
              <w:t>3.5 Cleaning Validation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30</w:t>
            </w:r>
            <w:r w:rsidR="0068393D" w:rsidRPr="00C146EC">
              <w:rPr>
                <w:rFonts w:ascii="Arial" w:hAnsi="Arial" w:cs="Arial"/>
                <w:noProof/>
                <w:webHidden/>
              </w:rPr>
              <w:fldChar w:fldCharType="end"/>
            </w:r>
          </w:hyperlink>
        </w:p>
        <w:p w14:paraId="7FEB8B40" w14:textId="09343A87" w:rsidR="0068393D" w:rsidRPr="00C146EC" w:rsidRDefault="00F74716" w:rsidP="0068393D">
          <w:pPr>
            <w:pStyle w:val="21"/>
            <w:tabs>
              <w:tab w:val="right" w:leader="dot" w:pos="8630"/>
            </w:tabs>
            <w:spacing w:line="360" w:lineRule="auto"/>
            <w:ind w:left="440"/>
            <w:rPr>
              <w:rFonts w:ascii="Arial" w:hAnsi="Arial" w:cs="Arial"/>
              <w:noProof/>
              <w:kern w:val="2"/>
            </w:rPr>
          </w:pPr>
          <w:hyperlink w:anchor="_Toc244012617" w:history="1">
            <w:r w:rsidR="0068393D" w:rsidRPr="00C146EC">
              <w:rPr>
                <w:rStyle w:val="af1"/>
                <w:rFonts w:ascii="Arial" w:eastAsia="Times New Roman" w:hAnsi="Arial" w:cs="Arial"/>
                <w:noProof/>
              </w:rPr>
              <w:t>3.6 Technology Transfer Gap Assessment (by Area)</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32</w:t>
            </w:r>
            <w:r w:rsidR="0068393D" w:rsidRPr="00C146EC">
              <w:rPr>
                <w:rFonts w:ascii="Arial" w:hAnsi="Arial" w:cs="Arial"/>
                <w:noProof/>
                <w:webHidden/>
              </w:rPr>
              <w:fldChar w:fldCharType="end"/>
            </w:r>
          </w:hyperlink>
        </w:p>
        <w:p w14:paraId="0A4A0153" w14:textId="424C1567" w:rsidR="0068393D" w:rsidRPr="00C146EC" w:rsidRDefault="00F74716" w:rsidP="0068393D">
          <w:pPr>
            <w:pStyle w:val="11"/>
            <w:tabs>
              <w:tab w:val="right" w:leader="dot" w:pos="8630"/>
            </w:tabs>
            <w:spacing w:line="360" w:lineRule="auto"/>
            <w:rPr>
              <w:rFonts w:ascii="Arial" w:hAnsi="Arial" w:cs="Arial"/>
              <w:noProof/>
              <w:kern w:val="2"/>
            </w:rPr>
          </w:pPr>
          <w:hyperlink w:anchor="_Toc244012618" w:history="1">
            <w:r w:rsidR="0068393D" w:rsidRPr="00C146EC">
              <w:rPr>
                <w:rStyle w:val="af1"/>
                <w:rFonts w:ascii="Arial" w:eastAsia="Times New Roman" w:hAnsi="Arial" w:cs="Arial"/>
                <w:bCs/>
                <w:noProof/>
              </w:rPr>
              <w:t>4. Summary Risk Mitigation / Action Plan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47</w:t>
            </w:r>
            <w:r w:rsidR="0068393D" w:rsidRPr="00C146EC">
              <w:rPr>
                <w:rFonts w:ascii="Arial" w:hAnsi="Arial" w:cs="Arial"/>
                <w:noProof/>
                <w:webHidden/>
              </w:rPr>
              <w:fldChar w:fldCharType="end"/>
            </w:r>
          </w:hyperlink>
        </w:p>
        <w:p w14:paraId="5421965B" w14:textId="43CD7208" w:rsidR="0068393D" w:rsidRPr="00C146EC" w:rsidRDefault="00F74716" w:rsidP="0068393D">
          <w:pPr>
            <w:pStyle w:val="11"/>
            <w:tabs>
              <w:tab w:val="right" w:leader="dot" w:pos="8630"/>
            </w:tabs>
            <w:spacing w:line="360" w:lineRule="auto"/>
            <w:rPr>
              <w:rFonts w:ascii="Arial" w:hAnsi="Arial" w:cs="Arial"/>
              <w:noProof/>
              <w:kern w:val="2"/>
            </w:rPr>
          </w:pPr>
          <w:hyperlink w:anchor="_Toc244012619" w:history="1">
            <w:r w:rsidR="0068393D" w:rsidRPr="00C146EC">
              <w:rPr>
                <w:rStyle w:val="af1"/>
                <w:rFonts w:ascii="Arial" w:eastAsia="Times New Roman" w:hAnsi="Arial" w:cs="Arial"/>
                <w:bCs/>
                <w:noProof/>
              </w:rPr>
              <w:t>5. Raw Material Supplier Information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52</w:t>
            </w:r>
            <w:r w:rsidR="0068393D" w:rsidRPr="00C146EC">
              <w:rPr>
                <w:rFonts w:ascii="Arial" w:hAnsi="Arial" w:cs="Arial"/>
                <w:noProof/>
                <w:webHidden/>
              </w:rPr>
              <w:fldChar w:fldCharType="end"/>
            </w:r>
          </w:hyperlink>
        </w:p>
        <w:p w14:paraId="27920CA8" w14:textId="545E90D4" w:rsidR="0068393D" w:rsidRPr="00C146EC" w:rsidRDefault="00F74716" w:rsidP="0068393D">
          <w:pPr>
            <w:pStyle w:val="11"/>
            <w:tabs>
              <w:tab w:val="right" w:leader="dot" w:pos="8630"/>
            </w:tabs>
            <w:spacing w:line="360" w:lineRule="auto"/>
            <w:rPr>
              <w:rFonts w:ascii="Arial" w:hAnsi="Arial" w:cs="Arial"/>
              <w:noProof/>
              <w:kern w:val="2"/>
            </w:rPr>
          </w:pPr>
          <w:hyperlink w:anchor="_Toc244012620" w:history="1">
            <w:r w:rsidR="0068393D" w:rsidRPr="00C146EC">
              <w:rPr>
                <w:rStyle w:val="af1"/>
                <w:rFonts w:ascii="Arial" w:eastAsia="Times New Roman" w:hAnsi="Arial" w:cs="Arial"/>
                <w:bCs/>
                <w:noProof/>
              </w:rPr>
              <w:t>6. Personnel</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28FC5C94" w14:textId="45016CFC" w:rsidR="0068393D" w:rsidRPr="00C146EC" w:rsidRDefault="00F74716" w:rsidP="0068393D">
          <w:pPr>
            <w:pStyle w:val="11"/>
            <w:tabs>
              <w:tab w:val="right" w:leader="dot" w:pos="8630"/>
            </w:tabs>
            <w:spacing w:line="360" w:lineRule="auto"/>
            <w:rPr>
              <w:rFonts w:ascii="Arial" w:hAnsi="Arial" w:cs="Arial"/>
              <w:noProof/>
              <w:kern w:val="2"/>
            </w:rPr>
          </w:pPr>
          <w:hyperlink w:anchor="_Toc244012621" w:history="1">
            <w:r w:rsidR="0068393D" w:rsidRPr="00C146EC">
              <w:rPr>
                <w:rStyle w:val="af1"/>
                <w:rFonts w:ascii="Arial" w:eastAsia="Times New Roman" w:hAnsi="Arial" w:cs="Arial"/>
                <w:bCs/>
                <w:noProof/>
              </w:rPr>
              <w:t>7. Cleaning</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7478618B" w14:textId="362B78E2" w:rsidR="0068393D" w:rsidRPr="00C146EC" w:rsidRDefault="00F74716" w:rsidP="0068393D">
          <w:pPr>
            <w:pStyle w:val="11"/>
            <w:tabs>
              <w:tab w:val="right" w:leader="dot" w:pos="8630"/>
            </w:tabs>
            <w:spacing w:line="360" w:lineRule="auto"/>
            <w:rPr>
              <w:rFonts w:ascii="Arial" w:hAnsi="Arial" w:cs="Arial"/>
              <w:noProof/>
              <w:kern w:val="2"/>
            </w:rPr>
          </w:pPr>
          <w:hyperlink w:anchor="_Toc244012622" w:history="1">
            <w:r w:rsidR="0068393D" w:rsidRPr="00C146EC">
              <w:rPr>
                <w:rStyle w:val="af1"/>
                <w:rFonts w:ascii="Arial" w:eastAsia="Times New Roman" w:hAnsi="Arial" w:cs="Arial"/>
                <w:bCs/>
                <w:noProof/>
              </w:rPr>
              <w:t>8. Storage and Handling Conditions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49431226" w14:textId="240EB8D4" w:rsidR="0068393D" w:rsidRPr="00C146EC" w:rsidRDefault="00F74716" w:rsidP="0068393D">
          <w:pPr>
            <w:pStyle w:val="11"/>
            <w:tabs>
              <w:tab w:val="right" w:leader="dot" w:pos="8630"/>
            </w:tabs>
            <w:spacing w:line="360" w:lineRule="auto"/>
            <w:rPr>
              <w:rFonts w:ascii="Arial" w:hAnsi="Arial" w:cs="Arial"/>
              <w:noProof/>
              <w:kern w:val="2"/>
            </w:rPr>
          </w:pPr>
          <w:hyperlink w:anchor="_Toc244012623" w:history="1">
            <w:r w:rsidR="0068393D" w:rsidRPr="00C146EC">
              <w:rPr>
                <w:rStyle w:val="af1"/>
                <w:rFonts w:ascii="Arial" w:eastAsia="Times New Roman" w:hAnsi="Arial" w:cs="Arial"/>
                <w:bCs/>
                <w:noProof/>
              </w:rPr>
              <w:t>9. Packaging Materials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_Toc244012623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D1C1100" w14:textId="61AC8C6C" w:rsidR="0068393D" w:rsidRPr="00C146EC" w:rsidRDefault="00F74716" w:rsidP="0068393D">
          <w:pPr>
            <w:pStyle w:val="11"/>
            <w:tabs>
              <w:tab w:val="right" w:leader="dot" w:pos="8630"/>
            </w:tabs>
            <w:spacing w:line="360" w:lineRule="auto"/>
            <w:rPr>
              <w:rFonts w:ascii="Arial" w:hAnsi="Arial" w:cs="Arial"/>
              <w:noProof/>
              <w:kern w:val="2"/>
            </w:rPr>
          </w:pPr>
          <w:hyperlink w:anchor="_Toc244012624" w:history="1">
            <w:r w:rsidR="0068393D" w:rsidRPr="00C146EC">
              <w:rPr>
                <w:rStyle w:val="af1"/>
                <w:rFonts w:ascii="Arial" w:eastAsia="Times New Roman" w:hAnsi="Arial" w:cs="Arial"/>
                <w:bCs/>
                <w:noProof/>
              </w:rPr>
              <w:t>10. Conclusion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_Toc244012624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8C4F4A2" w14:textId="36B3577D" w:rsidR="0068393D" w:rsidRPr="00C146EC" w:rsidRDefault="00F74716" w:rsidP="0068393D">
          <w:pPr>
            <w:pStyle w:val="11"/>
            <w:tabs>
              <w:tab w:val="right" w:leader="dot" w:pos="8630"/>
            </w:tabs>
            <w:spacing w:line="360" w:lineRule="auto"/>
            <w:rPr>
              <w:rFonts w:ascii="Arial" w:hAnsi="Arial" w:cs="Arial"/>
              <w:noProof/>
              <w:kern w:val="2"/>
            </w:rPr>
          </w:pPr>
          <w:hyperlink w:anchor="_Toc244012625" w:history="1">
            <w:r w:rsidR="0068393D" w:rsidRPr="00C146EC">
              <w:rPr>
                <w:rStyle w:val="af1"/>
                <w:rFonts w:ascii="Arial" w:eastAsia="Times New Roman" w:hAnsi="Arial" w:cs="Arial"/>
                <w:bCs/>
                <w:noProof/>
              </w:rPr>
              <w:t>11. References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57</w:t>
            </w:r>
            <w:r w:rsidR="0068393D" w:rsidRPr="00C146EC">
              <w:rPr>
                <w:rFonts w:ascii="Arial" w:hAnsi="Arial" w:cs="Arial"/>
                <w:noProof/>
                <w:webHidden/>
              </w:rPr>
              <w:fldChar w:fldCharType="end"/>
            </w:r>
          </w:hyperlink>
        </w:p>
        <w:p w14:paraId="26E9B735" w14:textId="2BE2296B" w:rsidR="0068393D" w:rsidRPr="00C146EC" w:rsidRDefault="00F74716" w:rsidP="0068393D">
          <w:pPr>
            <w:pStyle w:val="11"/>
            <w:tabs>
              <w:tab w:val="right" w:leader="dot" w:pos="8630"/>
            </w:tabs>
            <w:spacing w:line="360" w:lineRule="auto"/>
            <w:rPr>
              <w:rFonts w:ascii="Arial" w:hAnsi="Arial" w:cs="Arial"/>
              <w:noProof/>
              <w:kern w:val="2"/>
            </w:rPr>
          </w:pPr>
          <w:hyperlink w:anchor="_Toc244012626" w:history="1">
            <w:r w:rsidR="0068393D" w:rsidRPr="00C146EC">
              <w:rPr>
                <w:rStyle w:val="af1"/>
                <w:rFonts w:ascii="Arial" w:eastAsia="Times New Roman" w:hAnsi="Arial" w:cs="Arial"/>
                <w:bCs/>
                <w:noProof/>
              </w:rPr>
              <w:t>12. Appendix I Risk Mitigation Measures/Action Plan Tracking Table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58</w:t>
            </w:r>
            <w:r w:rsidR="0068393D" w:rsidRPr="00C146EC">
              <w:rPr>
                <w:rFonts w:ascii="Arial" w:hAnsi="Arial" w:cs="Arial"/>
                <w:noProof/>
                <w:webHidden/>
              </w:rPr>
              <w:fldChar w:fldCharType="end"/>
            </w:r>
          </w:hyperlink>
        </w:p>
        <w:p w14:paraId="4A82B586" w14:textId="724EA582" w:rsidR="00B43FA1" w:rsidRPr="0075456A" w:rsidRDefault="00B43FA1" w:rsidP="00B34233">
          <w:pPr>
            <w:spacing w:after="0" w:line="360" w:lineRule="auto"/>
            <w:rPr>
              <w:rFonts w:ascii="Arial" w:hAnsi="Arial" w:cs="Arial"/>
              <w:sz w:val="18"/>
              <w:szCs w:val="18"/>
            </w:rPr>
          </w:pPr>
          <w:r w:rsidRPr="00C146EC">
            <w:rPr>
              <w:rFonts w:ascii="Arial" w:hAnsi="Arial" w:cs="Arial"/>
              <w:bCs/>
              <w:lang w:val="zh-CN"/>
            </w:rPr>
            <w:fldChar w:fldCharType="end"/>
          </w:r>
        </w:p>
      </w:sdtContent>
    </w:sdt>
    <w:p w14:paraId="1E2F654A" w14:textId="29A8636C" w:rsidR="004031CE" w:rsidRPr="0075456A" w:rsidRDefault="004031CE" w:rsidP="005A4DDF">
      <w:pPr>
        <w:spacing w:after="0" w:line="240" w:lineRule="auto"/>
        <w:textAlignment w:val="baseline"/>
        <w:rPr>
          <w:rFonts w:ascii="Arial" w:eastAsia="Times New Roman" w:hAnsi="Arial" w:cs="Arial"/>
          <w:sz w:val="18"/>
          <w:szCs w:val="18"/>
        </w:rPr>
      </w:pPr>
    </w:p>
    <w:p w14:paraId="1B4D9D3B" w14:textId="26FD8609" w:rsidR="005A4DDF" w:rsidRPr="0075456A" w:rsidRDefault="004031CE" w:rsidP="007C71B9">
      <w:pPr>
        <w:pStyle w:val="12"/>
        <w:spacing w:afterLines="0" w:after="0"/>
        <w:jc w:val="left"/>
        <w:outlineLvl w:val="0"/>
        <w:rPr>
          <w:rFonts w:ascii="Arial" w:eastAsia="Times New Roman" w:hAnsi="Arial" w:cs="Arial"/>
          <w:b w:val="0"/>
          <w:bCs w:val="0"/>
          <w:color w:val="auto"/>
          <w:sz w:val="21"/>
          <w:szCs w:val="21"/>
        </w:rPr>
      </w:pPr>
      <w:r w:rsidRPr="0075456A">
        <w:rPr>
          <w:rFonts w:ascii="Arial" w:eastAsia="Times New Roman" w:hAnsi="Arial" w:cs="Arial"/>
          <w:color w:val="auto"/>
          <w:sz w:val="18"/>
          <w:szCs w:val="18"/>
        </w:rPr>
        <w:br w:type="page"/>
      </w:r>
      <w:bookmarkStart w:id="45" w:name="_Toc244012605"/>
      <w:r w:rsidR="005A4DDF" w:rsidRPr="0075456A">
        <w:rPr>
          <w:rFonts w:ascii="Arial" w:eastAsia="Times New Roman" w:hAnsi="Arial" w:cs="Arial"/>
          <w:b w:val="0"/>
          <w:bCs w:val="0"/>
          <w:color w:val="auto"/>
          <w:sz w:val="21"/>
          <w:szCs w:val="21"/>
        </w:rPr>
        <w:lastRenderedPageBreak/>
        <w:t>Abbreviations and Definitions</w:t>
      </w:r>
      <w:bookmarkEnd w:id="45"/>
    </w:p>
    <w:p w14:paraId="0B958FA4" w14:textId="663770EC" w:rsidR="005A4DDF" w:rsidRPr="0075456A" w:rsidRDefault="005A4DDF" w:rsidP="0007625B">
      <w:pPr>
        <w:spacing w:beforeLines="50" w:before="120" w:after="0" w:line="360" w:lineRule="auto"/>
        <w:contextualSpacing/>
        <w:textAlignment w:val="baseline"/>
        <w:rPr>
          <w:rFonts w:ascii="Arial" w:eastAsia="Times New Roman" w:hAnsi="Arial" w:cs="Arial"/>
          <w:sz w:val="21"/>
          <w:szCs w:val="21"/>
        </w:rPr>
      </w:pPr>
      <w:r w:rsidRPr="0075456A">
        <w:rPr>
          <w:rFonts w:ascii="Arial" w:eastAsia="Times New Roman" w:hAnsi="Arial" w:cs="Arial"/>
          <w:sz w:val="21"/>
          <w:szCs w:val="21"/>
        </w:rPr>
        <w:t xml:space="preserve">The following abbreviations and definitions </w:t>
      </w:r>
      <w:r w:rsidR="00B824F9">
        <w:rPr>
          <w:rFonts w:ascii="Arial" w:eastAsia="Times New Roman" w:hAnsi="Arial" w:cs="Arial"/>
          <w:sz w:val="21"/>
          <w:szCs w:val="21"/>
        </w:rPr>
        <w:t>apply throughout this document.</w:t>
      </w:r>
    </w:p>
    <w:p w14:paraId="208FB22A" w14:textId="77777777" w:rsidR="000540D9" w:rsidRPr="0075456A" w:rsidRDefault="000540D9" w:rsidP="005A4DDF">
      <w:pPr>
        <w:spacing w:after="0" w:line="240" w:lineRule="auto"/>
        <w:textAlignment w:val="baseline"/>
        <w:rPr>
          <w:rFonts w:ascii="Arial" w:eastAsia="Times New Roman" w:hAnsi="Arial" w:cs="Arial"/>
          <w:sz w:val="18"/>
          <w:szCs w:val="18"/>
        </w:rPr>
      </w:pPr>
    </w:p>
    <w:p w14:paraId="4258DE5F" w14:textId="77777777" w:rsidR="0075456A" w:rsidRPr="00431EF4" w:rsidRDefault="0075456A" w:rsidP="005A4DDF">
      <w:pPr>
        <w:spacing w:after="0" w:line="240" w:lineRule="auto"/>
        <w:textAlignment w:val="baseline"/>
        <w:rPr>
          <w:rFonts w:ascii="Arial" w:eastAsia="Times New Roman" w:hAnsi="Arial" w:cs="Arial"/>
          <w:color w:val="FFFFFF" w:themeColor="background1"/>
          <w:sz w:val="18"/>
          <w:szCs w:val="18"/>
        </w:rPr>
      </w:pP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5"/>
        <w:gridCol w:w="5929"/>
      </w:tblGrid>
      <w:tr w:rsidR="00431EF4" w:rsidRPr="00431EF4" w14:paraId="13C4DAE4" w14:textId="77777777" w:rsidTr="00855651">
        <w:trPr>
          <w:trHeight w:val="300"/>
        </w:trPr>
        <w:tc>
          <w:tcPr>
            <w:tcW w:w="26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6A2200C" w14:textId="3F70E886"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Abbreviation / Term</w:t>
            </w:r>
          </w:p>
        </w:tc>
        <w:tc>
          <w:tcPr>
            <w:tcW w:w="592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4B44B99" w14:textId="6995305F"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Definition</w:t>
            </w:r>
          </w:p>
        </w:tc>
      </w:tr>
      <w:tr w:rsidR="00B824F9" w:rsidRPr="0075456A" w14:paraId="04DCB5E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20E1A0C" w14:textId="71F7EBF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APIEM</w:t>
            </w:r>
          </w:p>
        </w:tc>
        <w:tc>
          <w:tcPr>
            <w:tcW w:w="5929" w:type="dxa"/>
            <w:tcBorders>
              <w:top w:val="single" w:sz="6" w:space="0" w:color="AAAAAA"/>
              <w:left w:val="single" w:sz="6" w:space="0" w:color="AAAAAA"/>
              <w:bottom w:val="single" w:sz="6" w:space="0" w:color="AAAAAA"/>
              <w:right w:val="single" w:sz="6" w:space="0" w:color="AAAAAA"/>
            </w:tcBorders>
            <w:hideMark/>
          </w:tcPr>
          <w:p w14:paraId="720A0131" w14:textId="24C28CD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rPr>
              <w:t>API External Manufacturing (Eli Lilly)</w:t>
            </w:r>
          </w:p>
        </w:tc>
      </w:tr>
      <w:tr w:rsidR="00B824F9" w:rsidRPr="0075456A" w14:paraId="7DBD4B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3B4E7D" w14:textId="7D62BCF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AR</w:t>
            </w:r>
          </w:p>
        </w:tc>
        <w:tc>
          <w:tcPr>
            <w:tcW w:w="5929" w:type="dxa"/>
            <w:tcBorders>
              <w:top w:val="single" w:sz="6" w:space="0" w:color="AAAAAA"/>
              <w:left w:val="single" w:sz="6" w:space="0" w:color="AAAAAA"/>
              <w:bottom w:val="single" w:sz="6" w:space="0" w:color="AAAAAA"/>
              <w:right w:val="single" w:sz="6" w:space="0" w:color="AAAAAA"/>
            </w:tcBorders>
            <w:hideMark/>
          </w:tcPr>
          <w:p w14:paraId="583ED6A5" w14:textId="002E62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Analytical Research lab</w:t>
            </w:r>
          </w:p>
        </w:tc>
      </w:tr>
      <w:tr w:rsidR="00B824F9" w:rsidRPr="0075456A" w14:paraId="6597833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205C231" w14:textId="74D48C1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cGMP</w:t>
            </w:r>
          </w:p>
        </w:tc>
        <w:tc>
          <w:tcPr>
            <w:tcW w:w="5929" w:type="dxa"/>
            <w:tcBorders>
              <w:top w:val="single" w:sz="6" w:space="0" w:color="AAAAAA"/>
              <w:left w:val="single" w:sz="6" w:space="0" w:color="AAAAAA"/>
              <w:bottom w:val="single" w:sz="6" w:space="0" w:color="AAAAAA"/>
              <w:right w:val="single" w:sz="6" w:space="0" w:color="AAAAAA"/>
            </w:tcBorders>
            <w:hideMark/>
          </w:tcPr>
          <w:p w14:paraId="11F7AC3E" w14:textId="0254EC6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Current Good Manufacturing Practice</w:t>
            </w:r>
          </w:p>
        </w:tc>
      </w:tr>
      <w:tr w:rsidR="00B824F9" w:rsidRPr="0075456A" w14:paraId="4D1D268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0091B3C5" w14:textId="403C7C4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CM</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70AA376C" w14:textId="5F4F0C5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Contract Manufacturer</w:t>
            </w:r>
          </w:p>
        </w:tc>
      </w:tr>
      <w:tr w:rsidR="00B824F9" w:rsidRPr="0075456A" w14:paraId="7458624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725C6EB2" w14:textId="590DD3F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PLC</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5F0F9873" w14:textId="06D427A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Programmable Logic Controller</w:t>
            </w:r>
          </w:p>
        </w:tc>
      </w:tr>
      <w:tr w:rsidR="00B824F9" w:rsidRPr="0075456A" w14:paraId="0810677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DBFD45F" w14:textId="569EC94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DCM</w:t>
            </w:r>
          </w:p>
        </w:tc>
        <w:tc>
          <w:tcPr>
            <w:tcW w:w="5929" w:type="dxa"/>
            <w:tcBorders>
              <w:top w:val="single" w:sz="6" w:space="0" w:color="AAAAAA"/>
              <w:left w:val="single" w:sz="6" w:space="0" w:color="AAAAAA"/>
              <w:bottom w:val="single" w:sz="6" w:space="0" w:color="AAAAAA"/>
              <w:right w:val="single" w:sz="6" w:space="0" w:color="AAAAAA"/>
            </w:tcBorders>
            <w:hideMark/>
          </w:tcPr>
          <w:p w14:paraId="43434DE7" w14:textId="45A6D6E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Dichloromethane</w:t>
            </w:r>
          </w:p>
        </w:tc>
      </w:tr>
      <w:tr w:rsidR="00B824F9" w:rsidRPr="0075456A" w14:paraId="4586265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85E242F" w14:textId="787C121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w:t>
            </w:r>
          </w:p>
        </w:tc>
        <w:tc>
          <w:tcPr>
            <w:tcW w:w="5929" w:type="dxa"/>
            <w:tcBorders>
              <w:top w:val="single" w:sz="6" w:space="0" w:color="AAAAAA"/>
              <w:left w:val="single" w:sz="6" w:space="0" w:color="AAAAAA"/>
              <w:bottom w:val="single" w:sz="6" w:space="0" w:color="AAAAAA"/>
              <w:right w:val="single" w:sz="6" w:space="0" w:color="AAAAAA"/>
            </w:tcBorders>
            <w:hideMark/>
          </w:tcPr>
          <w:p w14:paraId="4E9F04C0" w14:textId="63C0E4F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N,N'-</w:t>
            </w:r>
            <w:proofErr w:type="spellStart"/>
            <w:r w:rsidRPr="00B824F9">
              <w:rPr>
                <w:rFonts w:ascii="Arial" w:eastAsia="宋体" w:hAnsi="Arial" w:cs="Arial"/>
                <w:sz w:val="18"/>
                <w:szCs w:val="18"/>
                <w:lang w:eastAsia="ja-JP"/>
              </w:rPr>
              <w:t>Diisopropylcarbodiimide</w:t>
            </w:r>
            <w:proofErr w:type="spellEnd"/>
            <w:r w:rsidRPr="00B824F9">
              <w:rPr>
                <w:rFonts w:ascii="Arial" w:eastAsia="宋体" w:hAnsi="Arial" w:cs="Arial"/>
                <w:sz w:val="18"/>
                <w:szCs w:val="18"/>
                <w:lang w:eastAsia="ja-JP"/>
              </w:rPr>
              <w:t xml:space="preserve"> </w:t>
            </w:r>
          </w:p>
        </w:tc>
      </w:tr>
      <w:tr w:rsidR="00B824F9" w:rsidRPr="0075456A" w14:paraId="6314E83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678F932" w14:textId="67BECE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DIPEA</w:t>
            </w:r>
          </w:p>
        </w:tc>
        <w:tc>
          <w:tcPr>
            <w:tcW w:w="5929" w:type="dxa"/>
            <w:tcBorders>
              <w:top w:val="single" w:sz="6" w:space="0" w:color="AAAAAA"/>
              <w:left w:val="single" w:sz="6" w:space="0" w:color="AAAAAA"/>
              <w:bottom w:val="single" w:sz="6" w:space="0" w:color="AAAAAA"/>
              <w:right w:val="single" w:sz="6" w:space="0" w:color="AAAAAA"/>
            </w:tcBorders>
            <w:hideMark/>
          </w:tcPr>
          <w:p w14:paraId="29FCD21A" w14:textId="04BCB070" w:rsidR="00B824F9" w:rsidRPr="00B824F9" w:rsidRDefault="00B824F9" w:rsidP="00B824F9">
            <w:pPr>
              <w:spacing w:after="0" w:line="240" w:lineRule="auto"/>
              <w:jc w:val="both"/>
              <w:textAlignment w:val="baseline"/>
              <w:rPr>
                <w:rFonts w:ascii="Arial" w:eastAsia="Times New Roman" w:hAnsi="Arial" w:cs="Arial"/>
                <w:sz w:val="18"/>
                <w:szCs w:val="18"/>
              </w:rPr>
            </w:pPr>
            <w:commentRangeStart w:id="46"/>
            <w:r w:rsidRPr="00B824F9">
              <w:rPr>
                <w:rStyle w:val="af5"/>
                <w:rFonts w:ascii="Arial" w:eastAsia="Arial" w:hAnsi="Arial" w:cs="Arial"/>
                <w:color w:val="0000FF"/>
                <w:sz w:val="18"/>
                <w:szCs w:val="18"/>
              </w:rPr>
              <w:commentReference w:id="47"/>
            </w:r>
            <w:commentRangeEnd w:id="46"/>
            <w:r w:rsidRPr="00B824F9">
              <w:rPr>
                <w:rStyle w:val="af5"/>
                <w:rFonts w:ascii="Arial" w:hAnsi="Arial" w:cs="Arial"/>
                <w:sz w:val="18"/>
                <w:szCs w:val="18"/>
              </w:rPr>
              <w:commentReference w:id="46"/>
            </w:r>
            <w:proofErr w:type="spellStart"/>
            <w:r w:rsidRPr="00B824F9">
              <w:rPr>
                <w:rFonts w:ascii="Arial" w:eastAsia="Arial" w:hAnsi="Arial" w:cs="Arial"/>
                <w:color w:val="0000FF"/>
                <w:sz w:val="18"/>
                <w:szCs w:val="18"/>
              </w:rPr>
              <w:t>Ethyldiisopropylamine</w:t>
            </w:r>
            <w:proofErr w:type="spellEnd"/>
          </w:p>
        </w:tc>
      </w:tr>
      <w:tr w:rsidR="00B824F9" w:rsidRPr="0075456A" w14:paraId="198C489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41E603A" w14:textId="19DE19D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DMF</w:t>
            </w:r>
          </w:p>
        </w:tc>
        <w:tc>
          <w:tcPr>
            <w:tcW w:w="5929" w:type="dxa"/>
            <w:tcBorders>
              <w:top w:val="single" w:sz="6" w:space="0" w:color="AAAAAA"/>
              <w:left w:val="single" w:sz="6" w:space="0" w:color="AAAAAA"/>
              <w:bottom w:val="single" w:sz="6" w:space="0" w:color="AAAAAA"/>
              <w:right w:val="single" w:sz="6" w:space="0" w:color="AAAAAA"/>
            </w:tcBorders>
            <w:hideMark/>
          </w:tcPr>
          <w:p w14:paraId="0C5E5269" w14:textId="3530299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N,N-</w:t>
            </w:r>
            <w:proofErr w:type="spellStart"/>
            <w:r w:rsidRPr="00B824F9">
              <w:rPr>
                <w:rFonts w:ascii="Arial" w:eastAsia="宋体" w:hAnsi="Arial" w:cs="Arial"/>
                <w:sz w:val="18"/>
                <w:szCs w:val="18"/>
                <w:lang w:eastAsia="ja-JP"/>
              </w:rPr>
              <w:t>Dimethylformamide</w:t>
            </w:r>
            <w:proofErr w:type="spellEnd"/>
            <w:r w:rsidRPr="00B824F9">
              <w:rPr>
                <w:rFonts w:ascii="Arial" w:eastAsia="宋体" w:hAnsi="Arial" w:cs="Arial"/>
                <w:sz w:val="18"/>
                <w:szCs w:val="18"/>
                <w:lang w:eastAsia="ja-JP"/>
              </w:rPr>
              <w:t xml:space="preserve"> </w:t>
            </w:r>
          </w:p>
        </w:tc>
      </w:tr>
      <w:tr w:rsidR="00B824F9" w:rsidRPr="0075456A" w14:paraId="689A3C4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CA4092" w14:textId="18B97A6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DS</w:t>
            </w:r>
          </w:p>
        </w:tc>
        <w:tc>
          <w:tcPr>
            <w:tcW w:w="5929" w:type="dxa"/>
            <w:tcBorders>
              <w:top w:val="single" w:sz="6" w:space="0" w:color="AAAAAA"/>
              <w:left w:val="single" w:sz="6" w:space="0" w:color="AAAAAA"/>
              <w:bottom w:val="single" w:sz="6" w:space="0" w:color="AAAAAA"/>
              <w:right w:val="single" w:sz="6" w:space="0" w:color="AAAAAA"/>
            </w:tcBorders>
            <w:hideMark/>
          </w:tcPr>
          <w:p w14:paraId="2B1BE7D9" w14:textId="6C3AEC4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Drug Substance</w:t>
            </w:r>
          </w:p>
        </w:tc>
      </w:tr>
      <w:tr w:rsidR="00B824F9" w:rsidRPr="0075456A" w14:paraId="6526F7A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006944F" w14:textId="0C6AA47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EHS</w:t>
            </w:r>
          </w:p>
        </w:tc>
        <w:tc>
          <w:tcPr>
            <w:tcW w:w="5929" w:type="dxa"/>
            <w:tcBorders>
              <w:top w:val="single" w:sz="6" w:space="0" w:color="AAAAAA"/>
              <w:left w:val="single" w:sz="6" w:space="0" w:color="AAAAAA"/>
              <w:bottom w:val="single" w:sz="6" w:space="0" w:color="AAAAAA"/>
              <w:right w:val="single" w:sz="6" w:space="0" w:color="AAAAAA"/>
            </w:tcBorders>
            <w:hideMark/>
          </w:tcPr>
          <w:p w14:paraId="1774567F" w14:textId="358E1EE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Environment, Health and Safety</w:t>
            </w:r>
          </w:p>
        </w:tc>
      </w:tr>
      <w:tr w:rsidR="00B824F9" w:rsidRPr="0075456A" w14:paraId="0739C90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F81EBA" w14:textId="371CD8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EA</w:t>
            </w:r>
          </w:p>
        </w:tc>
        <w:tc>
          <w:tcPr>
            <w:tcW w:w="5929" w:type="dxa"/>
            <w:tcBorders>
              <w:top w:val="single" w:sz="6" w:space="0" w:color="AAAAAA"/>
              <w:left w:val="single" w:sz="6" w:space="0" w:color="AAAAAA"/>
              <w:bottom w:val="single" w:sz="6" w:space="0" w:color="AAAAAA"/>
              <w:right w:val="single" w:sz="6" w:space="0" w:color="AAAAAA"/>
            </w:tcBorders>
            <w:hideMark/>
          </w:tcPr>
          <w:p w14:paraId="23BF9166" w14:textId="6C497D7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Ethyl acetate</w:t>
            </w:r>
          </w:p>
        </w:tc>
      </w:tr>
      <w:tr w:rsidR="00B824F9" w:rsidRPr="0075456A" w14:paraId="1BE6576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E7EC5B5" w14:textId="169F8F6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ESA</w:t>
            </w:r>
          </w:p>
        </w:tc>
        <w:tc>
          <w:tcPr>
            <w:tcW w:w="5929" w:type="dxa"/>
            <w:tcBorders>
              <w:top w:val="single" w:sz="6" w:space="0" w:color="AAAAAA"/>
              <w:left w:val="single" w:sz="6" w:space="0" w:color="AAAAAA"/>
              <w:bottom w:val="single" w:sz="6" w:space="0" w:color="AAAAAA"/>
              <w:right w:val="single" w:sz="6" w:space="0" w:color="AAAAAA"/>
            </w:tcBorders>
            <w:hideMark/>
          </w:tcPr>
          <w:p w14:paraId="70738C9D" w14:textId="5AF2F89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Equipment Suitability Analysis</w:t>
            </w:r>
          </w:p>
        </w:tc>
      </w:tr>
      <w:tr w:rsidR="00B824F9" w:rsidRPr="0075456A" w14:paraId="6BA8BDA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EB3C156" w14:textId="72477343"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Fmoc</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010D05EB" w14:textId="223F32C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9-Fluorenylmethyloxycarbonyl </w:t>
            </w:r>
          </w:p>
        </w:tc>
      </w:tr>
      <w:tr w:rsidR="00B824F9" w:rsidRPr="0075456A" w14:paraId="13F79FCB"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3804267" w14:textId="4791E3BB"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IPAc</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2A80382B" w14:textId="4D7EF8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Isopropyl acetate</w:t>
            </w:r>
          </w:p>
        </w:tc>
      </w:tr>
      <w:tr w:rsidR="00B824F9" w:rsidRPr="0075456A" w14:paraId="525E42F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DB9DDE1" w14:textId="4DFC81E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IPC</w:t>
            </w:r>
          </w:p>
        </w:tc>
        <w:tc>
          <w:tcPr>
            <w:tcW w:w="5929" w:type="dxa"/>
            <w:tcBorders>
              <w:top w:val="single" w:sz="6" w:space="0" w:color="AAAAAA"/>
              <w:left w:val="single" w:sz="6" w:space="0" w:color="AAAAAA"/>
              <w:bottom w:val="single" w:sz="6" w:space="0" w:color="AAAAAA"/>
              <w:right w:val="single" w:sz="6" w:space="0" w:color="AAAAAA"/>
            </w:tcBorders>
            <w:hideMark/>
          </w:tcPr>
          <w:p w14:paraId="7E81BDE0" w14:textId="1295724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In-Process Control</w:t>
            </w:r>
          </w:p>
        </w:tc>
      </w:tr>
      <w:tr w:rsidR="00B824F9" w:rsidRPr="0075456A" w14:paraId="46FD54E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EFE370F" w14:textId="42F941F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LDPE</w:t>
            </w:r>
          </w:p>
        </w:tc>
        <w:tc>
          <w:tcPr>
            <w:tcW w:w="5929" w:type="dxa"/>
            <w:tcBorders>
              <w:top w:val="single" w:sz="6" w:space="0" w:color="AAAAAA"/>
              <w:left w:val="single" w:sz="6" w:space="0" w:color="AAAAAA"/>
              <w:bottom w:val="single" w:sz="6" w:space="0" w:color="AAAAAA"/>
              <w:right w:val="single" w:sz="6" w:space="0" w:color="AAAAAA"/>
            </w:tcBorders>
            <w:hideMark/>
          </w:tcPr>
          <w:p w14:paraId="6992FCE9" w14:textId="7025D5D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Low density polyethylene</w:t>
            </w:r>
          </w:p>
        </w:tc>
      </w:tr>
      <w:tr w:rsidR="00B824F9" w:rsidRPr="0075456A" w14:paraId="08CB29F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FAF0F16" w14:textId="6CC42D0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LOD</w:t>
            </w:r>
          </w:p>
        </w:tc>
        <w:tc>
          <w:tcPr>
            <w:tcW w:w="5929" w:type="dxa"/>
            <w:tcBorders>
              <w:top w:val="single" w:sz="6" w:space="0" w:color="AAAAAA"/>
              <w:left w:val="single" w:sz="6" w:space="0" w:color="AAAAAA"/>
              <w:bottom w:val="single" w:sz="6" w:space="0" w:color="AAAAAA"/>
              <w:right w:val="single" w:sz="6" w:space="0" w:color="AAAAAA"/>
            </w:tcBorders>
            <w:hideMark/>
          </w:tcPr>
          <w:p w14:paraId="79E2B1C7" w14:textId="46B8B2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Loss on Drying</w:t>
            </w:r>
          </w:p>
        </w:tc>
      </w:tr>
      <w:tr w:rsidR="00B824F9" w:rsidRPr="0075456A" w14:paraId="586F578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5168AC6" w14:textId="2780F72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MOC</w:t>
            </w:r>
          </w:p>
        </w:tc>
        <w:tc>
          <w:tcPr>
            <w:tcW w:w="5929" w:type="dxa"/>
            <w:tcBorders>
              <w:top w:val="single" w:sz="6" w:space="0" w:color="AAAAAA"/>
              <w:left w:val="single" w:sz="6" w:space="0" w:color="AAAAAA"/>
              <w:bottom w:val="single" w:sz="6" w:space="0" w:color="AAAAAA"/>
              <w:right w:val="single" w:sz="6" w:space="0" w:color="AAAAAA"/>
            </w:tcBorders>
            <w:hideMark/>
          </w:tcPr>
          <w:p w14:paraId="7CD6D326" w14:textId="0F808AF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Material of Construction</w:t>
            </w:r>
          </w:p>
        </w:tc>
      </w:tr>
      <w:tr w:rsidR="00B824F9" w:rsidRPr="0075456A" w14:paraId="2ED9AE7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27CF60F" w14:textId="075EAD5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MOR</w:t>
            </w:r>
          </w:p>
        </w:tc>
        <w:tc>
          <w:tcPr>
            <w:tcW w:w="5929" w:type="dxa"/>
            <w:tcBorders>
              <w:top w:val="single" w:sz="6" w:space="0" w:color="AAAAAA"/>
              <w:left w:val="single" w:sz="6" w:space="0" w:color="AAAAAA"/>
              <w:bottom w:val="single" w:sz="6" w:space="0" w:color="AAAAAA"/>
              <w:right w:val="single" w:sz="6" w:space="0" w:color="AAAAAA"/>
            </w:tcBorders>
            <w:hideMark/>
          </w:tcPr>
          <w:p w14:paraId="4EF88380" w14:textId="1FECBC4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Master Operation Record</w:t>
            </w:r>
          </w:p>
        </w:tc>
      </w:tr>
      <w:tr w:rsidR="00B824F9" w:rsidRPr="0075456A" w14:paraId="47D5995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0074427" w14:textId="08605AA0"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MeOH</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61CE7118" w14:textId="46263E2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Methanol</w:t>
            </w:r>
          </w:p>
        </w:tc>
      </w:tr>
      <w:tr w:rsidR="00B824F9" w:rsidRPr="0075456A" w14:paraId="4E69372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8683621" w14:textId="397AA9E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MTBE</w:t>
            </w:r>
          </w:p>
        </w:tc>
        <w:tc>
          <w:tcPr>
            <w:tcW w:w="5929" w:type="dxa"/>
            <w:tcBorders>
              <w:top w:val="single" w:sz="6" w:space="0" w:color="AAAAAA"/>
              <w:left w:val="single" w:sz="6" w:space="0" w:color="AAAAAA"/>
              <w:bottom w:val="single" w:sz="6" w:space="0" w:color="AAAAAA"/>
              <w:right w:val="single" w:sz="6" w:space="0" w:color="AAAAAA"/>
            </w:tcBorders>
            <w:hideMark/>
          </w:tcPr>
          <w:p w14:paraId="00F1918B" w14:textId="4EAA0A3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Methyl </w:t>
            </w:r>
            <w:proofErr w:type="spellStart"/>
            <w:r w:rsidRPr="00B824F9">
              <w:rPr>
                <w:rFonts w:ascii="Arial" w:eastAsia="宋体" w:hAnsi="Arial" w:cs="Arial"/>
                <w:sz w:val="18"/>
                <w:szCs w:val="18"/>
                <w:lang w:eastAsia="ja-JP"/>
              </w:rPr>
              <w:t>tert</w:t>
            </w:r>
            <w:proofErr w:type="spellEnd"/>
            <w:r w:rsidRPr="00B824F9">
              <w:rPr>
                <w:rFonts w:ascii="Arial" w:eastAsia="宋体" w:hAnsi="Arial" w:cs="Arial"/>
                <w:sz w:val="18"/>
                <w:szCs w:val="18"/>
                <w:lang w:eastAsia="ja-JP"/>
              </w:rPr>
              <w:t>-butyl ether</w:t>
            </w:r>
          </w:p>
        </w:tc>
      </w:tr>
      <w:tr w:rsidR="00B824F9" w:rsidRPr="0075456A" w14:paraId="4635AE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756261" w14:textId="3F6984B8"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Oxyma</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734C03AB" w14:textId="21CC920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Ethyl </w:t>
            </w:r>
            <w:proofErr w:type="spellStart"/>
            <w:r w:rsidRPr="00B824F9">
              <w:rPr>
                <w:rFonts w:ascii="Arial" w:eastAsia="宋体" w:hAnsi="Arial" w:cs="Arial"/>
                <w:sz w:val="18"/>
                <w:szCs w:val="18"/>
                <w:lang w:eastAsia="ja-JP"/>
              </w:rPr>
              <w:t>cyano</w:t>
            </w:r>
            <w:proofErr w:type="spellEnd"/>
            <w:r w:rsidRPr="00B824F9">
              <w:rPr>
                <w:rFonts w:ascii="Arial" w:eastAsia="宋体" w:hAnsi="Arial" w:cs="Arial"/>
                <w:sz w:val="18"/>
                <w:szCs w:val="18"/>
                <w:lang w:eastAsia="ja-JP"/>
              </w:rPr>
              <w:t>(</w:t>
            </w:r>
            <w:proofErr w:type="spellStart"/>
            <w:r w:rsidRPr="00B824F9">
              <w:rPr>
                <w:rFonts w:ascii="Arial" w:eastAsia="宋体" w:hAnsi="Arial" w:cs="Arial"/>
                <w:sz w:val="18"/>
                <w:szCs w:val="18"/>
                <w:lang w:eastAsia="ja-JP"/>
              </w:rPr>
              <w:t>hydroxyimino</w:t>
            </w:r>
            <w:proofErr w:type="spellEnd"/>
            <w:r w:rsidRPr="00B824F9">
              <w:rPr>
                <w:rFonts w:ascii="Arial" w:eastAsia="宋体" w:hAnsi="Arial" w:cs="Arial"/>
                <w:sz w:val="18"/>
                <w:szCs w:val="18"/>
                <w:lang w:eastAsia="ja-JP"/>
              </w:rPr>
              <w:t>)acetate-2-oxime</w:t>
            </w:r>
          </w:p>
        </w:tc>
      </w:tr>
      <w:tr w:rsidR="00B824F9" w:rsidRPr="0075456A" w14:paraId="0487D44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4766C1C" w14:textId="16EFDA3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OEB</w:t>
            </w:r>
          </w:p>
        </w:tc>
        <w:tc>
          <w:tcPr>
            <w:tcW w:w="5929" w:type="dxa"/>
            <w:tcBorders>
              <w:top w:val="single" w:sz="6" w:space="0" w:color="AAAAAA"/>
              <w:left w:val="single" w:sz="6" w:space="0" w:color="AAAAAA"/>
              <w:bottom w:val="single" w:sz="6" w:space="0" w:color="AAAAAA"/>
              <w:right w:val="single" w:sz="6" w:space="0" w:color="AAAAAA"/>
            </w:tcBorders>
            <w:hideMark/>
          </w:tcPr>
          <w:p w14:paraId="1E1E1E94" w14:textId="2842931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Occupational exposure band</w:t>
            </w:r>
          </w:p>
        </w:tc>
      </w:tr>
      <w:tr w:rsidR="00B824F9" w:rsidRPr="0075456A" w14:paraId="5E75131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9E790B1" w14:textId="42A877D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OOS</w:t>
            </w:r>
          </w:p>
        </w:tc>
        <w:tc>
          <w:tcPr>
            <w:tcW w:w="5929" w:type="dxa"/>
            <w:tcBorders>
              <w:top w:val="single" w:sz="6" w:space="0" w:color="AAAAAA"/>
              <w:left w:val="single" w:sz="6" w:space="0" w:color="AAAAAA"/>
              <w:bottom w:val="single" w:sz="6" w:space="0" w:color="AAAAAA"/>
              <w:right w:val="single" w:sz="6" w:space="0" w:color="AAAAAA"/>
            </w:tcBorders>
            <w:hideMark/>
          </w:tcPr>
          <w:p w14:paraId="73A6BB87" w14:textId="1C27D38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Out of Specification</w:t>
            </w:r>
          </w:p>
        </w:tc>
      </w:tr>
      <w:tr w:rsidR="00B824F9" w:rsidRPr="0075456A" w14:paraId="5ED54B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C6A4CAB" w14:textId="28BB8E7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PFD</w:t>
            </w:r>
          </w:p>
        </w:tc>
        <w:tc>
          <w:tcPr>
            <w:tcW w:w="5929" w:type="dxa"/>
            <w:tcBorders>
              <w:top w:val="single" w:sz="6" w:space="0" w:color="AAAAAA"/>
              <w:left w:val="single" w:sz="6" w:space="0" w:color="AAAAAA"/>
              <w:bottom w:val="single" w:sz="6" w:space="0" w:color="AAAAAA"/>
              <w:right w:val="single" w:sz="6" w:space="0" w:color="AAAAAA"/>
            </w:tcBorders>
            <w:hideMark/>
          </w:tcPr>
          <w:p w14:paraId="250C2ADE" w14:textId="65C3B22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Flow Document</w:t>
            </w:r>
          </w:p>
        </w:tc>
      </w:tr>
      <w:tr w:rsidR="00B824F9" w:rsidRPr="0075456A" w14:paraId="3F12EE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7CFD085" w14:textId="0EDD778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PHA</w:t>
            </w:r>
          </w:p>
        </w:tc>
        <w:tc>
          <w:tcPr>
            <w:tcW w:w="5929" w:type="dxa"/>
            <w:tcBorders>
              <w:top w:val="single" w:sz="6" w:space="0" w:color="AAAAAA"/>
              <w:left w:val="single" w:sz="6" w:space="0" w:color="AAAAAA"/>
              <w:bottom w:val="single" w:sz="6" w:space="0" w:color="AAAAAA"/>
              <w:right w:val="single" w:sz="6" w:space="0" w:color="AAAAAA"/>
            </w:tcBorders>
            <w:hideMark/>
          </w:tcPr>
          <w:p w14:paraId="3A7F41FA" w14:textId="5BC793A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Hazard Analysis</w:t>
            </w:r>
          </w:p>
        </w:tc>
      </w:tr>
      <w:tr w:rsidR="00B824F9" w:rsidRPr="0075456A" w14:paraId="1912AA3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2357284" w14:textId="12774468"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PyBOP</w:t>
            </w:r>
            <w:proofErr w:type="spellEnd"/>
          </w:p>
        </w:tc>
        <w:tc>
          <w:tcPr>
            <w:tcW w:w="5929" w:type="dxa"/>
            <w:tcBorders>
              <w:top w:val="single" w:sz="6" w:space="0" w:color="AAAAAA"/>
              <w:left w:val="single" w:sz="6" w:space="0" w:color="AAAAAA"/>
              <w:bottom w:val="single" w:sz="6" w:space="0" w:color="AAAAAA"/>
              <w:right w:val="single" w:sz="6" w:space="0" w:color="AAAAAA"/>
            </w:tcBorders>
          </w:tcPr>
          <w:p w14:paraId="2776F145" w14:textId="048817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Benzotriazol-1-yl-oxytripyrrolidinophosphonium </w:t>
            </w:r>
            <w:proofErr w:type="spellStart"/>
            <w:r w:rsidRPr="00B824F9">
              <w:rPr>
                <w:rFonts w:ascii="Arial" w:eastAsia="宋体" w:hAnsi="Arial" w:cs="Arial"/>
                <w:sz w:val="18"/>
                <w:szCs w:val="18"/>
                <w:lang w:eastAsia="ja-JP"/>
              </w:rPr>
              <w:t>hexafluorophosphate</w:t>
            </w:r>
            <w:proofErr w:type="spellEnd"/>
          </w:p>
        </w:tc>
      </w:tr>
      <w:tr w:rsidR="00B824F9" w:rsidRPr="0075456A" w14:paraId="7D507DF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367C6F6" w14:textId="73EB52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PPQ</w:t>
            </w:r>
          </w:p>
        </w:tc>
        <w:tc>
          <w:tcPr>
            <w:tcW w:w="5929" w:type="dxa"/>
            <w:tcBorders>
              <w:top w:val="single" w:sz="6" w:space="0" w:color="AAAAAA"/>
              <w:left w:val="single" w:sz="6" w:space="0" w:color="AAAAAA"/>
              <w:bottom w:val="single" w:sz="6" w:space="0" w:color="AAAAAA"/>
              <w:right w:val="single" w:sz="6" w:space="0" w:color="AAAAAA"/>
            </w:tcBorders>
          </w:tcPr>
          <w:p w14:paraId="5F488CDA" w14:textId="25B6D3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Performance Qualification</w:t>
            </w:r>
          </w:p>
        </w:tc>
      </w:tr>
      <w:tr w:rsidR="00B824F9" w:rsidRPr="0075456A" w14:paraId="36DDB38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99FCC2B" w14:textId="71EED3F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QA</w:t>
            </w:r>
          </w:p>
        </w:tc>
        <w:tc>
          <w:tcPr>
            <w:tcW w:w="5929" w:type="dxa"/>
            <w:tcBorders>
              <w:top w:val="single" w:sz="6" w:space="0" w:color="AAAAAA"/>
              <w:left w:val="single" w:sz="6" w:space="0" w:color="AAAAAA"/>
              <w:bottom w:val="single" w:sz="6" w:space="0" w:color="AAAAAA"/>
              <w:right w:val="single" w:sz="6" w:space="0" w:color="AAAAAA"/>
            </w:tcBorders>
          </w:tcPr>
          <w:p w14:paraId="4268504F" w14:textId="72479D9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Assurance</w:t>
            </w:r>
          </w:p>
        </w:tc>
      </w:tr>
      <w:tr w:rsidR="00B824F9" w:rsidRPr="0075456A" w14:paraId="50D468D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58DB804" w14:textId="4076E1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QC</w:t>
            </w:r>
          </w:p>
        </w:tc>
        <w:tc>
          <w:tcPr>
            <w:tcW w:w="5929" w:type="dxa"/>
            <w:tcBorders>
              <w:top w:val="single" w:sz="6" w:space="0" w:color="AAAAAA"/>
              <w:left w:val="single" w:sz="6" w:space="0" w:color="AAAAAA"/>
              <w:bottom w:val="single" w:sz="6" w:space="0" w:color="AAAAAA"/>
              <w:right w:val="single" w:sz="6" w:space="0" w:color="AAAAAA"/>
            </w:tcBorders>
          </w:tcPr>
          <w:p w14:paraId="48D93BB5" w14:textId="2BBFB93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Control</w:t>
            </w:r>
          </w:p>
        </w:tc>
      </w:tr>
      <w:tr w:rsidR="00B824F9" w:rsidRPr="0075456A" w14:paraId="4E4D88E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16C4A59" w14:textId="7530BEA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RA</w:t>
            </w:r>
          </w:p>
        </w:tc>
        <w:tc>
          <w:tcPr>
            <w:tcW w:w="5929" w:type="dxa"/>
            <w:tcBorders>
              <w:top w:val="single" w:sz="6" w:space="0" w:color="AAAAAA"/>
              <w:left w:val="single" w:sz="6" w:space="0" w:color="AAAAAA"/>
              <w:bottom w:val="single" w:sz="6" w:space="0" w:color="AAAAAA"/>
              <w:right w:val="single" w:sz="6" w:space="0" w:color="AAAAAA"/>
            </w:tcBorders>
          </w:tcPr>
          <w:p w14:paraId="226D1864" w14:textId="6A0FFB4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Risk Assessment</w:t>
            </w:r>
          </w:p>
        </w:tc>
      </w:tr>
      <w:tr w:rsidR="00B824F9" w:rsidRPr="0075456A" w14:paraId="424924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A28991F" w14:textId="02283D3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RSM</w:t>
            </w:r>
          </w:p>
        </w:tc>
        <w:tc>
          <w:tcPr>
            <w:tcW w:w="5929" w:type="dxa"/>
            <w:tcBorders>
              <w:top w:val="single" w:sz="6" w:space="0" w:color="AAAAAA"/>
              <w:left w:val="single" w:sz="6" w:space="0" w:color="AAAAAA"/>
              <w:bottom w:val="single" w:sz="6" w:space="0" w:color="AAAAAA"/>
              <w:right w:val="single" w:sz="6" w:space="0" w:color="AAAAAA"/>
            </w:tcBorders>
          </w:tcPr>
          <w:p w14:paraId="72870EA1" w14:textId="5CC25AE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Registered Starting Material</w:t>
            </w:r>
          </w:p>
        </w:tc>
      </w:tr>
      <w:tr w:rsidR="00B824F9" w:rsidRPr="0075456A" w14:paraId="2D04456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43B8937" w14:textId="2727030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SPPS</w:t>
            </w:r>
          </w:p>
        </w:tc>
        <w:tc>
          <w:tcPr>
            <w:tcW w:w="5929" w:type="dxa"/>
            <w:tcBorders>
              <w:top w:val="single" w:sz="6" w:space="0" w:color="AAAAAA"/>
              <w:left w:val="single" w:sz="6" w:space="0" w:color="AAAAAA"/>
              <w:bottom w:val="single" w:sz="6" w:space="0" w:color="AAAAAA"/>
              <w:right w:val="single" w:sz="6" w:space="0" w:color="AAAAAA"/>
            </w:tcBorders>
          </w:tcPr>
          <w:p w14:paraId="1B0BC153" w14:textId="1EACE9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Solid Phase Peptide Synthesis</w:t>
            </w:r>
          </w:p>
        </w:tc>
      </w:tr>
      <w:tr w:rsidR="00B824F9" w:rsidRPr="0075456A" w14:paraId="74EB037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57B6045" w14:textId="6A77936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lastRenderedPageBreak/>
              <w:t>SS</w:t>
            </w:r>
          </w:p>
        </w:tc>
        <w:tc>
          <w:tcPr>
            <w:tcW w:w="5929" w:type="dxa"/>
            <w:tcBorders>
              <w:top w:val="single" w:sz="6" w:space="0" w:color="AAAAAA"/>
              <w:left w:val="single" w:sz="6" w:space="0" w:color="AAAAAA"/>
              <w:bottom w:val="single" w:sz="6" w:space="0" w:color="AAAAAA"/>
              <w:right w:val="single" w:sz="6" w:space="0" w:color="AAAAAA"/>
            </w:tcBorders>
          </w:tcPr>
          <w:p w14:paraId="3928FFD3" w14:textId="085F24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Stainless Steel</w:t>
            </w:r>
          </w:p>
        </w:tc>
      </w:tr>
      <w:tr w:rsidR="00B824F9" w:rsidRPr="0075456A" w14:paraId="6B05AE1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C15D4C1" w14:textId="45155C6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TS/MS</w:t>
            </w:r>
          </w:p>
        </w:tc>
        <w:tc>
          <w:tcPr>
            <w:tcW w:w="5929" w:type="dxa"/>
            <w:tcBorders>
              <w:top w:val="single" w:sz="6" w:space="0" w:color="AAAAAA"/>
              <w:left w:val="single" w:sz="6" w:space="0" w:color="AAAAAA"/>
              <w:bottom w:val="single" w:sz="6" w:space="0" w:color="AAAAAA"/>
              <w:right w:val="single" w:sz="6" w:space="0" w:color="AAAAAA"/>
            </w:tcBorders>
          </w:tcPr>
          <w:p w14:paraId="6C8FFDBA" w14:textId="5F87489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Technical Services / Manufacturing Science</w:t>
            </w:r>
          </w:p>
        </w:tc>
      </w:tr>
      <w:tr w:rsidR="00B824F9" w:rsidRPr="0075456A" w14:paraId="043A14C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D238963" w14:textId="63F7B86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TFA</w:t>
            </w:r>
          </w:p>
        </w:tc>
        <w:tc>
          <w:tcPr>
            <w:tcW w:w="5929" w:type="dxa"/>
            <w:tcBorders>
              <w:top w:val="single" w:sz="6" w:space="0" w:color="AAAAAA"/>
              <w:left w:val="single" w:sz="6" w:space="0" w:color="AAAAAA"/>
              <w:bottom w:val="single" w:sz="6" w:space="0" w:color="AAAAAA"/>
              <w:right w:val="single" w:sz="6" w:space="0" w:color="AAAAAA"/>
            </w:tcBorders>
          </w:tcPr>
          <w:p w14:paraId="175A74A8" w14:textId="3169CCBD"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Trifluoroacetic</w:t>
            </w:r>
            <w:proofErr w:type="spellEnd"/>
            <w:r w:rsidRPr="00B824F9">
              <w:rPr>
                <w:rFonts w:ascii="Arial" w:eastAsia="宋体" w:hAnsi="Arial" w:cs="Arial"/>
                <w:sz w:val="18"/>
                <w:szCs w:val="18"/>
                <w:lang w:eastAsia="ja-JP"/>
              </w:rPr>
              <w:t xml:space="preserve"> acid</w:t>
            </w:r>
          </w:p>
        </w:tc>
      </w:tr>
      <w:tr w:rsidR="00B824F9" w:rsidRPr="0075456A" w14:paraId="35304C2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EE35836" w14:textId="42E0448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UPLC</w:t>
            </w:r>
          </w:p>
        </w:tc>
        <w:tc>
          <w:tcPr>
            <w:tcW w:w="5929" w:type="dxa"/>
            <w:tcBorders>
              <w:top w:val="single" w:sz="6" w:space="0" w:color="AAAAAA"/>
              <w:left w:val="single" w:sz="6" w:space="0" w:color="AAAAAA"/>
              <w:bottom w:val="single" w:sz="6" w:space="0" w:color="AAAAAA"/>
              <w:right w:val="single" w:sz="6" w:space="0" w:color="AAAAAA"/>
            </w:tcBorders>
          </w:tcPr>
          <w:p w14:paraId="72BC19A2" w14:textId="30B1CF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Ultra High-Performance Liquid Chromatography</w:t>
            </w:r>
          </w:p>
        </w:tc>
      </w:tr>
      <w:tr w:rsidR="00B824F9" w:rsidRPr="0075456A" w14:paraId="1EBFC8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6B11485" w14:textId="30600D2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VMP</w:t>
            </w:r>
          </w:p>
        </w:tc>
        <w:tc>
          <w:tcPr>
            <w:tcW w:w="5929" w:type="dxa"/>
            <w:tcBorders>
              <w:top w:val="single" w:sz="6" w:space="0" w:color="AAAAAA"/>
              <w:left w:val="single" w:sz="6" w:space="0" w:color="AAAAAA"/>
              <w:bottom w:val="single" w:sz="6" w:space="0" w:color="AAAAAA"/>
              <w:right w:val="single" w:sz="6" w:space="0" w:color="AAAAAA"/>
            </w:tcBorders>
          </w:tcPr>
          <w:p w14:paraId="326D1B5F" w14:textId="6FE60B5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Validation Master Plan</w:t>
            </w:r>
          </w:p>
        </w:tc>
      </w:tr>
      <w:tr w:rsidR="00B824F9" w:rsidRPr="0075456A" w14:paraId="5B2D88C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9D25D36" w14:textId="674E68A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2-CTC</w:t>
            </w:r>
          </w:p>
        </w:tc>
        <w:tc>
          <w:tcPr>
            <w:tcW w:w="5929" w:type="dxa"/>
            <w:tcBorders>
              <w:top w:val="single" w:sz="6" w:space="0" w:color="AAAAAA"/>
              <w:left w:val="single" w:sz="6" w:space="0" w:color="AAAAAA"/>
              <w:bottom w:val="single" w:sz="6" w:space="0" w:color="AAAAAA"/>
              <w:right w:val="single" w:sz="6" w:space="0" w:color="AAAAAA"/>
            </w:tcBorders>
          </w:tcPr>
          <w:p w14:paraId="464EE17E" w14:textId="4611399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2_Chlorotrityl Chloride Resin </w:t>
            </w:r>
          </w:p>
        </w:tc>
      </w:tr>
    </w:tbl>
    <w:p w14:paraId="3437B37D" w14:textId="34A29C70" w:rsidR="007C71B9" w:rsidRDefault="007C71B9" w:rsidP="005A4DDF">
      <w:pPr>
        <w:spacing w:after="0" w:line="240" w:lineRule="auto"/>
        <w:textAlignment w:val="baseline"/>
        <w:rPr>
          <w:rFonts w:ascii="Arial" w:hAnsi="Arial" w:cs="Arial"/>
          <w:sz w:val="18"/>
          <w:szCs w:val="18"/>
        </w:rPr>
      </w:pPr>
    </w:p>
    <w:p w14:paraId="5D584143" w14:textId="7364AFE4" w:rsidR="00034715" w:rsidRDefault="00034715" w:rsidP="005A4DDF">
      <w:pPr>
        <w:spacing w:after="0" w:line="240" w:lineRule="auto"/>
        <w:textAlignment w:val="baseline"/>
        <w:rPr>
          <w:rFonts w:ascii="Arial" w:hAnsi="Arial" w:cs="Arial"/>
          <w:sz w:val="18"/>
          <w:szCs w:val="18"/>
        </w:rPr>
      </w:pPr>
    </w:p>
    <w:p w14:paraId="78BCB21D" w14:textId="77777777" w:rsidR="00034715" w:rsidRPr="00034715" w:rsidRDefault="00034715" w:rsidP="005A4DDF">
      <w:pPr>
        <w:spacing w:after="0" w:line="240" w:lineRule="auto"/>
        <w:textAlignment w:val="baseline"/>
        <w:rPr>
          <w:rFonts w:ascii="Arial" w:hAnsi="Arial" w:cs="Arial"/>
          <w:sz w:val="18"/>
          <w:szCs w:val="18"/>
        </w:rPr>
      </w:pPr>
    </w:p>
    <w:p w14:paraId="46207D98" w14:textId="77777777" w:rsidR="007C71B9" w:rsidRPr="0075456A" w:rsidRDefault="007C71B9">
      <w:pPr>
        <w:rPr>
          <w:rFonts w:ascii="Arial" w:eastAsia="Times New Roman" w:hAnsi="Arial" w:cs="Arial"/>
          <w:sz w:val="18"/>
          <w:szCs w:val="18"/>
        </w:rPr>
      </w:pPr>
      <w:r w:rsidRPr="0075456A">
        <w:rPr>
          <w:rFonts w:ascii="Arial" w:eastAsia="Times New Roman" w:hAnsi="Arial" w:cs="Arial"/>
          <w:sz w:val="18"/>
          <w:szCs w:val="18"/>
        </w:rPr>
        <w:br w:type="page"/>
      </w:r>
    </w:p>
    <w:p w14:paraId="57ED8193" w14:textId="0350AF08" w:rsidR="005A4DDF" w:rsidRPr="0075456A"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48" w:name="_Toc244012606"/>
      <w:r w:rsidRPr="0075456A">
        <w:rPr>
          <w:rFonts w:ascii="Arial" w:eastAsia="Times New Roman" w:hAnsi="Arial" w:cs="Arial"/>
          <w:b/>
          <w:bCs/>
          <w:sz w:val="21"/>
          <w:szCs w:val="21"/>
        </w:rPr>
        <w:lastRenderedPageBreak/>
        <w:t>1. Report Summary</w:t>
      </w:r>
      <w:bookmarkEnd w:id="48"/>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24"/>
      </w:tblGrid>
      <w:tr w:rsidR="005A4DDF" w:rsidRPr="0075456A" w14:paraId="45943A0C"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hideMark/>
          </w:tcPr>
          <w:p w14:paraId="4D90C2F6" w14:textId="4AEBE25D" w:rsidR="005A4DDF" w:rsidRPr="00524DE7" w:rsidRDefault="00B56022" w:rsidP="00D35015">
            <w:pPr>
              <w:divId w:val="2073651807"/>
              <w:rPr>
                <w:rFonts w:ascii="Arial" w:eastAsia="Times New Roman" w:hAnsi="Arial" w:cs="Arial"/>
                <w:b/>
                <w:sz w:val="18"/>
                <w:szCs w:val="18"/>
              </w:rPr>
            </w:pPr>
            <w:r w:rsidRPr="00524DE7">
              <w:rPr>
                <w:rFonts w:ascii="Arial" w:eastAsia="Times New Roman" w:hAnsi="Arial" w:cs="Arial"/>
                <w:b/>
                <w:bCs/>
                <w:color w:val="FFFFFF" w:themeColor="background1"/>
                <w:sz w:val="18"/>
                <w:szCs w:val="18"/>
              </w:rPr>
              <w:t>Title of Report</w:t>
            </w:r>
          </w:p>
        </w:tc>
      </w:tr>
      <w:tr w:rsidR="00EB1721" w:rsidRPr="0075456A" w14:paraId="73831F95"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83C0AA" w14:textId="173EAA35" w:rsidR="00EB1721" w:rsidRPr="0075456A" w:rsidRDefault="00900DE0" w:rsidP="00AE0026">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iCs/>
                <w:sz w:val="18"/>
                <w:szCs w:val="18"/>
              </w:rPr>
              <w:t xml:space="preserve">Gap Assessment / Risk Assessment for Technology Transfer of LSN4182924 / ASYM-140020 from Full Scale Non-saleable Batch to PPQ </w:t>
            </w:r>
            <w:r w:rsidRPr="0075456A">
              <w:rPr>
                <w:rFonts w:ascii="Arial" w:hAnsi="Arial" w:cs="Arial"/>
                <w:iCs/>
                <w:sz w:val="18"/>
                <w:szCs w:val="18"/>
                <w:rPrChange w:id="49" w:author="Johan Granander" w:date="2026-08-07T11:38:00Z">
                  <w:rPr>
                    <w:rFonts w:asciiTheme="minorEastAsia" w:hAnsiTheme="minorEastAsia" w:cs="Arial"/>
                    <w:iCs/>
                    <w:sz w:val="18"/>
                    <w:szCs w:val="18"/>
                  </w:rPr>
                </w:rPrChange>
              </w:rPr>
              <w:t>Ba</w:t>
            </w:r>
            <w:r w:rsidRPr="0075456A">
              <w:rPr>
                <w:rFonts w:ascii="Arial" w:eastAsia="Times New Roman" w:hAnsi="Arial" w:cs="Arial"/>
                <w:iCs/>
                <w:sz w:val="18"/>
                <w:szCs w:val="18"/>
              </w:rPr>
              <w:t xml:space="preserve">tches </w:t>
            </w:r>
            <w:del w:id="50" w:author="Johan Granander" w:date="2026-08-07T11:38:00Z">
              <w:r w:rsidRPr="0075456A" w:rsidDel="003D2851">
                <w:rPr>
                  <w:rFonts w:ascii="Arial" w:eastAsia="Times New Roman" w:hAnsi="Arial" w:cs="Arial"/>
                  <w:iCs/>
                  <w:sz w:val="18"/>
                  <w:szCs w:val="18"/>
                </w:rPr>
                <w:delText xml:space="preserve"> </w:delText>
              </w:r>
            </w:del>
            <w:r w:rsidRPr="0075456A">
              <w:rPr>
                <w:rFonts w:ascii="Arial" w:eastAsia="Times New Roman" w:hAnsi="Arial" w:cs="Arial"/>
                <w:iCs/>
                <w:sz w:val="18"/>
                <w:szCs w:val="18"/>
              </w:rPr>
              <w:t xml:space="preserve">at </w:t>
            </w:r>
            <w:proofErr w:type="spellStart"/>
            <w:r w:rsidRPr="0075456A">
              <w:rPr>
                <w:rFonts w:ascii="Arial" w:eastAsia="Times New Roman" w:hAnsi="Arial" w:cs="Arial"/>
                <w:iCs/>
                <w:sz w:val="18"/>
                <w:szCs w:val="18"/>
              </w:rPr>
              <w:t>Asymchem</w:t>
            </w:r>
            <w:proofErr w:type="spellEnd"/>
            <w:r w:rsidRPr="0075456A">
              <w:rPr>
                <w:rFonts w:ascii="Arial" w:eastAsia="Times New Roman" w:hAnsi="Arial" w:cs="Arial"/>
                <w:iCs/>
                <w:sz w:val="18"/>
                <w:szCs w:val="18"/>
              </w:rPr>
              <w:t xml:space="preserve"> Life Science (Tianjin) Co., Ltd.,</w:t>
            </w:r>
          </w:p>
        </w:tc>
      </w:tr>
      <w:tr w:rsidR="00EB1721" w:rsidRPr="0075456A" w14:paraId="556013A8"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85F9191" w14:textId="6D4C7BA6" w:rsidR="00EB1721" w:rsidRPr="00524DE7" w:rsidRDefault="00B56022" w:rsidP="00B56022">
            <w:pPr>
              <w:rPr>
                <w:rFonts w:ascii="Arial" w:eastAsia="Times New Roman" w:hAnsi="Arial" w:cs="Arial"/>
                <w:b/>
                <w:sz w:val="18"/>
                <w:szCs w:val="18"/>
              </w:rPr>
            </w:pPr>
            <w:r w:rsidRPr="00524DE7">
              <w:rPr>
                <w:rFonts w:ascii="Arial" w:eastAsia="Times New Roman" w:hAnsi="Arial" w:cs="Arial"/>
                <w:b/>
                <w:bCs/>
                <w:sz w:val="18"/>
                <w:szCs w:val="18"/>
              </w:rPr>
              <w:t>Lilly Number/ Name</w:t>
            </w:r>
          </w:p>
        </w:tc>
      </w:tr>
      <w:tr w:rsidR="00EB1721" w:rsidRPr="0075456A" w14:paraId="43ED4C6E"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DF05C5" w14:textId="77AF12C4" w:rsidR="00EB1721" w:rsidRPr="0075456A" w:rsidRDefault="002C44F9" w:rsidP="00A94C65">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sz w:val="18"/>
                <w:szCs w:val="18"/>
              </w:rPr>
              <w:t xml:space="preserve">LSN4182924 </w:t>
            </w:r>
          </w:p>
        </w:tc>
      </w:tr>
      <w:tr w:rsidR="00EB1721" w:rsidRPr="0075456A" w14:paraId="084309A4"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199E717" w14:textId="7E43EBB7" w:rsidR="00EB1721" w:rsidRPr="00524DE7" w:rsidRDefault="00B56022" w:rsidP="00D35015">
            <w:pPr>
              <w:rPr>
                <w:rFonts w:ascii="Arial" w:eastAsia="Times New Roman" w:hAnsi="Arial" w:cs="Arial"/>
                <w:b/>
                <w:sz w:val="18"/>
                <w:szCs w:val="18"/>
              </w:rPr>
            </w:pPr>
            <w:r w:rsidRPr="00524DE7">
              <w:rPr>
                <w:rFonts w:ascii="Arial" w:eastAsia="Times New Roman" w:hAnsi="Arial" w:cs="Arial"/>
                <w:b/>
                <w:bCs/>
                <w:sz w:val="18"/>
                <w:szCs w:val="18"/>
              </w:rPr>
              <w:t>Abstract</w:t>
            </w:r>
          </w:p>
        </w:tc>
      </w:tr>
      <w:tr w:rsidR="00EB1721" w:rsidRPr="0075456A" w14:paraId="7AE27A62"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13EC641" w14:textId="564CB5D9"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commentRangeStart w:id="51"/>
            <w:commentRangeStart w:id="52"/>
            <w:r w:rsidRPr="00524DE7">
              <w:rPr>
                <w:rFonts w:ascii="Arial" w:eastAsia="Times New Roman" w:hAnsi="Arial" w:cs="Arial"/>
                <w:sz w:val="18"/>
                <w:szCs w:val="18"/>
              </w:rPr>
              <w:t>This report provides the detailed gap assessment / risk assessment to meet the requirements of the LSN4182924 / ASYM-140020 technology transfer. The assessment documents all identified gaps or differences across the scope areas, as well as the associated risks of these gaps on drug substance quality</w:t>
            </w:r>
            <w:commentRangeEnd w:id="51"/>
            <w:r w:rsidRPr="00524DE7">
              <w:rPr>
                <w:rStyle w:val="af5"/>
                <w:rFonts w:ascii="Arial" w:eastAsia="Times New Roman" w:hAnsi="Arial" w:cs="Arial"/>
                <w:sz w:val="18"/>
                <w:szCs w:val="18"/>
              </w:rPr>
              <w:commentReference w:id="51"/>
            </w:r>
            <w:commentRangeEnd w:id="52"/>
            <w:r w:rsidRPr="00524DE7">
              <w:rPr>
                <w:rStyle w:val="af5"/>
                <w:rFonts w:ascii="Arial" w:hAnsi="Arial" w:cs="Arial"/>
                <w:sz w:val="18"/>
                <w:szCs w:val="18"/>
              </w:rPr>
              <w:commentReference w:id="52"/>
            </w:r>
            <w:r w:rsidRPr="00524DE7">
              <w:rPr>
                <w:rFonts w:ascii="Arial" w:eastAsia="Times New Roman" w:hAnsi="Arial" w:cs="Arial"/>
                <w:sz w:val="18"/>
                <w:szCs w:val="18"/>
              </w:rPr>
              <w:t>.</w:t>
            </w:r>
          </w:p>
          <w:p w14:paraId="50486B9A" w14:textId="277FCB8E"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r w:rsidRPr="00524DE7">
              <w:rPr>
                <w:rFonts w:ascii="Arial" w:eastAsia="Times New Roman" w:hAnsi="Arial" w:cs="Arial"/>
                <w:sz w:val="18"/>
                <w:szCs w:val="18"/>
              </w:rPr>
              <w:t>The purpose of this assessment is to evaluate the readiness of the manufacturing process, analytical methods, equipment, facilities, utilities, personnel, contamination control strategy and quality systems for execution of PPQ activities associated with LSN4182924. The assessment further verifies that technology transfer activities, process changes, risk mitigations and prerequisite validation activities are appropriately controlled such that process performance, product quality and patient safety are not adversely impacted.</w:t>
            </w:r>
          </w:p>
          <w:p w14:paraId="6D06B693" w14:textId="55EF844D" w:rsidR="00E85C7A" w:rsidRPr="00524DE7" w:rsidRDefault="00E85C7A" w:rsidP="00524DE7">
            <w:pPr>
              <w:spacing w:beforeLines="50" w:before="120" w:afterLines="50" w:after="120" w:line="360" w:lineRule="auto"/>
              <w:contextualSpacing/>
              <w:jc w:val="both"/>
              <w:rPr>
                <w:rFonts w:ascii="Arial" w:eastAsia="Times New Roman" w:hAnsi="Arial" w:cs="Arial"/>
                <w:color w:val="0000FF"/>
                <w:sz w:val="18"/>
                <w:szCs w:val="18"/>
              </w:rPr>
            </w:pPr>
            <w:r w:rsidRPr="00524DE7">
              <w:rPr>
                <w:rFonts w:ascii="Arial" w:eastAsia="Times New Roman" w:hAnsi="Arial" w:cs="Arial"/>
                <w:iCs/>
                <w:color w:val="0000FF"/>
                <w:sz w:val="18"/>
                <w:szCs w:val="18"/>
              </w:rPr>
              <w:t>There are</w:t>
            </w:r>
            <w:r w:rsidR="0051261E">
              <w:rPr>
                <w:rFonts w:ascii="Arial" w:eastAsia="Times New Roman" w:hAnsi="Arial" w:cs="Arial"/>
                <w:iCs/>
                <w:color w:val="0000FF"/>
                <w:sz w:val="18"/>
                <w:szCs w:val="18"/>
              </w:rPr>
              <w:t xml:space="preserve"> no changes to Participant Team</w:t>
            </w:r>
            <w:r w:rsidRPr="00524DE7">
              <w:rPr>
                <w:rFonts w:ascii="Arial" w:eastAsia="Times New Roman" w:hAnsi="Arial" w:cs="Arial"/>
                <w:iCs/>
                <w:color w:val="0000FF"/>
                <w:sz w:val="18"/>
                <w:szCs w:val="18"/>
              </w:rPr>
              <w:t>, Raw Material Supplier information.</w:t>
            </w:r>
            <w:del w:id="53" w:author="Johan Granander" w:date="2026-08-07T12:19:00Z">
              <w:r w:rsidRPr="00524DE7" w:rsidDel="00303359">
                <w:rPr>
                  <w:rFonts w:ascii="Arial" w:eastAsia="Times New Roman" w:hAnsi="Arial" w:cs="Arial"/>
                  <w:iCs/>
                  <w:color w:val="0000FF"/>
                  <w:sz w:val="18"/>
                  <w:szCs w:val="18"/>
                </w:rPr>
                <w:delText xml:space="preserve">, </w:delText>
              </w:r>
            </w:del>
            <w:ins w:id="54" w:author="Johan Granander" w:date="2026-08-07T12:19:00Z">
              <w:r w:rsidRPr="00524DE7">
                <w:rPr>
                  <w:rFonts w:ascii="Arial" w:eastAsia="Times New Roman" w:hAnsi="Arial" w:cs="Arial"/>
                  <w:iCs/>
                  <w:color w:val="0000FF"/>
                  <w:sz w:val="18"/>
                  <w:szCs w:val="18"/>
                </w:rPr>
                <w:t xml:space="preserve"> </w:t>
              </w:r>
            </w:ins>
            <w:r w:rsidR="0051261E" w:rsidRPr="00E37D71">
              <w:rPr>
                <w:rFonts w:ascii="Arial" w:eastAsia="Times New Roman" w:hAnsi="Arial" w:cs="Arial"/>
                <w:sz w:val="18"/>
                <w:szCs w:val="18"/>
              </w:rPr>
              <w:t>Only the following optimization items are identified, which have no impact on commercial manufacturing and product Critical Quality Attributes (CQAs):</w:t>
            </w:r>
          </w:p>
          <w:p w14:paraId="35970B15" w14:textId="77777777" w:rsidR="00E85C7A" w:rsidRPr="00524DE7" w:rsidRDefault="00E85C7A" w:rsidP="00524DE7">
            <w:pPr>
              <w:spacing w:after="0" w:line="360" w:lineRule="auto"/>
              <w:jc w:val="both"/>
              <w:rPr>
                <w:rFonts w:ascii="Arial" w:eastAsia="Times New Roman" w:hAnsi="Arial" w:cs="Arial"/>
                <w:sz w:val="18"/>
                <w:szCs w:val="18"/>
              </w:rPr>
            </w:pPr>
            <w:r w:rsidRPr="00524DE7">
              <w:rPr>
                <w:rFonts w:ascii="Arial" w:eastAsia="Times New Roman" w:hAnsi="Arial" w:cs="Arial"/>
                <w:sz w:val="18"/>
                <w:szCs w:val="18"/>
              </w:rPr>
              <w:t>The identified adjustments are categorized as follows:</w:t>
            </w:r>
          </w:p>
          <w:p w14:paraId="1925E72B" w14:textId="3BF52273"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55"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0051261E">
              <w:rPr>
                <w:rFonts w:ascii="Arial" w:eastAsia="Times New Roman" w:hAnsi="Arial" w:cs="Arial"/>
                <w:bCs/>
                <w:sz w:val="18"/>
                <w:szCs w:val="18"/>
              </w:rPr>
              <w:t>The Changes</w:t>
            </w:r>
            <w:r w:rsidRPr="00524DE7">
              <w:rPr>
                <w:rFonts w:ascii="Arial" w:eastAsia="Times New Roman" w:hAnsi="Arial" w:cs="Arial"/>
                <w:sz w:val="18"/>
                <w:szCs w:val="18"/>
              </w:rPr>
              <w:t xml:space="preserve"> are grouped into five categories (For details of related changes, refer to Change-CPo140020-030104.01)</w:t>
            </w:r>
            <w:r w:rsidRPr="00524DE7">
              <w:rPr>
                <w:rFonts w:ascii="Arial" w:eastAsia="Times New Roman" w:hAnsi="Arial" w:cs="Arial"/>
                <w:bCs/>
                <w:sz w:val="18"/>
                <w:szCs w:val="18"/>
              </w:rPr>
              <w:t xml:space="preserve">: </w:t>
            </w:r>
          </w:p>
          <w:p w14:paraId="5E220FA5"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5BBF2187"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4E762A28"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263C32E0"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6E7875E4"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1E4FA6B7" w14:textId="7053C8D5"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56"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r w:rsidR="006912B2">
              <w:rPr>
                <w:rFonts w:ascii="Arial" w:eastAsia="Times New Roman" w:hAnsi="Arial" w:cs="Arial"/>
                <w:sz w:val="18"/>
                <w:szCs w:val="18"/>
              </w:rPr>
              <w:t>documented are grouped into three</w:t>
            </w:r>
            <w:r w:rsidRPr="00524DE7">
              <w:rPr>
                <w:rFonts w:ascii="Arial" w:eastAsia="Times New Roman" w:hAnsi="Arial" w:cs="Arial"/>
                <w:sz w:val="18"/>
                <w:szCs w:val="18"/>
              </w:rPr>
              <w:t xml:space="preserve"> categories (For details of related changes, refer to Change-CPo140020-030204.01)</w:t>
            </w:r>
            <w:r w:rsidRPr="00524DE7">
              <w:rPr>
                <w:rFonts w:ascii="Arial" w:eastAsia="Times New Roman" w:hAnsi="Arial" w:cs="Arial"/>
                <w:bCs/>
                <w:sz w:val="18"/>
                <w:szCs w:val="18"/>
              </w:rPr>
              <w:t xml:space="preserve">: </w:t>
            </w:r>
          </w:p>
          <w:p w14:paraId="70BB69C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0D528EB"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仿宋_GB2312" w:hAnsi="Arial" w:cs="Arial"/>
                <w:color w:val="000000" w:themeColor="text1"/>
                <w:sz w:val="18"/>
                <w:szCs w:val="18"/>
              </w:rPr>
              <w:t>.</w:t>
            </w:r>
            <w:r w:rsidRPr="00524DE7">
              <w:rPr>
                <w:rFonts w:ascii="Arial" w:eastAsia="Times New Roman" w:hAnsi="Arial" w:cs="Arial"/>
                <w:sz w:val="18"/>
                <w:szCs w:val="18"/>
              </w:rPr>
              <w:t xml:space="preserve"> Other process changes</w:t>
            </w:r>
          </w:p>
          <w:p w14:paraId="6C8F998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w:t>
            </w:r>
            <w:r w:rsidRPr="00524DE7">
              <w:rPr>
                <w:rFonts w:ascii="Arial" w:eastAsia="仿宋_GB2312" w:hAnsi="Arial" w:cs="Arial"/>
                <w:color w:val="000000" w:themeColor="text1"/>
                <w:sz w:val="18"/>
                <w:szCs w:val="18"/>
              </w:rPr>
              <w:t>The packaging operation record updated.</w:t>
            </w:r>
          </w:p>
          <w:p w14:paraId="5C00FDC5" w14:textId="398F05F9"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 xml:space="preserve">Equipment </w:t>
            </w:r>
            <w:r w:rsidR="00B523DB">
              <w:rPr>
                <w:rFonts w:ascii="Arial" w:hAnsi="Arial" w:cs="Arial"/>
                <w:b/>
                <w:sz w:val="18"/>
                <w:szCs w:val="18"/>
              </w:rPr>
              <w:t>adjustment for PV batches</w:t>
            </w:r>
            <w:r w:rsidRPr="00524DE7">
              <w:rPr>
                <w:rFonts w:ascii="Arial" w:hAnsi="Arial" w:cs="Arial"/>
                <w:sz w:val="18"/>
                <w:szCs w:val="18"/>
              </w:rPr>
              <w:t xml:space="preserve">: </w:t>
            </w:r>
            <w:r w:rsidRPr="00524DE7">
              <w:rPr>
                <w:rFonts w:ascii="Arial" w:hAnsi="Arial" w:cs="Arial"/>
                <w:color w:val="0000FF"/>
                <w:sz w:val="18"/>
                <w:szCs w:val="18"/>
              </w:rPr>
              <w:t xml:space="preserve">The equipment (Prepared </w:t>
            </w:r>
            <w:proofErr w:type="spellStart"/>
            <w:r w:rsidRPr="00524DE7">
              <w:rPr>
                <w:rFonts w:ascii="Arial" w:hAnsi="Arial" w:cs="Arial"/>
                <w:color w:val="0000FF"/>
                <w:sz w:val="18"/>
                <w:szCs w:val="18"/>
              </w:rPr>
              <w:t>OxymaPure</w:t>
            </w:r>
            <w:proofErr w:type="spellEnd"/>
            <w:r w:rsidRPr="00524DE7">
              <w:rPr>
                <w:rFonts w:ascii="Arial" w:hAnsi="Arial" w:cs="Arial"/>
                <w:color w:val="0000FF"/>
                <w:sz w:val="18"/>
                <w:szCs w:val="18"/>
              </w:rPr>
              <w:t>/DMF Solution) is changed from the Glass-lined reactor TJ4S-</w:t>
            </w:r>
            <w:r w:rsidR="006912B2">
              <w:rPr>
                <w:rFonts w:ascii="Arial" w:hAnsi="Arial" w:cs="Arial"/>
                <w:color w:val="0000FF"/>
                <w:sz w:val="18"/>
                <w:szCs w:val="18"/>
              </w:rPr>
              <w:t xml:space="preserve">1213-R21 to the Agitation tank </w:t>
            </w:r>
            <w:r w:rsidRPr="00524DE7">
              <w:rPr>
                <w:rFonts w:ascii="Arial" w:hAnsi="Arial" w:cs="Arial"/>
                <w:color w:val="0000FF"/>
                <w:sz w:val="18"/>
                <w:szCs w:val="18"/>
              </w:rPr>
              <w:t>TJ4S-1200-AT02. The equipment (Prepared Capping Solution- Ac</w:t>
            </w:r>
            <w:r w:rsidRPr="006912B2">
              <w:rPr>
                <w:rFonts w:ascii="Arial" w:hAnsi="Arial" w:cs="Arial"/>
                <w:color w:val="0000FF"/>
                <w:sz w:val="18"/>
                <w:szCs w:val="18"/>
                <w:vertAlign w:val="subscript"/>
              </w:rPr>
              <w:t>2</w:t>
            </w:r>
            <w:r w:rsidRPr="00524DE7">
              <w:rPr>
                <w:rFonts w:ascii="Arial" w:hAnsi="Arial" w:cs="Arial"/>
                <w:color w:val="0000FF"/>
                <w:sz w:val="18"/>
                <w:szCs w:val="18"/>
              </w:rPr>
              <w:t xml:space="preserve">O/ Pyridine) is changed from </w:t>
            </w:r>
            <w:r w:rsidRPr="00524DE7">
              <w:rPr>
                <w:rFonts w:ascii="Arial" w:eastAsia="仿宋_GB2312" w:hAnsi="Arial" w:cs="Arial"/>
                <w:color w:val="0000FF"/>
                <w:sz w:val="18"/>
                <w:szCs w:val="18"/>
              </w:rPr>
              <w:t>Activation tank TJ4S-1213-Sy15-R01</w:t>
            </w:r>
            <w:r w:rsidRPr="00524DE7">
              <w:rPr>
                <w:rFonts w:ascii="Arial" w:hAnsi="Arial" w:cs="Arial"/>
                <w:color w:val="0000FF"/>
                <w:sz w:val="18"/>
                <w:szCs w:val="18"/>
              </w:rPr>
              <w:t xml:space="preserve"> to the G</w:t>
            </w:r>
            <w:r w:rsidR="006912B2">
              <w:rPr>
                <w:rFonts w:ascii="Arial" w:hAnsi="Arial" w:cs="Arial"/>
                <w:color w:val="0000FF"/>
                <w:sz w:val="18"/>
                <w:szCs w:val="18"/>
              </w:rPr>
              <w:t>lass-lined reactor TJ4S-1213-R22</w:t>
            </w:r>
            <w:r w:rsidRPr="00524DE7">
              <w:rPr>
                <w:rFonts w:ascii="Arial" w:hAnsi="Arial" w:cs="Arial"/>
                <w:color w:val="0000FF"/>
                <w:sz w:val="18"/>
                <w:szCs w:val="18"/>
              </w:rPr>
              <w:t>.</w:t>
            </w:r>
          </w:p>
          <w:p w14:paraId="51054F0A" w14:textId="2DFEEC94"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sz w:val="18"/>
                <w:szCs w:val="18"/>
              </w:rPr>
            </w:pPr>
            <w:r w:rsidRPr="00524DE7">
              <w:rPr>
                <w:rFonts w:ascii="Arial" w:hAnsi="Arial" w:cs="Arial"/>
                <w:sz w:val="18"/>
                <w:szCs w:val="18"/>
                <w:rPrChange w:id="57" w:author="Yu Lin Zhao" w:date="2026-08-01T11:20:00Z">
                  <w:rPr>
                    <w:rFonts w:ascii="Arial" w:eastAsia="Times New Roman" w:hAnsi="Arial" w:cs="Arial"/>
                    <w:bCs/>
                    <w:color w:val="404040"/>
                    <w:sz w:val="18"/>
                    <w:szCs w:val="18"/>
                  </w:rPr>
                </w:rPrChange>
              </w:rPr>
              <w:lastRenderedPageBreak/>
              <w:t xml:space="preserve">Raw Material </w:t>
            </w:r>
            <w:r w:rsidRPr="00524DE7">
              <w:rPr>
                <w:rFonts w:ascii="Arial" w:hAnsi="Arial" w:cs="Arial"/>
                <w:sz w:val="18"/>
                <w:szCs w:val="18"/>
              </w:rPr>
              <w:t xml:space="preserve">&amp; </w:t>
            </w:r>
            <w:r w:rsidRPr="00524DE7">
              <w:rPr>
                <w:rFonts w:ascii="Arial" w:hAnsi="Arial" w:cs="Arial"/>
                <w:sz w:val="18"/>
                <w:szCs w:val="18"/>
                <w:rPrChange w:id="58" w:author="Yu Lin Zhao" w:date="2026-08-01T11:20:00Z">
                  <w:rPr>
                    <w:rFonts w:ascii="Arial" w:eastAsia="Times New Roman" w:hAnsi="Arial" w:cs="Arial"/>
                    <w:bCs/>
                    <w:color w:val="404040"/>
                    <w:sz w:val="18"/>
                    <w:szCs w:val="18"/>
                  </w:rPr>
                </w:rPrChange>
              </w:rPr>
              <w:t>Specifications </w:t>
            </w:r>
          </w:p>
          <w:p w14:paraId="53B62007" w14:textId="77777777"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0CF79958" w14:textId="51EC370D"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In-Process Control (IPC) Items of Step 1 &amp; Step</w:t>
            </w:r>
            <w:r w:rsidR="00431EF4" w:rsidRPr="00524DE7">
              <w:rPr>
                <w:rFonts w:ascii="Arial" w:hAnsi="Arial" w:cs="Arial"/>
                <w:sz w:val="18"/>
                <w:szCs w:val="18"/>
              </w:rPr>
              <w:t xml:space="preserve"> </w:t>
            </w:r>
            <w:r w:rsidRPr="00524DE7">
              <w:rPr>
                <w:rFonts w:ascii="Arial" w:hAnsi="Arial" w:cs="Arial"/>
                <w:sz w:val="18"/>
                <w:szCs w:val="18"/>
              </w:rPr>
              <w:t xml:space="preserve">2: </w:t>
            </w:r>
          </w:p>
          <w:p w14:paraId="11C26E8F" w14:textId="3544B908" w:rsidR="00E85C7A" w:rsidRPr="00524DE7" w:rsidRDefault="001E3A1E" w:rsidP="00524DE7">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1)</w:t>
            </w:r>
            <w:r w:rsidR="00E85C7A" w:rsidRPr="00524DE7">
              <w:rPr>
                <w:rFonts w:ascii="Arial" w:hAnsi="Arial" w:cs="Arial"/>
                <w:sz w:val="18"/>
                <w:szCs w:val="18"/>
              </w:rPr>
              <w:t>. T</w:t>
            </w:r>
            <w:ins w:id="59" w:author="Xuning Wei12232" w:date="2026-08-21T18:34:00Z">
              <w:r w:rsidR="00E85C7A" w:rsidRPr="00524DE7">
                <w:rPr>
                  <w:rFonts w:ascii="Arial" w:eastAsia="仿宋_GB2312" w:hAnsi="Arial" w:cs="Arial"/>
                  <w:sz w:val="18"/>
                  <w:szCs w:val="18"/>
                  <w:rPrChange w:id="60" w:author="Xuning Wei12232" w:date="2026-08-21T18:39:00Z">
                    <w:rPr>
                      <w:rFonts w:eastAsia="仿宋_GB2312"/>
                      <w:sz w:val="20"/>
                      <w:szCs w:val="20"/>
                    </w:rPr>
                  </w:rPrChange>
                </w:rPr>
                <w:t>he analytical methods</w:t>
              </w:r>
            </w:ins>
            <w:ins w:id="61" w:author="Xuning Wei12232" w:date="2026-08-21T18:35:00Z">
              <w:r w:rsidR="00E85C7A" w:rsidRPr="00524DE7">
                <w:rPr>
                  <w:rFonts w:ascii="Arial" w:eastAsia="仿宋_GB2312" w:hAnsi="Arial" w:cs="Arial"/>
                  <w:sz w:val="18"/>
                  <w:szCs w:val="18"/>
                  <w:rPrChange w:id="62" w:author="Xuning Wei12232" w:date="2026-08-21T18:39:00Z">
                    <w:rPr>
                      <w:rFonts w:eastAsia="仿宋_GB2312"/>
                      <w:sz w:val="20"/>
                      <w:szCs w:val="20"/>
                    </w:rPr>
                  </w:rPrChange>
                </w:rPr>
                <w:t xml:space="preserve"> (</w:t>
              </w:r>
            </w:ins>
            <w:proofErr w:type="spellStart"/>
            <w:ins w:id="63" w:author="Xuning Wei12232" w:date="2026-08-21T18:36:00Z">
              <w:r w:rsidR="00E85C7A" w:rsidRPr="00524DE7">
                <w:rPr>
                  <w:rFonts w:ascii="Arial" w:eastAsia="仿宋_GB2312" w:hAnsi="Arial" w:cs="Arial"/>
                  <w:sz w:val="18"/>
                  <w:szCs w:val="18"/>
                  <w:rPrChange w:id="64" w:author="Xuning Wei12232" w:date="2026-08-21T18:39:00Z">
                    <w:rPr>
                      <w:rFonts w:eastAsia="仿宋_GB2312"/>
                      <w:sz w:val="20"/>
                      <w:szCs w:val="20"/>
                    </w:rPr>
                  </w:rPrChange>
                </w:rPr>
                <w:t>Ninhydrin</w:t>
              </w:r>
              <w:proofErr w:type="spellEnd"/>
              <w:r w:rsidR="00E85C7A" w:rsidRPr="00524DE7">
                <w:rPr>
                  <w:rFonts w:ascii="Arial" w:eastAsia="仿宋_GB2312" w:hAnsi="Arial" w:cs="Arial"/>
                  <w:sz w:val="18"/>
                  <w:szCs w:val="18"/>
                  <w:rPrChange w:id="65" w:author="Xuning Wei12232" w:date="2026-08-21T18:39:00Z">
                    <w:rPr>
                      <w:rFonts w:eastAsia="仿宋_GB2312"/>
                      <w:color w:val="0000FF"/>
                      <w:sz w:val="20"/>
                      <w:szCs w:val="20"/>
                    </w:rPr>
                  </w:rPrChange>
                </w:rPr>
                <w:t xml:space="preserve"> test</w:t>
              </w:r>
              <w:r w:rsidR="00E85C7A" w:rsidRPr="00524DE7">
                <w:rPr>
                  <w:rFonts w:ascii="Arial" w:hAnsi="Arial" w:cs="Arial"/>
                  <w:sz w:val="18"/>
                  <w:szCs w:val="18"/>
                  <w:rPrChange w:id="66" w:author="Xuning Wei12232" w:date="2026-08-21T18:39:00Z">
                    <w:rPr>
                      <w:color w:val="0000FF"/>
                      <w:sz w:val="20"/>
                      <w:szCs w:val="20"/>
                    </w:rPr>
                  </w:rPrChange>
                </w:rPr>
                <w:t>: AM-140020-029, B</w:t>
              </w:r>
              <w:r w:rsidR="00E85C7A" w:rsidRPr="00524DE7">
                <w:rPr>
                  <w:rFonts w:ascii="Arial" w:eastAsia="仿宋_GB2312" w:hAnsi="Arial" w:cs="Arial"/>
                  <w:sz w:val="18"/>
                  <w:szCs w:val="18"/>
                  <w:rPrChange w:id="67" w:author="Xuning Wei12232" w:date="2026-08-21T18:39:00Z">
                    <w:rPr>
                      <w:rFonts w:eastAsia="仿宋_GB2312"/>
                      <w:color w:val="0000FF"/>
                      <w:sz w:val="20"/>
                      <w:szCs w:val="20"/>
                    </w:rPr>
                  </w:rPrChange>
                </w:rPr>
                <w:t>romophenol blue test</w:t>
              </w:r>
              <w:r w:rsidR="00E85C7A" w:rsidRPr="00524DE7">
                <w:rPr>
                  <w:rFonts w:ascii="Arial" w:hAnsi="Arial" w:cs="Arial"/>
                  <w:sz w:val="18"/>
                  <w:szCs w:val="18"/>
                  <w:rPrChange w:id="68" w:author="Xuning Wei12232" w:date="2026-08-21T18:39:00Z">
                    <w:rPr>
                      <w:color w:val="0000FF"/>
                      <w:sz w:val="20"/>
                      <w:szCs w:val="20"/>
                    </w:rPr>
                  </w:rPrChange>
                </w:rPr>
                <w:t xml:space="preserve">: AM-140020-031 and </w:t>
              </w:r>
              <w:proofErr w:type="spellStart"/>
              <w:r w:rsidR="00E85C7A" w:rsidRPr="00524DE7">
                <w:rPr>
                  <w:rFonts w:ascii="Arial" w:hAnsi="Arial" w:cs="Arial"/>
                  <w:sz w:val="18"/>
                  <w:szCs w:val="18"/>
                  <w:rPrChange w:id="69" w:author="Xuning Wei12232" w:date="2026-08-21T18:39:00Z">
                    <w:rPr>
                      <w:color w:val="0000FF"/>
                      <w:sz w:val="20"/>
                      <w:szCs w:val="20"/>
                    </w:rPr>
                  </w:rPrChange>
                </w:rPr>
                <w:t>C</w:t>
              </w:r>
              <w:r w:rsidR="00E85C7A" w:rsidRPr="00524DE7">
                <w:rPr>
                  <w:rFonts w:ascii="Arial" w:eastAsia="仿宋_GB2312" w:hAnsi="Arial" w:cs="Arial"/>
                  <w:sz w:val="18"/>
                  <w:szCs w:val="18"/>
                  <w:rPrChange w:id="70" w:author="Xuning Wei12232" w:date="2026-08-21T18:39:00Z">
                    <w:rPr>
                      <w:rFonts w:eastAsia="仿宋_GB2312"/>
                      <w:color w:val="0000FF"/>
                      <w:sz w:val="20"/>
                      <w:szCs w:val="20"/>
                    </w:rPr>
                  </w:rPrChange>
                </w:rPr>
                <w:t>hloranil</w:t>
              </w:r>
              <w:proofErr w:type="spellEnd"/>
              <w:r w:rsidR="00E85C7A" w:rsidRPr="00524DE7">
                <w:rPr>
                  <w:rFonts w:ascii="Arial" w:eastAsia="仿宋_GB2312" w:hAnsi="Arial" w:cs="Arial"/>
                  <w:sz w:val="18"/>
                  <w:szCs w:val="18"/>
                  <w:rPrChange w:id="71" w:author="Xuning Wei12232" w:date="2026-08-21T18:39:00Z">
                    <w:rPr>
                      <w:rFonts w:eastAsia="仿宋_GB2312"/>
                      <w:color w:val="0000FF"/>
                      <w:sz w:val="20"/>
                      <w:szCs w:val="20"/>
                    </w:rPr>
                  </w:rPrChange>
                </w:rPr>
                <w:t xml:space="preserve"> test:</w:t>
              </w:r>
              <w:r w:rsidR="00E85C7A" w:rsidRPr="00524DE7">
                <w:rPr>
                  <w:rFonts w:ascii="Arial" w:hAnsi="Arial" w:cs="Arial"/>
                  <w:sz w:val="18"/>
                  <w:szCs w:val="18"/>
                  <w:rPrChange w:id="72" w:author="Xuning Wei12232" w:date="2026-08-21T18:39:00Z">
                    <w:rPr>
                      <w:color w:val="0000FF"/>
                      <w:sz w:val="20"/>
                      <w:szCs w:val="20"/>
                    </w:rPr>
                  </w:rPrChange>
                </w:rPr>
                <w:t xml:space="preserve"> AM-140020-03</w:t>
              </w:r>
            </w:ins>
            <w:r w:rsidR="00594AC0">
              <w:rPr>
                <w:rFonts w:ascii="Arial" w:hAnsi="Arial" w:cs="Arial"/>
                <w:sz w:val="18"/>
                <w:szCs w:val="18"/>
              </w:rPr>
              <w:t>0</w:t>
            </w:r>
            <w:ins w:id="73" w:author="Xuning Wei12232" w:date="2026-08-21T18:36:00Z">
              <w:r w:rsidR="00E85C7A" w:rsidRPr="00524DE7">
                <w:rPr>
                  <w:rFonts w:ascii="Arial" w:eastAsia="仿宋_GB2312" w:hAnsi="Arial" w:cs="Arial"/>
                  <w:sz w:val="18"/>
                  <w:szCs w:val="18"/>
                  <w:rPrChange w:id="74" w:author="Xuning Wei12232" w:date="2026-08-21T18:39:00Z">
                    <w:rPr>
                      <w:rFonts w:eastAsia="仿宋_GB2312"/>
                      <w:sz w:val="20"/>
                      <w:szCs w:val="20"/>
                    </w:rPr>
                  </w:rPrChange>
                </w:rPr>
                <w:t>)</w:t>
              </w:r>
            </w:ins>
            <w:ins w:id="75" w:author="Xuning Wei12232" w:date="2026-08-21T18:35:00Z">
              <w:r w:rsidR="00E85C7A" w:rsidRPr="00524DE7">
                <w:rPr>
                  <w:rFonts w:ascii="Arial" w:eastAsia="仿宋_GB2312" w:hAnsi="Arial" w:cs="Arial"/>
                  <w:sz w:val="18"/>
                  <w:szCs w:val="18"/>
                  <w:rPrChange w:id="76" w:author="Xuning Wei12232" w:date="2026-08-21T18:39:00Z">
                    <w:rPr>
                      <w:rFonts w:eastAsia="仿宋_GB2312"/>
                      <w:sz w:val="20"/>
                      <w:szCs w:val="20"/>
                    </w:rPr>
                  </w:rPrChange>
                </w:rPr>
                <w:t xml:space="preserve"> </w:t>
              </w:r>
            </w:ins>
            <w:ins w:id="77" w:author="Xuning Wei12232" w:date="2026-08-21T18:38:00Z">
              <w:r w:rsidR="00E85C7A" w:rsidRPr="00524DE7">
                <w:rPr>
                  <w:rFonts w:ascii="Arial" w:eastAsia="仿宋_GB2312" w:hAnsi="Arial" w:cs="Arial"/>
                  <w:sz w:val="18"/>
                  <w:szCs w:val="18"/>
                </w:rPr>
                <w:t>duri</w:t>
              </w:r>
            </w:ins>
            <w:ins w:id="78" w:author="Xuning Wei12232" w:date="2026-08-21T18:39:00Z">
              <w:r w:rsidR="00E85C7A" w:rsidRPr="00524DE7">
                <w:rPr>
                  <w:rFonts w:ascii="Arial" w:eastAsia="仿宋_GB2312" w:hAnsi="Arial" w:cs="Arial"/>
                  <w:sz w:val="18"/>
                  <w:szCs w:val="18"/>
                </w:rPr>
                <w:t>n</w:t>
              </w:r>
            </w:ins>
            <w:ins w:id="79" w:author="Xuning Wei12232" w:date="2026-08-21T18:38:00Z">
              <w:r w:rsidR="00E85C7A" w:rsidRPr="00524DE7">
                <w:rPr>
                  <w:rFonts w:ascii="Arial" w:eastAsia="仿宋_GB2312" w:hAnsi="Arial" w:cs="Arial"/>
                  <w:sz w:val="18"/>
                  <w:szCs w:val="18"/>
                </w:rPr>
                <w:t xml:space="preserve">g </w:t>
              </w:r>
            </w:ins>
            <w:ins w:id="80" w:author="Xuning Wei12232" w:date="2026-08-21T18:35:00Z">
              <w:r w:rsidR="00E85C7A" w:rsidRPr="00524DE7">
                <w:rPr>
                  <w:rFonts w:ascii="Arial" w:hAnsi="Arial" w:cs="Arial"/>
                  <w:sz w:val="18"/>
                  <w:szCs w:val="18"/>
                  <w:rPrChange w:id="81" w:author="Xuning Wei12232" w:date="2026-08-21T18:39:00Z">
                    <w:rPr>
                      <w:rFonts w:ascii="Arial" w:hAnsi="Arial" w:cs="Arial"/>
                      <w:color w:val="000000" w:themeColor="text1"/>
                      <w:sz w:val="18"/>
                      <w:szCs w:val="18"/>
                    </w:rPr>
                  </w:rPrChange>
                </w:rPr>
                <w:t>PPQ campaign</w:t>
              </w:r>
              <w:commentRangeStart w:id="82"/>
              <w:commentRangeStart w:id="83"/>
              <w:commentRangeEnd w:id="82"/>
              <w:r w:rsidR="00E85C7A" w:rsidRPr="00524DE7">
                <w:rPr>
                  <w:rStyle w:val="CommentReference"/>
                  <w:rFonts w:ascii="Arial" w:hAnsi="Arial" w:cs="Arial"/>
                  <w:sz w:val="18"/>
                  <w:szCs w:val="18"/>
                  <w:rPrChange w:id="84" w:author="Xuning Wei12232" w:date="2026-08-21T18:39:00Z">
                    <w:rPr>
                      <w:rStyle w:val="CommentReference"/>
                      <w:rFonts w:ascii="Arial" w:hAnsi="Arial" w:cs="Arial"/>
                      <w:color w:val="000000" w:themeColor="text1"/>
                      <w:sz w:val="18"/>
                      <w:szCs w:val="18"/>
                    </w:rPr>
                  </w:rPrChange>
                </w:rPr>
                <w:commentReference w:id="82"/>
              </w:r>
              <w:commentRangeEnd w:id="83"/>
              <w:r w:rsidR="00E85C7A" w:rsidRPr="00524DE7">
                <w:rPr>
                  <w:rStyle w:val="CommentReference"/>
                  <w:rFonts w:ascii="Arial" w:hAnsi="Arial" w:cs="Arial"/>
                  <w:sz w:val="18"/>
                  <w:szCs w:val="18"/>
                </w:rPr>
                <w:commentReference w:id="83"/>
              </w:r>
              <w:r w:rsidR="00E85C7A" w:rsidRPr="00524DE7">
                <w:rPr>
                  <w:rFonts w:ascii="Arial" w:hAnsi="Arial" w:cs="Arial"/>
                  <w:sz w:val="18"/>
                  <w:szCs w:val="18"/>
                  <w:rPrChange w:id="85" w:author="Xuning Wei12232" w:date="2026-08-21T18:39:00Z">
                    <w:rPr>
                      <w:rFonts w:ascii="Arial" w:hAnsi="Arial" w:cs="Arial"/>
                      <w:color w:val="000000" w:themeColor="text1"/>
                      <w:sz w:val="18"/>
                      <w:szCs w:val="18"/>
                    </w:rPr>
                  </w:rPrChange>
                </w:rPr>
                <w:t xml:space="preserve"> </w:t>
              </w:r>
            </w:ins>
            <w:ins w:id="86" w:author="Xuning Wei12232" w:date="2026-08-21T18:34:00Z">
              <w:r w:rsidR="00E85C7A" w:rsidRPr="00524DE7">
                <w:rPr>
                  <w:rFonts w:ascii="Arial" w:eastAsia="仿宋_GB2312" w:hAnsi="Arial" w:cs="Arial"/>
                  <w:sz w:val="18"/>
                  <w:szCs w:val="18"/>
                  <w:rPrChange w:id="87" w:author="Xuning Wei12232" w:date="2026-08-21T18:39:00Z">
                    <w:rPr>
                      <w:rFonts w:eastAsia="仿宋_GB2312"/>
                      <w:sz w:val="20"/>
                      <w:szCs w:val="20"/>
                    </w:rPr>
                  </w:rPrChange>
                </w:rPr>
                <w:t>has been validated</w:t>
              </w:r>
            </w:ins>
            <w:r w:rsidR="00E85C7A" w:rsidRPr="00524DE7">
              <w:rPr>
                <w:rFonts w:ascii="Arial" w:eastAsia="仿宋_GB2312" w:hAnsi="Arial" w:cs="Arial"/>
                <w:sz w:val="18"/>
                <w:szCs w:val="18"/>
              </w:rPr>
              <w:t>.</w:t>
            </w:r>
          </w:p>
          <w:p w14:paraId="6B181028" w14:textId="3CA0899F" w:rsidR="00E85C7A" w:rsidRPr="00524DE7" w:rsidRDefault="001E3A1E" w:rsidP="00524DE7">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2)</w:t>
            </w:r>
            <w:r w:rsidR="00E85C7A" w:rsidRPr="00524DE7">
              <w:rPr>
                <w:rFonts w:ascii="Arial" w:hAnsi="Arial" w:cs="Arial"/>
                <w:sz w:val="18"/>
                <w:szCs w:val="18"/>
              </w:rPr>
              <w:t>. T</w:t>
            </w:r>
            <w:r w:rsidR="00E85C7A" w:rsidRPr="00524DE7">
              <w:rPr>
                <w:rFonts w:ascii="Arial" w:hAnsi="Arial" w:cs="Arial"/>
                <w:color w:val="0000FF"/>
                <w:sz w:val="18"/>
                <w:szCs w:val="18"/>
                <w:lang w:val="en-GB"/>
              </w:rPr>
              <w:t xml:space="preserve">he drying endpoint LOD acceptance criterion is tightened from 10.0% to 9% </w:t>
            </w:r>
            <w:r w:rsidR="00E85C7A" w:rsidRPr="00524DE7">
              <w:rPr>
                <w:rFonts w:ascii="Arial" w:hAnsi="Arial" w:cs="Arial"/>
                <w:color w:val="0000FF"/>
                <w:sz w:val="18"/>
                <w:szCs w:val="18"/>
              </w:rPr>
              <w:t>(w/w)</w:t>
            </w:r>
            <w:r w:rsidR="00E85C7A" w:rsidRPr="00524DE7">
              <w:rPr>
                <w:rFonts w:ascii="Arial" w:hAnsi="Arial" w:cs="Arial"/>
                <w:color w:val="0000FF"/>
                <w:sz w:val="18"/>
                <w:szCs w:val="18"/>
                <w:lang w:val="en-GB"/>
              </w:rPr>
              <w:t>.</w:t>
            </w:r>
          </w:p>
          <w:p w14:paraId="1530AED1" w14:textId="2790D5CE" w:rsidR="00E85C7A" w:rsidRPr="00524DE7" w:rsidRDefault="001E3A1E" w:rsidP="00524DE7">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3</w:t>
            </w:r>
            <w:r w:rsidR="00431EF4" w:rsidRPr="00524DE7">
              <w:rPr>
                <w:rFonts w:ascii="Arial" w:hAnsi="Arial" w:cs="Arial"/>
                <w:sz w:val="18"/>
                <w:szCs w:val="18"/>
              </w:rPr>
              <w:t>)</w:t>
            </w:r>
            <w:r w:rsidR="00E85C7A" w:rsidRPr="00524DE7">
              <w:rPr>
                <w:rFonts w:ascii="Arial" w:hAnsi="Arial" w:cs="Arial"/>
                <w:sz w:val="18"/>
                <w:szCs w:val="18"/>
              </w:rPr>
              <w:t xml:space="preserve">. The </w:t>
            </w:r>
            <w:r w:rsidR="00E85C7A" w:rsidRPr="00524DE7">
              <w:rPr>
                <w:rFonts w:ascii="Arial" w:hAnsi="Arial" w:cs="Arial"/>
                <w:color w:val="0000FF"/>
                <w:sz w:val="18"/>
                <w:szCs w:val="18"/>
              </w:rPr>
              <w:t>In-process intermediate specifications</w:t>
            </w:r>
            <w:r w:rsidR="00E85C7A" w:rsidRPr="00524DE7">
              <w:rPr>
                <w:rFonts w:ascii="Arial" w:eastAsia="Times New Roman" w:hAnsi="Arial" w:cs="Arial"/>
                <w:color w:val="0000FF"/>
                <w:sz w:val="18"/>
                <w:szCs w:val="18"/>
              </w:rPr>
              <w:t xml:space="preserve"> has been removed.</w:t>
            </w:r>
          </w:p>
          <w:p w14:paraId="07AF4B24" w14:textId="543A2F7D" w:rsidR="00E85C7A" w:rsidRPr="00524DE7" w:rsidRDefault="001E3A1E" w:rsidP="00524DE7">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4)</w:t>
            </w:r>
            <w:r w:rsidR="00E85C7A" w:rsidRPr="00524DE7">
              <w:rPr>
                <w:rFonts w:ascii="Arial" w:hAnsi="Arial" w:cs="Arial"/>
                <w:sz w:val="18"/>
                <w:szCs w:val="18"/>
              </w:rPr>
              <w:t xml:space="preserve">. </w:t>
            </w:r>
            <w:r w:rsidR="00E85C7A" w:rsidRPr="00524DE7">
              <w:rPr>
                <w:rFonts w:ascii="Arial" w:eastAsia="Times New Roman" w:hAnsi="Arial" w:cs="Arial"/>
                <w:bCs/>
                <w:sz w:val="18"/>
                <w:szCs w:val="18"/>
              </w:rPr>
              <w:t xml:space="preserve">The product Quality Specification for </w:t>
            </w:r>
            <w:r w:rsidR="00E85C7A" w:rsidRPr="00524DE7">
              <w:rPr>
                <w:rFonts w:ascii="Arial" w:hAnsi="Arial" w:cs="Arial"/>
                <w:bCs/>
                <w:sz w:val="18"/>
                <w:szCs w:val="18"/>
              </w:rPr>
              <w:t>LSN</w:t>
            </w:r>
            <w:r w:rsidR="00E85C7A" w:rsidRPr="00524DE7">
              <w:rPr>
                <w:rFonts w:ascii="Arial" w:eastAsia="Times New Roman" w:hAnsi="Arial" w:cs="Arial"/>
                <w:bCs/>
                <w:sz w:val="18"/>
                <w:szCs w:val="18"/>
              </w:rPr>
              <w:t xml:space="preserve">4182924 / ASYM140020 </w:t>
            </w:r>
            <w:r w:rsidR="00E85C7A" w:rsidRPr="00524DE7">
              <w:rPr>
                <w:rFonts w:ascii="Arial" w:hAnsi="Arial" w:cs="Arial"/>
                <w:bCs/>
                <w:sz w:val="18"/>
                <w:szCs w:val="18"/>
              </w:rPr>
              <w:t>has been changed (</w:t>
            </w:r>
            <w:ins w:id="88" w:author="Xuning Wei12232" w:date="2026-08-21T17:48:00Z">
              <w:r w:rsidR="00E85C7A" w:rsidRPr="00524DE7">
                <w:rPr>
                  <w:rFonts w:ascii="Arial" w:hAnsi="Arial" w:cs="Arial"/>
                  <w:sz w:val="18"/>
                  <w:szCs w:val="18"/>
                </w:rPr>
                <w:t>Relevant contents have been filled in Change-140020</w:t>
              </w:r>
            </w:ins>
            <w:r w:rsidR="00E85C7A" w:rsidRPr="00524DE7">
              <w:rPr>
                <w:rFonts w:ascii="Arial" w:hAnsi="Arial" w:cs="Arial"/>
                <w:sz w:val="18"/>
                <w:szCs w:val="18"/>
              </w:rPr>
              <w:t>0302</w:t>
            </w:r>
            <w:ins w:id="89" w:author="Xuning Wei12232" w:date="2026-08-21T17:48:00Z">
              <w:r w:rsidR="00E85C7A" w:rsidRPr="00524DE7">
                <w:rPr>
                  <w:rFonts w:ascii="Arial" w:hAnsi="Arial" w:cs="Arial"/>
                  <w:sz w:val="18"/>
                  <w:szCs w:val="18"/>
                </w:rPr>
                <w:t>0</w:t>
              </w:r>
            </w:ins>
            <w:r w:rsidR="00E85C7A" w:rsidRPr="00524DE7">
              <w:rPr>
                <w:rFonts w:ascii="Arial" w:hAnsi="Arial" w:cs="Arial"/>
                <w:sz w:val="18"/>
                <w:szCs w:val="18"/>
              </w:rPr>
              <w:t>5</w:t>
            </w:r>
            <w:ins w:id="90" w:author="Xuning Wei12232" w:date="2026-08-21T17:48:00Z">
              <w:r w:rsidR="00E85C7A" w:rsidRPr="00524DE7">
                <w:rPr>
                  <w:rFonts w:ascii="Arial" w:hAnsi="Arial" w:cs="Arial"/>
                  <w:sz w:val="18"/>
                  <w:szCs w:val="18"/>
                </w:rPr>
                <w:t>.01</w:t>
              </w:r>
            </w:ins>
            <w:r w:rsidR="00E85C7A" w:rsidRPr="00524DE7">
              <w:rPr>
                <w:rFonts w:ascii="Arial" w:hAnsi="Arial" w:cs="Arial"/>
                <w:bCs/>
                <w:sz w:val="18"/>
                <w:szCs w:val="18"/>
              </w:rPr>
              <w:t>).</w:t>
            </w:r>
          </w:p>
          <w:p w14:paraId="054D2072" w14:textId="6D2438D7" w:rsidR="00EB1721" w:rsidRPr="00E85C7A" w:rsidRDefault="001E3A1E" w:rsidP="00524DE7">
            <w:pPr>
              <w:spacing w:beforeLines="50" w:before="120" w:afterLines="10" w:after="24" w:line="360" w:lineRule="auto"/>
              <w:contextualSpacing/>
              <w:jc w:val="both"/>
              <w:rPr>
                <w:rFonts w:ascii="Arial" w:hAnsi="Arial" w:cs="Arial"/>
                <w:sz w:val="18"/>
                <w:szCs w:val="18"/>
              </w:rPr>
            </w:pPr>
            <w:r w:rsidRPr="00524DE7">
              <w:rPr>
                <w:rFonts w:ascii="Arial" w:eastAsia="宋体" w:hAnsi="Arial" w:cs="Arial"/>
                <w:sz w:val="18"/>
                <w:szCs w:val="18"/>
              </w:rPr>
              <w:t>All the changes described above have no impact on product CQAs, with an overall assessed risk level of low.</w:t>
            </w:r>
          </w:p>
        </w:tc>
      </w:tr>
    </w:tbl>
    <w:p w14:paraId="445ED166" w14:textId="4B651C3D" w:rsidR="005A4DDF" w:rsidRPr="0075456A" w:rsidRDefault="005A4DDF" w:rsidP="00431EF4">
      <w:pPr>
        <w:spacing w:after="0" w:line="240" w:lineRule="auto"/>
        <w:textAlignment w:val="baseline"/>
        <w:rPr>
          <w:rFonts w:ascii="Arial" w:hAnsi="Arial" w:cs="Arial"/>
          <w:sz w:val="18"/>
          <w:szCs w:val="18"/>
        </w:rPr>
      </w:pPr>
    </w:p>
    <w:p w14:paraId="0493FF57" w14:textId="77777777" w:rsidR="005A4DDF" w:rsidRPr="00A04388" w:rsidRDefault="005A4DDF" w:rsidP="00431EF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91" w:name="_Toc244012607"/>
      <w:r w:rsidRPr="00A04388">
        <w:rPr>
          <w:rFonts w:ascii="Arial" w:eastAsia="Times New Roman" w:hAnsi="Arial" w:cs="Arial"/>
          <w:b/>
          <w:bCs/>
          <w:sz w:val="21"/>
          <w:szCs w:val="21"/>
        </w:rPr>
        <w:t>2. Scope and Purpose</w:t>
      </w:r>
      <w:bookmarkEnd w:id="91"/>
      <w:r w:rsidRPr="00A04388">
        <w:rPr>
          <w:rFonts w:ascii="Arial" w:eastAsia="Times New Roman" w:hAnsi="Arial" w:cs="Arial"/>
          <w:b/>
          <w:bCs/>
          <w:sz w:val="21"/>
          <w:szCs w:val="21"/>
        </w:rPr>
        <w:t> </w:t>
      </w:r>
    </w:p>
    <w:p w14:paraId="3DE22FBD" w14:textId="1FDCF185" w:rsidR="005A4DDF" w:rsidRPr="00494B2E" w:rsidRDefault="005A4DDF" w:rsidP="00A94C65">
      <w:pPr>
        <w:spacing w:beforeLines="50" w:before="120" w:afterLines="50" w:after="120" w:line="360" w:lineRule="auto"/>
        <w:contextualSpacing/>
        <w:jc w:val="both"/>
        <w:rPr>
          <w:rFonts w:ascii="Arial" w:eastAsia="Times New Roman" w:hAnsi="Arial" w:cs="Arial"/>
          <w:color w:val="0000FF"/>
          <w:sz w:val="21"/>
          <w:szCs w:val="21"/>
        </w:rPr>
      </w:pPr>
      <w:r w:rsidRPr="00494B2E">
        <w:rPr>
          <w:rFonts w:ascii="Arial" w:eastAsia="Times New Roman" w:hAnsi="Arial" w:cs="Arial"/>
          <w:sz w:val="21"/>
          <w:szCs w:val="21"/>
        </w:rPr>
        <w:t xml:space="preserve">The purpose of this report is to document the detailed gap assessment / risk assessment for the </w:t>
      </w:r>
      <w:r w:rsidR="0071184F" w:rsidRPr="00494B2E">
        <w:rPr>
          <w:rFonts w:ascii="Arial" w:eastAsia="Times New Roman" w:hAnsi="Arial" w:cs="Arial"/>
          <w:sz w:val="21"/>
          <w:szCs w:val="21"/>
        </w:rPr>
        <w:t>technology transfer of</w:t>
      </w:r>
      <w:r w:rsidR="0023403C" w:rsidRPr="00494B2E">
        <w:rPr>
          <w:rFonts w:ascii="Arial" w:eastAsia="Times New Roman" w:hAnsi="Arial" w:cs="Arial"/>
          <w:sz w:val="21"/>
          <w:szCs w:val="21"/>
        </w:rPr>
        <w:t xml:space="preserve"> LSN4182924 / ASYM-140020</w:t>
      </w:r>
      <w:r w:rsidR="002C44F9" w:rsidRPr="00494B2E">
        <w:rPr>
          <w:rFonts w:ascii="Arial" w:eastAsia="Times New Roman" w:hAnsi="Arial" w:cs="Arial"/>
          <w:sz w:val="21"/>
          <w:szCs w:val="21"/>
        </w:rPr>
        <w:t xml:space="preserve"> </w:t>
      </w:r>
      <w:r w:rsidR="00AA5A98" w:rsidRPr="00494B2E">
        <w:rPr>
          <w:rFonts w:ascii="Arial" w:eastAsia="Times New Roman" w:hAnsi="Arial" w:cs="Arial"/>
          <w:sz w:val="21"/>
          <w:szCs w:val="21"/>
        </w:rPr>
        <w:t>between full scale non-saleable batch and PPQ batches as well as the following commercial manufacturing at TJ4.</w:t>
      </w:r>
      <w:r w:rsidR="0075456A" w:rsidRPr="00494B2E">
        <w:rPr>
          <w:sz w:val="21"/>
          <w:szCs w:val="21"/>
        </w:rPr>
        <w:t xml:space="preserve"> </w:t>
      </w:r>
      <w:r w:rsidR="0075456A" w:rsidRPr="00494B2E">
        <w:rPr>
          <w:rFonts w:ascii="Arial" w:eastAsia="Times New Roman" w:hAnsi="Arial" w:cs="Arial"/>
          <w:color w:val="0000FF"/>
          <w:sz w:val="21"/>
          <w:szCs w:val="21"/>
        </w:rPr>
        <w:t>The scope of this assessment includes evaluation of process readiness, analytical readiness, equipment suitability, contamination control readiness, validation readiness, quality system readiness, material readiness and completion status of prerequisite PPQ activities.</w:t>
      </w:r>
    </w:p>
    <w:p w14:paraId="7D9EFA6E" w14:textId="0158A1BF" w:rsidR="00107341" w:rsidRPr="00107341" w:rsidRDefault="005727FF" w:rsidP="00107341">
      <w:pPr>
        <w:rPr>
          <w:rFonts w:ascii="Arial" w:hAnsi="Arial" w:cs="Arial"/>
          <w:b/>
          <w:bCs/>
          <w:sz w:val="21"/>
          <w:szCs w:val="21"/>
        </w:rPr>
      </w:pPr>
      <w:r>
        <w:rPr>
          <w:rFonts w:ascii="Arial" w:eastAsia="Times New Roman" w:hAnsi="Arial" w:cs="Arial"/>
          <w:b/>
          <w:bCs/>
          <w:sz w:val="21"/>
          <w:szCs w:val="21"/>
        </w:rPr>
        <w:t>Table 1: Gap Assessment Team</w:t>
      </w:r>
    </w:p>
    <w:p w14:paraId="294E4007" w14:textId="5FD15B0D" w:rsidR="005A4DDF" w:rsidRPr="00494B2E" w:rsidDel="00DA0E19" w:rsidRDefault="005A4DDF" w:rsidP="00D35015">
      <w:pPr>
        <w:rPr>
          <w:del w:id="92" w:author="Johan Granander" w:date="2026-08-07T11:47:00Z"/>
          <w:rFonts w:ascii="Arial" w:eastAsia="Times New Roman" w:hAnsi="Arial" w:cs="Arial"/>
          <w:b/>
          <w:bCs/>
          <w:sz w:val="21"/>
          <w:szCs w:val="18"/>
        </w:rPr>
      </w:pPr>
      <w:del w:id="93" w:author="Johan Granander" w:date="2026-08-07T11:47:00Z">
        <w:r w:rsidRPr="00494B2E" w:rsidDel="00DA0E19">
          <w:rPr>
            <w:rFonts w:ascii="Arial" w:eastAsia="Times New Roman" w:hAnsi="Arial" w:cs="Arial"/>
            <w:b/>
            <w:bCs/>
            <w:sz w:val="21"/>
            <w:szCs w:val="18"/>
          </w:rPr>
          <w:delText>Table 1: Gap Assessment Team </w:delText>
        </w:r>
      </w:del>
    </w:p>
    <w:p w14:paraId="6F4A99D2" w14:textId="1F996EA0" w:rsidR="005A4DDF" w:rsidRPr="00494B2E" w:rsidRDefault="005A4DDF" w:rsidP="00A94C65">
      <w:pPr>
        <w:spacing w:beforeLines="50" w:before="120" w:afterLines="50" w:after="120" w:line="360" w:lineRule="auto"/>
        <w:contextualSpacing/>
        <w:jc w:val="both"/>
        <w:rPr>
          <w:ins w:id="94" w:author="Johan Granander" w:date="2026-08-07T11:47:00Z"/>
          <w:rFonts w:ascii="Arial" w:eastAsia="Times New Roman" w:hAnsi="Arial" w:cs="Arial"/>
          <w:sz w:val="21"/>
          <w:szCs w:val="18"/>
        </w:rPr>
      </w:pPr>
      <w:r w:rsidRPr="00494B2E">
        <w:rPr>
          <w:rFonts w:ascii="Arial" w:eastAsia="Times New Roman" w:hAnsi="Arial" w:cs="Arial"/>
          <w:sz w:val="21"/>
          <w:szCs w:val="18"/>
        </w:rPr>
        <w:t xml:space="preserve">The cross-functional team shown below has reviewed the </w:t>
      </w:r>
      <w:r w:rsidR="00DF4294" w:rsidRPr="00494B2E">
        <w:rPr>
          <w:rFonts w:ascii="Arial" w:eastAsia="Times New Roman" w:hAnsi="Arial" w:cs="Arial"/>
          <w:sz w:val="21"/>
          <w:szCs w:val="18"/>
        </w:rPr>
        <w:t>ASYM-141366</w:t>
      </w:r>
      <w:r w:rsidRPr="00494B2E">
        <w:rPr>
          <w:rFonts w:ascii="Arial" w:eastAsia="Times New Roman" w:hAnsi="Arial" w:cs="Arial"/>
          <w:sz w:val="21"/>
          <w:szCs w:val="18"/>
        </w:rPr>
        <w:t xml:space="preserve"> and process from the s</w:t>
      </w:r>
      <w:r w:rsidR="00107341" w:rsidRPr="00494B2E">
        <w:rPr>
          <w:rFonts w:ascii="Arial" w:eastAsia="Times New Roman" w:hAnsi="Arial" w:cs="Arial"/>
          <w:sz w:val="21"/>
          <w:szCs w:val="18"/>
        </w:rPr>
        <w:t>ending site and receiving site</w:t>
      </w:r>
      <w:r w:rsidR="00107341" w:rsidRPr="00494B2E">
        <w:rPr>
          <w:rFonts w:ascii="Arial" w:hAnsi="Arial" w:cs="Arial"/>
          <w:sz w:val="21"/>
          <w:szCs w:val="18"/>
        </w:rPr>
        <w: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3522"/>
        <w:gridCol w:w="2983"/>
      </w:tblGrid>
      <w:tr w:rsidR="00107341" w:rsidRPr="0075456A" w14:paraId="683E7983" w14:textId="77777777" w:rsidTr="00EE7D92">
        <w:trPr>
          <w:trHeight w:val="300"/>
          <w:tblHeader/>
        </w:trPr>
        <w:tc>
          <w:tcPr>
            <w:tcW w:w="211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BFBF3CB" w14:textId="293640E0"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Role</w:t>
            </w:r>
          </w:p>
        </w:tc>
        <w:tc>
          <w:tcPr>
            <w:tcW w:w="35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C478CE" w14:textId="71B08846" w:rsidR="005A4DDF" w:rsidRPr="0075456A" w:rsidRDefault="005A4DDF" w:rsidP="00EE7D92">
            <w:pPr>
              <w:spacing w:line="360" w:lineRule="auto"/>
              <w:jc w:val="center"/>
              <w:rPr>
                <w:rFonts w:ascii="Arial" w:eastAsia="Times New Roman" w:hAnsi="Arial" w:cs="Arial"/>
                <w:color w:val="FFFFFF" w:themeColor="background1"/>
                <w:sz w:val="18"/>
                <w:szCs w:val="18"/>
              </w:rPr>
            </w:pPr>
            <w:commentRangeStart w:id="95"/>
            <w:commentRangeStart w:id="96"/>
            <w:r w:rsidRPr="0075456A">
              <w:rPr>
                <w:rFonts w:ascii="Arial" w:eastAsia="Times New Roman" w:hAnsi="Arial" w:cs="Arial"/>
                <w:b/>
                <w:bCs/>
                <w:color w:val="FFFFFF" w:themeColor="background1"/>
                <w:sz w:val="18"/>
                <w:szCs w:val="18"/>
              </w:rPr>
              <w:t>Sending Site</w:t>
            </w:r>
            <w:ins w:id="97" w:author="Xuning Wei12232" w:date="2026-08-10T14:48:00Z">
              <w:r w:rsidR="00EA5AA7" w:rsidRPr="0075456A">
                <w:rPr>
                  <w:rFonts w:ascii="Arial" w:eastAsia="Times New Roman" w:hAnsi="Arial" w:cs="Arial"/>
                  <w:b/>
                  <w:bCs/>
                  <w:color w:val="FFFFFF" w:themeColor="background1"/>
                  <w:sz w:val="18"/>
                  <w:szCs w:val="18"/>
                </w:rPr>
                <w:t xml:space="preserve"> (</w:t>
              </w:r>
              <w:proofErr w:type="spellStart"/>
              <w:r w:rsidR="00EA5AA7" w:rsidRPr="0075456A">
                <w:rPr>
                  <w:rFonts w:ascii="Arial" w:hAnsi="Arial" w:cs="Arial"/>
                  <w:b/>
                  <w:bCs/>
                  <w:color w:val="FFFFFF" w:themeColor="background1"/>
                  <w:sz w:val="18"/>
                  <w:szCs w:val="18"/>
                </w:rPr>
                <w:t>Asymchem</w:t>
              </w:r>
              <w:proofErr w:type="spellEnd"/>
              <w:r w:rsidR="00EA5AA7" w:rsidRPr="0075456A">
                <w:rPr>
                  <w:rFonts w:ascii="Arial" w:eastAsia="Times New Roman" w:hAnsi="Arial" w:cs="Arial"/>
                  <w:b/>
                  <w:bCs/>
                  <w:color w:val="FFFFFF" w:themeColor="background1"/>
                  <w:sz w:val="18"/>
                  <w:szCs w:val="18"/>
                </w:rPr>
                <w:t>)</w:t>
              </w:r>
            </w:ins>
            <w:commentRangeEnd w:id="95"/>
            <w:del w:id="98" w:author="Xuning Wei12232" w:date="2026-08-10T14:48:00Z">
              <w:r w:rsidR="00151954" w:rsidRPr="0075456A" w:rsidDel="00EA5AA7">
                <w:rPr>
                  <w:rStyle w:val="CommentReference"/>
                  <w:rFonts w:ascii="Arial" w:eastAsia="Times New Roman" w:hAnsi="Arial" w:cs="Arial"/>
                  <w:color w:val="FFFFFF" w:themeColor="background1"/>
                  <w:sz w:val="18"/>
                  <w:szCs w:val="18"/>
                </w:rPr>
                <w:commentReference w:id="95"/>
              </w:r>
              <w:commentRangeEnd w:id="96"/>
              <w:r w:rsidRPr="0075456A">
                <w:rPr>
                  <w:rStyle w:val="CommentReference"/>
                  <w:color w:val="FFFFFF" w:themeColor="background1"/>
                </w:rPr>
                <w:commentReference w:id="96"/>
              </w:r>
            </w:del>
          </w:p>
        </w:tc>
        <w:tc>
          <w:tcPr>
            <w:tcW w:w="298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5B4A4F" w14:textId="072AD47A"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Receiving Site (</w:t>
            </w:r>
            <w:proofErr w:type="spellStart"/>
            <w:r w:rsidR="00BB4D47" w:rsidRPr="0075456A">
              <w:rPr>
                <w:rFonts w:ascii="Arial" w:hAnsi="Arial" w:cs="Arial"/>
                <w:b/>
                <w:bCs/>
                <w:color w:val="FFFFFF" w:themeColor="background1"/>
                <w:sz w:val="18"/>
                <w:szCs w:val="18"/>
              </w:rPr>
              <w:t>Asymchem</w:t>
            </w:r>
            <w:proofErr w:type="spellEnd"/>
            <w:r w:rsidRPr="0075456A">
              <w:rPr>
                <w:rFonts w:ascii="Arial" w:eastAsia="Times New Roman" w:hAnsi="Arial" w:cs="Arial"/>
                <w:b/>
                <w:bCs/>
                <w:color w:val="FFFFFF" w:themeColor="background1"/>
                <w:sz w:val="18"/>
                <w:szCs w:val="18"/>
              </w:rPr>
              <w:t>)</w:t>
            </w:r>
          </w:p>
        </w:tc>
      </w:tr>
      <w:tr w:rsidR="00107341" w:rsidRPr="0075456A" w14:paraId="48C67A1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C87500" w14:textId="102A05B8" w:rsidR="00107341" w:rsidRPr="0075456A" w:rsidRDefault="00107341" w:rsidP="005B3398">
            <w:pPr>
              <w:spacing w:after="0" w:line="360" w:lineRule="auto"/>
              <w:jc w:val="both"/>
              <w:rPr>
                <w:rFonts w:ascii="Arial" w:eastAsia="Times New Roman" w:hAnsi="Arial" w:cs="Arial"/>
                <w:sz w:val="18"/>
                <w:szCs w:val="18"/>
              </w:rPr>
            </w:pPr>
            <w:r w:rsidRPr="00E37D71">
              <w:rPr>
                <w:rFonts w:ascii="Arial" w:hAnsi="Arial" w:cs="Arial"/>
                <w:sz w:val="18"/>
                <w:szCs w:val="18"/>
              </w:rPr>
              <w:t>P</w:t>
            </w:r>
            <w:r w:rsidR="005B3398">
              <w:rPr>
                <w:rFonts w:ascii="Arial" w:eastAsia="Times New Roman" w:hAnsi="Arial" w:cs="Arial"/>
                <w:sz w:val="18"/>
                <w:szCs w:val="18"/>
              </w:rPr>
              <w:t>rocess chemist</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83D55BF" w14:textId="274FF11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99"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0F4493" w14:textId="47D2C518"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100"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r>
      <w:tr w:rsidR="00107341" w:rsidRPr="0075456A" w14:paraId="27CF983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147AC04" w14:textId="5543DB09"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Times New Roman" w:hAnsi="Arial" w:cs="Arial"/>
                <w:sz w:val="18"/>
                <w:szCs w:val="18"/>
              </w:rPr>
              <w:t>Technical Reviewer</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59EC422" w14:textId="23A79B2F"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Liang Li, Senior Director, CMMD</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6D72C6A" w14:textId="6FF90EBF"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Liang Li, Senior Director, CMMD</w:t>
            </w:r>
          </w:p>
        </w:tc>
      </w:tr>
      <w:tr w:rsidR="00107341" w:rsidRPr="0075456A" w14:paraId="342C7F6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67FE70" w14:textId="7CB3616F" w:rsidR="00107341" w:rsidRPr="00E37D71"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Process Engineering</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598DF3C" w14:textId="1B969121"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8E4C1" w14:textId="7A4A508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r>
      <w:tr w:rsidR="00107341" w:rsidRPr="0075456A" w14:paraId="5313C1E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44A275" w14:textId="378018DF"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Operations</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3193DC5" w14:textId="0DEBB79E"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101"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A636B2E" w14:textId="26EFE8B0"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102"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r>
      <w:tr w:rsidR="00107341" w:rsidRPr="0075456A" w14:paraId="0E642E3B"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023440" w14:textId="604D8080"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Quality Assurance</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9B4EB8" w14:textId="060248FB" w:rsidR="00107341" w:rsidRPr="0075456A" w:rsidRDefault="00107341" w:rsidP="007A06D5">
            <w:pPr>
              <w:spacing w:after="0" w:line="360" w:lineRule="auto"/>
              <w:jc w:val="both"/>
              <w:rPr>
                <w:rFonts w:ascii="Arial" w:eastAsia="Times New Roman" w:hAnsi="Arial" w:cs="Arial"/>
                <w:sz w:val="18"/>
                <w:szCs w:val="18"/>
              </w:rPr>
            </w:pPr>
            <w:r w:rsidRPr="00E37D71">
              <w:rPr>
                <w:rFonts w:ascii="Arial" w:hAnsi="Arial" w:cs="Arial"/>
                <w:sz w:val="18"/>
                <w:szCs w:val="18"/>
              </w:rPr>
              <w:t>Lu Li, Director, QA</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27D006" w14:textId="4DC45080" w:rsidR="00107341" w:rsidRPr="0075456A" w:rsidRDefault="00107341" w:rsidP="007A06D5">
            <w:pPr>
              <w:spacing w:after="0" w:line="360" w:lineRule="auto"/>
              <w:jc w:val="both"/>
              <w:rPr>
                <w:rFonts w:ascii="Arial" w:hAnsi="Arial" w:cs="Arial"/>
                <w:sz w:val="18"/>
                <w:szCs w:val="18"/>
              </w:rPr>
            </w:pPr>
            <w:r w:rsidRPr="00E37D71">
              <w:rPr>
                <w:rFonts w:ascii="Arial" w:hAnsi="Arial" w:cs="Arial"/>
                <w:sz w:val="18"/>
                <w:szCs w:val="18"/>
              </w:rPr>
              <w:t>Lu Li, Director, QA</w:t>
            </w:r>
          </w:p>
        </w:tc>
      </w:tr>
      <w:tr w:rsidR="00107341" w:rsidRPr="0075456A" w14:paraId="0A303A5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4E3BD1" w14:textId="31B33002"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Laboratories (QC)</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859851C" w14:textId="076D729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Haini Wang, Senior Director, QC</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D546840" w14:textId="2075B11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Haini Wang, Senior Director, QC</w:t>
            </w:r>
          </w:p>
        </w:tc>
      </w:tr>
      <w:tr w:rsidR="00107341" w:rsidRPr="0075456A" w14:paraId="69CE263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F1518D9" w14:textId="35E1981F"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仿宋_GB2312" w:hAnsi="Arial" w:cs="Arial"/>
                <w:sz w:val="18"/>
                <w:szCs w:val="18"/>
              </w:rPr>
              <w:t>Dept. of Analytical Research and Development (ARD)</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7670CDB" w14:textId="5CE8977C" w:rsidR="00107341" w:rsidRPr="0075456A" w:rsidRDefault="00107341" w:rsidP="005B3398">
            <w:pPr>
              <w:spacing w:after="0" w:line="360" w:lineRule="auto"/>
              <w:jc w:val="both"/>
              <w:rPr>
                <w:rFonts w:ascii="Arial" w:eastAsia="Times New Roman" w:hAnsi="Arial" w:cs="Arial"/>
                <w:sz w:val="18"/>
                <w:szCs w:val="18"/>
              </w:rPr>
            </w:pPr>
            <w:r w:rsidRPr="0075456A">
              <w:rPr>
                <w:rFonts w:ascii="Arial" w:eastAsia="仿宋_GB2312" w:hAnsi="Arial" w:cs="Arial"/>
                <w:sz w:val="18"/>
                <w:szCs w:val="18"/>
              </w:rPr>
              <w:t>Yongle Liu, Director, ARD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5071A" w14:textId="13C240DC" w:rsidR="00107341" w:rsidRPr="0075456A" w:rsidRDefault="00107341" w:rsidP="005B3398">
            <w:pPr>
              <w:spacing w:after="0" w:line="360" w:lineRule="auto"/>
              <w:jc w:val="both"/>
              <w:rPr>
                <w:rFonts w:ascii="Arial" w:eastAsia="仿宋_GB2312" w:hAnsi="Arial" w:cs="Arial"/>
                <w:sz w:val="18"/>
                <w:szCs w:val="18"/>
              </w:rPr>
            </w:pPr>
            <w:r w:rsidRPr="0075456A">
              <w:rPr>
                <w:rFonts w:ascii="Arial" w:eastAsia="仿宋_GB2312" w:hAnsi="Arial" w:cs="Arial"/>
                <w:sz w:val="18"/>
                <w:szCs w:val="18"/>
              </w:rPr>
              <w:t>Yongle Liu, Director, ARD</w:t>
            </w:r>
          </w:p>
        </w:tc>
      </w:tr>
    </w:tbl>
    <w:p w14:paraId="2E3D087B" w14:textId="77777777" w:rsidR="00BF65A5" w:rsidRPr="0075456A" w:rsidRDefault="00BF65A5" w:rsidP="00BF65A5">
      <w:pPr>
        <w:spacing w:beforeLines="150" w:before="360" w:afterLines="50" w:after="120" w:line="360" w:lineRule="auto"/>
        <w:contextualSpacing/>
        <w:rPr>
          <w:rFonts w:ascii="Arial" w:eastAsia="Times New Roman" w:hAnsi="Arial" w:cs="Arial"/>
          <w:b/>
          <w:bCs/>
          <w:sz w:val="6"/>
          <w:szCs w:val="18"/>
        </w:rPr>
      </w:pPr>
    </w:p>
    <w:p w14:paraId="48C4CE1E" w14:textId="77777777" w:rsidR="00107341" w:rsidRPr="00326A21" w:rsidDel="00151954" w:rsidRDefault="00107341">
      <w:pPr>
        <w:spacing w:beforeLines="50" w:before="120" w:afterLines="50" w:after="120" w:line="360" w:lineRule="auto"/>
        <w:contextualSpacing/>
        <w:rPr>
          <w:ins w:id="103" w:author="Johan Granander" w:date="2026-08-07T11:49:00Z"/>
          <w:del w:id="104" w:author="Johan Granander" w:date="2026-08-07T11:49:00Z"/>
          <w:rFonts w:ascii="Arial" w:eastAsia="Times New Roman" w:hAnsi="Arial" w:cs="Arial"/>
          <w:b/>
          <w:bCs/>
          <w:sz w:val="21"/>
          <w:szCs w:val="21"/>
          <w:rPrChange w:id="105" w:author="Xuning Wei12232" w:date="2026-08-27T09:26:00Z">
            <w:rPr>
              <w:ins w:id="106" w:author="Johan Granander" w:date="2026-08-07T11:49:00Z"/>
              <w:del w:id="107" w:author="Johan Granander" w:date="2026-08-07T11:49:00Z"/>
              <w:rFonts w:ascii="Arial" w:eastAsia="Times New Roman" w:hAnsi="Arial" w:cs="Arial"/>
              <w:b/>
              <w:bCs/>
              <w:color w:val="404040"/>
              <w:sz w:val="18"/>
              <w:szCs w:val="18"/>
            </w:rPr>
          </w:rPrChange>
        </w:rPr>
        <w:pPrChange w:id="108" w:author="Xuning Wei12232" w:date="2026-08-27T09:27:00Z">
          <w:pPr>
            <w:spacing w:beforeLines="150" w:before="360" w:afterLines="50" w:after="120" w:line="360" w:lineRule="auto"/>
            <w:contextualSpacing/>
          </w:pPr>
        </w:pPrChange>
      </w:pPr>
      <w:ins w:id="109" w:author="Johan Granander" w:date="2026-08-07T11:49:00Z">
        <w:r w:rsidRPr="00326A21">
          <w:rPr>
            <w:rFonts w:ascii="Arial" w:eastAsia="Times New Roman" w:hAnsi="Arial" w:cs="Arial"/>
            <w:b/>
            <w:bCs/>
            <w:sz w:val="21"/>
            <w:szCs w:val="21"/>
            <w:rPrChange w:id="110" w:author="Xuning Wei12232" w:date="2026-08-27T09:26:00Z">
              <w:rPr>
                <w:rFonts w:ascii="Arial" w:eastAsia="Times New Roman" w:hAnsi="Arial" w:cs="Arial"/>
                <w:b/>
                <w:bCs/>
                <w:color w:val="404040"/>
                <w:sz w:val="18"/>
                <w:szCs w:val="18"/>
              </w:rPr>
            </w:rPrChange>
          </w:rPr>
          <w:lastRenderedPageBreak/>
          <w:t>Table 2: Risk Scoring Table — Severity of Harm Impact on LSN4182924 / ASYM-140020 Quality</w:t>
        </w:r>
      </w:ins>
    </w:p>
    <w:p w14:paraId="6AB9BB32" w14:textId="77777777" w:rsidR="00107341" w:rsidRPr="00107341" w:rsidRDefault="00107341" w:rsidP="00107341">
      <w:pPr>
        <w:spacing w:beforeLines="100" w:before="240" w:after="0" w:line="360" w:lineRule="auto"/>
        <w:contextualSpacing/>
        <w:jc w:val="both"/>
        <w:rPr>
          <w:rFonts w:ascii="Arial" w:eastAsia="Times New Roman" w:hAnsi="Arial" w:cs="Arial"/>
          <w:b/>
          <w:bCs/>
          <w:sz w:val="18"/>
          <w:szCs w:val="18"/>
        </w:rPr>
      </w:pPr>
    </w:p>
    <w:p w14:paraId="08D7AE87" w14:textId="3ECD72CB" w:rsidR="005A4DDF" w:rsidRPr="00107341" w:rsidDel="00151954" w:rsidRDefault="005A4DDF" w:rsidP="00BF65A5">
      <w:pPr>
        <w:spacing w:beforeLines="150" w:before="360" w:afterLines="50" w:after="120" w:line="360" w:lineRule="auto"/>
        <w:contextualSpacing/>
        <w:rPr>
          <w:del w:id="111" w:author="Johan Granander" w:date="2026-08-07T11:49:00Z"/>
          <w:rFonts w:ascii="Arial" w:eastAsia="Times New Roman" w:hAnsi="Arial" w:cs="Arial"/>
          <w:bCs/>
          <w:sz w:val="21"/>
          <w:szCs w:val="18"/>
        </w:rPr>
      </w:pPr>
      <w:del w:id="112" w:author="Johan Granander" w:date="2026-08-07T11:49:00Z">
        <w:r w:rsidRPr="00107341" w:rsidDel="00151954">
          <w:rPr>
            <w:rFonts w:ascii="Arial" w:eastAsia="Times New Roman" w:hAnsi="Arial" w:cs="Arial"/>
            <w:bCs/>
            <w:sz w:val="21"/>
            <w:szCs w:val="18"/>
          </w:rPr>
          <w:delText>Table 2: Risk Scoring Table — Severity of Harm Impact on</w:delText>
        </w:r>
        <w:r w:rsidR="0023403C" w:rsidRPr="00107341" w:rsidDel="00151954">
          <w:rPr>
            <w:rFonts w:ascii="Arial" w:eastAsia="Times New Roman" w:hAnsi="Arial" w:cs="Arial"/>
            <w:bCs/>
            <w:sz w:val="21"/>
            <w:szCs w:val="18"/>
          </w:rPr>
          <w:delText xml:space="preserve"> LSN4182924 / ASYM-140020</w:delText>
        </w:r>
        <w:r w:rsidR="00990A34" w:rsidRPr="00107341" w:rsidDel="00151954">
          <w:rPr>
            <w:rFonts w:ascii="Arial" w:eastAsia="Times New Roman" w:hAnsi="Arial" w:cs="Arial"/>
            <w:bCs/>
            <w:sz w:val="21"/>
            <w:szCs w:val="18"/>
          </w:rPr>
          <w:delText xml:space="preserve"> </w:delText>
        </w:r>
        <w:r w:rsidRPr="00107341" w:rsidDel="00151954">
          <w:rPr>
            <w:rFonts w:ascii="Arial" w:eastAsia="Times New Roman" w:hAnsi="Arial" w:cs="Arial"/>
            <w:bCs/>
            <w:sz w:val="21"/>
            <w:szCs w:val="18"/>
          </w:rPr>
          <w:delText>Quality </w:delText>
        </w:r>
      </w:del>
    </w:p>
    <w:p w14:paraId="5780DC44" w14:textId="1AF69C3A" w:rsidR="005A4DDF" w:rsidRPr="00107341" w:rsidRDefault="005A4DDF" w:rsidP="00E925E6">
      <w:pPr>
        <w:spacing w:beforeLines="50" w:before="120" w:afterLines="10" w:after="24" w:line="360" w:lineRule="auto"/>
        <w:contextualSpacing/>
        <w:jc w:val="both"/>
        <w:rPr>
          <w:ins w:id="113" w:author="Johan Granander" w:date="2026-08-07T11:49:00Z"/>
          <w:rFonts w:ascii="Arial" w:eastAsia="Times New Roman" w:hAnsi="Arial" w:cs="Arial"/>
          <w:sz w:val="21"/>
          <w:szCs w:val="18"/>
        </w:rPr>
      </w:pPr>
      <w:r w:rsidRPr="00107341">
        <w:rPr>
          <w:rFonts w:ascii="Arial" w:eastAsia="Times New Roman" w:hAnsi="Arial" w:cs="Arial"/>
          <w:sz w:val="21"/>
          <w:szCs w:val="18"/>
        </w:rPr>
        <w:t>Risk classification follows the scoring scale below. The scoring is based on impact to</w:t>
      </w:r>
      <w:r w:rsidR="00990A34" w:rsidRPr="00107341">
        <w:rPr>
          <w:rFonts w:ascii="Arial" w:hAnsi="Arial" w:cs="Arial"/>
          <w:sz w:val="21"/>
          <w:szCs w:val="18"/>
        </w:rPr>
        <w:t xml:space="preserve"> </w:t>
      </w:r>
      <w:r w:rsidR="00432105" w:rsidRPr="00107341">
        <w:rPr>
          <w:rFonts w:ascii="Arial" w:eastAsia="Times New Roman" w:hAnsi="Arial" w:cs="Arial"/>
          <w:sz w:val="21"/>
          <w:szCs w:val="18"/>
        </w:rPr>
        <w:t xml:space="preserve">the </w:t>
      </w:r>
      <w:r w:rsidRPr="00107341">
        <w:rPr>
          <w:rFonts w:ascii="Arial" w:eastAsia="Times New Roman" w:hAnsi="Arial" w:cs="Arial"/>
          <w:sz w:val="21"/>
          <w:szCs w:val="18"/>
        </w:rPr>
        <w:t>quality</w:t>
      </w:r>
      <w:r w:rsidR="00432105" w:rsidRPr="00107341">
        <w:rPr>
          <w:rFonts w:ascii="Arial" w:eastAsia="Times New Roman" w:hAnsi="Arial" w:cs="Arial"/>
          <w:sz w:val="21"/>
          <w:szCs w:val="18"/>
        </w:rPr>
        <w:t xml:space="preserve"> of LSN4182924 / ASYM-140020</w:t>
      </w:r>
      <w:r w:rsidRPr="00107341">
        <w:rPr>
          <w:rFonts w:ascii="Arial" w:eastAsia="Times New Roman" w:hAnsi="Arial" w:cs="Arial"/>
          <w:sz w:val="21"/>
          <w:szCs w:val="18"/>
        </w:rPr>
        <w:t>. Risk classification assumes no action or mitigation has been implemented. </w:t>
      </w:r>
    </w:p>
    <w:tbl>
      <w:tblPr>
        <w:tblW w:w="86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2"/>
        <w:gridCol w:w="7252"/>
      </w:tblGrid>
      <w:tr w:rsidR="00107341" w:rsidRPr="0075456A" w14:paraId="408CCAAA"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58EF14D" w14:textId="6A02D069"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Risk Level</w:t>
            </w:r>
          </w:p>
        </w:tc>
        <w:tc>
          <w:tcPr>
            <w:tcW w:w="72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7CBCD38" w14:textId="53506D6C"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 xml:space="preserve">Severity of Harm — Impact on </w:t>
            </w:r>
            <w:r w:rsidR="00432105" w:rsidRPr="0075456A">
              <w:rPr>
                <w:rFonts w:ascii="Arial" w:eastAsia="Times New Roman" w:hAnsi="Arial" w:cs="Arial"/>
                <w:b/>
                <w:bCs/>
                <w:color w:val="FFFFFF" w:themeColor="background1"/>
                <w:sz w:val="18"/>
                <w:szCs w:val="18"/>
              </w:rPr>
              <w:t>the q</w:t>
            </w:r>
            <w:r w:rsidRPr="0075456A">
              <w:rPr>
                <w:rFonts w:ascii="Arial" w:eastAsia="Times New Roman" w:hAnsi="Arial" w:cs="Arial"/>
                <w:b/>
                <w:bCs/>
                <w:color w:val="FFFFFF" w:themeColor="background1"/>
                <w:sz w:val="18"/>
                <w:szCs w:val="18"/>
              </w:rPr>
              <w:t>uality</w:t>
            </w:r>
            <w:r w:rsidRPr="0075456A">
              <w:rPr>
                <w:rFonts w:ascii="Arial" w:eastAsia="Times New Roman" w:hAnsi="Arial" w:cs="Arial"/>
                <w:color w:val="FFFFFF" w:themeColor="background1"/>
                <w:sz w:val="18"/>
                <w:szCs w:val="18"/>
              </w:rPr>
              <w:t> </w:t>
            </w:r>
            <w:r w:rsidR="00432105" w:rsidRPr="0075456A">
              <w:rPr>
                <w:rFonts w:ascii="Arial" w:eastAsia="Times New Roman" w:hAnsi="Arial" w:cs="Arial"/>
                <w:color w:val="FFFFFF" w:themeColor="background1"/>
                <w:sz w:val="18"/>
                <w:szCs w:val="18"/>
              </w:rPr>
              <w:t>of</w:t>
            </w:r>
            <w:r w:rsidR="0023403C" w:rsidRPr="0075456A">
              <w:rPr>
                <w:rFonts w:ascii="Arial" w:eastAsia="Times New Roman" w:hAnsi="Arial" w:cs="Arial"/>
                <w:b/>
                <w:color w:val="FFFFFF" w:themeColor="background1"/>
                <w:sz w:val="18"/>
                <w:szCs w:val="18"/>
              </w:rPr>
              <w:t xml:space="preserve"> LSN4182924 / ASYM-140020</w:t>
            </w:r>
          </w:p>
        </w:tc>
      </w:tr>
      <w:tr w:rsidR="00107341" w:rsidRPr="0075456A" w14:paraId="1147FC51"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E2EFDA"/>
            <w:vAlign w:val="center"/>
            <w:hideMark/>
          </w:tcPr>
          <w:p w14:paraId="7447B61E" w14:textId="09023F76"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Low</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229F58" w14:textId="36495A40"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No or low correlation with CQA based on available data or extensive prior knowledge.</w:t>
            </w:r>
          </w:p>
        </w:tc>
      </w:tr>
      <w:tr w:rsidR="00107341" w:rsidRPr="0075456A" w14:paraId="6077FE16"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FF2CC"/>
            <w:vAlign w:val="center"/>
            <w:hideMark/>
          </w:tcPr>
          <w:p w14:paraId="11A760F5" w14:textId="37180E8F"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Medium</w:t>
            </w:r>
          </w:p>
        </w:tc>
        <w:tc>
          <w:tcPr>
            <w:tcW w:w="725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D3F4CF3" w14:textId="30F35E77"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Potentially low correlation with CQA based on prior/scientific knowledge and failure of acceptance criteria is not expected; however, data is not available or studies are ongoing.</w:t>
            </w:r>
          </w:p>
        </w:tc>
      </w:tr>
      <w:tr w:rsidR="00107341" w:rsidRPr="0075456A" w14:paraId="27935D5F"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CE4D6"/>
            <w:vAlign w:val="center"/>
            <w:hideMark/>
          </w:tcPr>
          <w:p w14:paraId="765B7CD6" w14:textId="037BBEE5"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High</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ED11EB2" w14:textId="3D570B7E"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Parameter has strong correlation with CQA, may cause exceedance of CQA limit, either based on experimental data or prior/scientific knowledge.</w:t>
            </w:r>
          </w:p>
        </w:tc>
      </w:tr>
    </w:tbl>
    <w:p w14:paraId="33B48AF3" w14:textId="77777777" w:rsidR="00BF65A5" w:rsidRPr="0075456A" w:rsidRDefault="00BF65A5" w:rsidP="00E925E6">
      <w:pPr>
        <w:rPr>
          <w:rFonts w:ascii="Arial" w:hAnsi="Arial" w:cs="Arial"/>
          <w:sz w:val="6"/>
          <w:szCs w:val="10"/>
        </w:rPr>
      </w:pPr>
    </w:p>
    <w:p w14:paraId="6E0DDA7A" w14:textId="11959CFF" w:rsidR="005A4DDF" w:rsidRPr="00107341" w:rsidRDefault="005A4DDF" w:rsidP="00431EF4">
      <w:pPr>
        <w:spacing w:beforeLines="50" w:before="120" w:afterLines="50" w:after="120" w:line="360" w:lineRule="auto"/>
        <w:jc w:val="both"/>
        <w:rPr>
          <w:rFonts w:ascii="Arial" w:eastAsia="Times New Roman" w:hAnsi="Arial" w:cs="Arial"/>
          <w:sz w:val="21"/>
          <w:szCs w:val="21"/>
        </w:rPr>
      </w:pPr>
      <w:r w:rsidRPr="00107341">
        <w:rPr>
          <w:rFonts w:ascii="Arial" w:eastAsia="Times New Roman" w:hAnsi="Arial" w:cs="Arial"/>
          <w:sz w:val="21"/>
          <w:szCs w:val="21"/>
        </w:rPr>
        <w:t>The summary table in Section 4 provides the consolidated action plan with owners and milestones. Technical risks, mitigations and completion milestones will also be agreed during project Manufacturability Reviews. </w:t>
      </w:r>
    </w:p>
    <w:p w14:paraId="3644315A" w14:textId="5CD05092" w:rsidR="00C637A2" w:rsidRPr="0075456A" w:rsidRDefault="005A4DDF" w:rsidP="00431EF4">
      <w:pPr>
        <w:spacing w:beforeLines="100" w:before="240" w:afterLines="100" w:after="240" w:line="360" w:lineRule="auto"/>
        <w:contextualSpacing/>
        <w:textAlignment w:val="baseline"/>
        <w:outlineLvl w:val="0"/>
        <w:rPr>
          <w:rFonts w:ascii="Arial" w:hAnsi="Arial" w:cs="Arial"/>
          <w:b/>
          <w:bCs/>
          <w:sz w:val="18"/>
          <w:szCs w:val="18"/>
        </w:rPr>
      </w:pPr>
      <w:bookmarkStart w:id="114" w:name="_Toc244012608"/>
      <w:r w:rsidRPr="0075456A">
        <w:rPr>
          <w:rFonts w:ascii="Arial" w:eastAsia="Times New Roman" w:hAnsi="Arial" w:cs="Arial"/>
          <w:b/>
          <w:bCs/>
          <w:sz w:val="18"/>
          <w:szCs w:val="18"/>
        </w:rPr>
        <w:t>3. Gap Assessment / Risk Assessment</w:t>
      </w:r>
      <w:bookmarkEnd w:id="114"/>
    </w:p>
    <w:p w14:paraId="46A57085" w14:textId="707D65EF" w:rsidR="005A4DDF" w:rsidRPr="00107341" w:rsidRDefault="00107341" w:rsidP="00C637A2">
      <w:pPr>
        <w:spacing w:beforeLines="100" w:before="240" w:afterLines="50" w:after="120" w:line="360" w:lineRule="auto"/>
        <w:jc w:val="both"/>
        <w:rPr>
          <w:rFonts w:ascii="Arial" w:eastAsia="Times New Roman" w:hAnsi="Arial" w:cs="Arial"/>
          <w:sz w:val="21"/>
          <w:szCs w:val="21"/>
        </w:rPr>
      </w:pPr>
      <w:r>
        <w:rPr>
          <w:rFonts w:ascii="Arial" w:eastAsia="Times New Roman" w:hAnsi="Arial" w:cs="Arial"/>
          <w:sz w:val="21"/>
          <w:szCs w:val="21"/>
        </w:rPr>
        <w:t xml:space="preserve">This section </w:t>
      </w:r>
      <w:r w:rsidR="042AF537" w:rsidRPr="00107341">
        <w:rPr>
          <w:rFonts w:ascii="Arial" w:eastAsia="Times New Roman" w:hAnsi="Arial" w:cs="Arial"/>
          <w:sz w:val="21"/>
          <w:szCs w:val="21"/>
        </w:rPr>
        <w:t>identifies differences or gaps to be addressed during transfer of this</w:t>
      </w:r>
      <w:r w:rsidR="04572CD5" w:rsidRPr="00107341">
        <w:rPr>
          <w:rFonts w:ascii="Arial" w:eastAsia="Times New Roman" w:hAnsi="Arial" w:cs="Arial"/>
          <w:b/>
          <w:bCs/>
          <w:sz w:val="21"/>
          <w:szCs w:val="21"/>
        </w:rPr>
        <w:t xml:space="preserve"> LSN4182924 / ASYM-140020</w:t>
      </w:r>
      <w:r w:rsidR="042AF537" w:rsidRPr="00107341">
        <w:rPr>
          <w:rFonts w:ascii="Arial" w:eastAsia="Times New Roman" w:hAnsi="Arial" w:cs="Arial"/>
          <w:sz w:val="21"/>
          <w:szCs w:val="21"/>
        </w:rPr>
        <w:t xml:space="preserve"> to </w:t>
      </w:r>
      <w:del w:id="115" w:author="Johan Granander" w:date="2026-08-07T11:49:00Z">
        <w:r w:rsidR="005A4DDF" w:rsidRPr="00107341" w:rsidDel="042AF537">
          <w:rPr>
            <w:rFonts w:ascii="Arial" w:eastAsia="Times New Roman" w:hAnsi="Arial" w:cs="Arial"/>
            <w:sz w:val="21"/>
            <w:szCs w:val="21"/>
          </w:rPr>
          <w:delText xml:space="preserve">the </w:delText>
        </w:r>
      </w:del>
      <w:proofErr w:type="spellStart"/>
      <w:r w:rsidR="7BAF930F" w:rsidRPr="00107341">
        <w:rPr>
          <w:rFonts w:ascii="Arial" w:eastAsia="Times New Roman" w:hAnsi="Arial" w:cs="Arial"/>
          <w:sz w:val="21"/>
          <w:szCs w:val="21"/>
        </w:rPr>
        <w:t>Asymchem</w:t>
      </w:r>
      <w:proofErr w:type="spellEnd"/>
      <w:r w:rsidR="7BAF930F" w:rsidRPr="00107341">
        <w:rPr>
          <w:rFonts w:ascii="Arial" w:eastAsia="Times New Roman" w:hAnsi="Arial" w:cs="Arial"/>
          <w:sz w:val="21"/>
          <w:szCs w:val="21"/>
        </w:rPr>
        <w:t xml:space="preserve"> TJ4</w:t>
      </w:r>
      <w:r w:rsidR="042AF537" w:rsidRPr="00107341">
        <w:rPr>
          <w:rFonts w:ascii="Arial" w:eastAsia="Times New Roman" w:hAnsi="Arial" w:cs="Arial"/>
          <w:sz w:val="21"/>
          <w:szCs w:val="21"/>
        </w:rPr>
        <w:t xml:space="preserve">. For each area, the sending site status is documented, any challenges/gaps/differences at </w:t>
      </w:r>
      <w:proofErr w:type="spellStart"/>
      <w:r w:rsidR="7BAF930F" w:rsidRPr="00107341">
        <w:rPr>
          <w:rFonts w:ascii="Arial" w:eastAsia="Times New Roman" w:hAnsi="Arial" w:cs="Arial"/>
          <w:sz w:val="21"/>
          <w:szCs w:val="21"/>
        </w:rPr>
        <w:t>Asymchem</w:t>
      </w:r>
      <w:proofErr w:type="spellEnd"/>
      <w:r w:rsidR="7BAF930F" w:rsidRPr="00107341">
        <w:rPr>
          <w:rFonts w:ascii="Arial" w:eastAsia="Times New Roman" w:hAnsi="Arial" w:cs="Arial"/>
          <w:sz w:val="21"/>
          <w:szCs w:val="21"/>
        </w:rPr>
        <w:t xml:space="preserve"> TJ4</w:t>
      </w:r>
      <w:r w:rsidR="042AF537" w:rsidRPr="00107341">
        <w:rPr>
          <w:rFonts w:ascii="Arial" w:eastAsia="Times New Roman" w:hAnsi="Arial" w:cs="Arial"/>
          <w:sz w:val="21"/>
          <w:szCs w:val="21"/>
        </w:rPr>
        <w:t xml:space="preserve"> are described, a risk ranking is assigned per Table 2, and a mitigati</w:t>
      </w:r>
      <w:r w:rsidR="00B34233">
        <w:rPr>
          <w:rFonts w:ascii="Arial" w:eastAsia="Times New Roman" w:hAnsi="Arial" w:cs="Arial"/>
          <w:sz w:val="21"/>
          <w:szCs w:val="21"/>
        </w:rPr>
        <w:t>on plan or action is proposed.</w:t>
      </w:r>
    </w:p>
    <w:p w14:paraId="7FA80679" w14:textId="633EE397" w:rsidR="005A4DDF" w:rsidRPr="00D65410" w:rsidRDefault="005A4DDF" w:rsidP="00A94C65">
      <w:pPr>
        <w:spacing w:beforeLines="50" w:before="120" w:afterLines="50" w:after="120" w:line="360" w:lineRule="auto"/>
        <w:outlineLvl w:val="1"/>
        <w:rPr>
          <w:rFonts w:ascii="Arial" w:hAnsi="Arial" w:cs="Arial"/>
          <w:b/>
          <w:bCs/>
          <w:sz w:val="21"/>
          <w:szCs w:val="18"/>
        </w:rPr>
      </w:pPr>
      <w:bookmarkStart w:id="116" w:name="_Toc244012609"/>
      <w:r w:rsidRPr="00D65410">
        <w:rPr>
          <w:rFonts w:ascii="Arial" w:eastAsia="Times New Roman" w:hAnsi="Arial" w:cs="Arial"/>
          <w:b/>
          <w:bCs/>
          <w:sz w:val="21"/>
          <w:szCs w:val="18"/>
        </w:rPr>
        <w:t>3.1 Process Chemistry</w:t>
      </w:r>
      <w:bookmarkEnd w:id="116"/>
      <w:r w:rsidRPr="00D65410">
        <w:rPr>
          <w:rFonts w:ascii="Arial" w:eastAsia="Times New Roman" w:hAnsi="Arial" w:cs="Arial"/>
          <w:b/>
          <w:bCs/>
          <w:sz w:val="21"/>
          <w:szCs w:val="18"/>
        </w:rPr>
        <w:t> </w:t>
      </w:r>
    </w:p>
    <w:p w14:paraId="7E1BEC3F" w14:textId="15FD4AE9" w:rsidR="0033764E" w:rsidRPr="00D65410" w:rsidRDefault="00BD2449" w:rsidP="00941223">
      <w:pPr>
        <w:spacing w:beforeLines="50" w:before="120" w:afterLines="50" w:after="120" w:line="360" w:lineRule="auto"/>
        <w:contextualSpacing/>
        <w:rPr>
          <w:rFonts w:ascii="Arial" w:eastAsia="Times New Roman" w:hAnsi="Arial" w:cs="Arial"/>
          <w:b/>
          <w:bCs/>
          <w:sz w:val="21"/>
          <w:szCs w:val="18"/>
        </w:rPr>
      </w:pPr>
      <w:r w:rsidRPr="00D65410">
        <w:rPr>
          <w:rFonts w:ascii="Arial" w:eastAsia="Times New Roman" w:hAnsi="Arial" w:cs="Arial"/>
          <w:b/>
          <w:bCs/>
          <w:sz w:val="21"/>
          <w:szCs w:val="18"/>
        </w:rPr>
        <w:t>3.1.</w:t>
      </w:r>
      <w:r w:rsidRPr="004D61E7">
        <w:rPr>
          <w:rFonts w:ascii="Arial" w:eastAsia="Times New Roman" w:hAnsi="Arial" w:cs="Arial"/>
          <w:b/>
          <w:bCs/>
          <w:sz w:val="21"/>
          <w:szCs w:val="18"/>
        </w:rPr>
        <w:t xml:space="preserve">1 </w:t>
      </w:r>
      <w:r w:rsidR="0033764E" w:rsidRPr="004D61E7">
        <w:rPr>
          <w:rFonts w:ascii="Arial" w:eastAsia="Times New Roman" w:hAnsi="Arial" w:cs="Arial"/>
          <w:b/>
          <w:bCs/>
          <w:sz w:val="21"/>
          <w:szCs w:val="18"/>
        </w:rPr>
        <w:t>T</w:t>
      </w:r>
      <w:r w:rsidR="00784316" w:rsidRPr="004D61E7">
        <w:rPr>
          <w:rFonts w:ascii="Arial" w:eastAsia="Times New Roman" w:hAnsi="Arial" w:cs="Arial"/>
          <w:b/>
          <w:bCs/>
          <w:sz w:val="21"/>
          <w:szCs w:val="18"/>
        </w:rPr>
        <w:t>he synthetic</w:t>
      </w:r>
      <w:r w:rsidR="0033764E" w:rsidRPr="004D61E7">
        <w:rPr>
          <w:rFonts w:ascii="Arial" w:eastAsia="Times New Roman" w:hAnsi="Arial" w:cs="Arial"/>
          <w:b/>
          <w:bCs/>
          <w:sz w:val="21"/>
          <w:szCs w:val="18"/>
        </w:rPr>
        <w:t xml:space="preserve"> schem</w:t>
      </w:r>
      <w:r w:rsidR="0081107D" w:rsidRPr="004D61E7">
        <w:rPr>
          <w:rFonts w:ascii="Arial" w:eastAsia="Times New Roman" w:hAnsi="Arial" w:cs="Arial"/>
          <w:b/>
          <w:bCs/>
          <w:sz w:val="21"/>
          <w:szCs w:val="18"/>
        </w:rPr>
        <w:t>e for ASYM-14</w:t>
      </w:r>
      <w:r w:rsidRPr="004D61E7">
        <w:rPr>
          <w:rFonts w:ascii="Arial" w:eastAsia="Times New Roman" w:hAnsi="Arial" w:cs="Arial"/>
          <w:b/>
          <w:bCs/>
          <w:sz w:val="21"/>
          <w:szCs w:val="18"/>
        </w:rPr>
        <w:t>1366</w:t>
      </w:r>
      <w:r w:rsidR="00784316" w:rsidRPr="004D61E7">
        <w:rPr>
          <w:rFonts w:ascii="Arial" w:eastAsia="Times New Roman" w:hAnsi="Arial" w:cs="Arial"/>
          <w:b/>
          <w:bCs/>
          <w:sz w:val="21"/>
          <w:szCs w:val="18"/>
        </w:rPr>
        <w:t xml:space="preserve"> is shown </w:t>
      </w:r>
      <w:r w:rsidR="0033764E" w:rsidRPr="004D61E7">
        <w:rPr>
          <w:rFonts w:ascii="Arial" w:eastAsia="Times New Roman" w:hAnsi="Arial" w:cs="Arial"/>
          <w:b/>
          <w:bCs/>
          <w:sz w:val="21"/>
          <w:szCs w:val="18"/>
        </w:rPr>
        <w:t>below</w:t>
      </w:r>
      <w:r w:rsidR="008545FC" w:rsidRPr="004D61E7">
        <w:rPr>
          <w:rFonts w:ascii="Arial" w:eastAsia="Times New Roman" w:hAnsi="Arial" w:cs="Arial"/>
          <w:b/>
          <w:bCs/>
          <w:sz w:val="21"/>
          <w:szCs w:val="18"/>
        </w:rPr>
        <w:t>.</w:t>
      </w:r>
      <w:r w:rsidR="00784316" w:rsidRPr="00D65410">
        <w:rPr>
          <w:rFonts w:ascii="Arial" w:eastAsia="Times New Roman" w:hAnsi="Arial" w:cs="Arial"/>
          <w:b/>
          <w:bCs/>
          <w:sz w:val="21"/>
          <w:szCs w:val="18"/>
        </w:rPr>
        <w:t xml:space="preserve"> </w:t>
      </w:r>
    </w:p>
    <w:p w14:paraId="312F8EBC" w14:textId="77777777" w:rsidR="0042709E" w:rsidRPr="0075456A" w:rsidRDefault="0042709E" w:rsidP="00D35015">
      <w:pPr>
        <w:rPr>
          <w:rFonts w:ascii="Arial" w:eastAsia="Times New Roman" w:hAnsi="Arial" w:cs="Arial"/>
          <w:bCs/>
          <w:sz w:val="18"/>
          <w:szCs w:val="18"/>
        </w:rPr>
      </w:pPr>
    </w:p>
    <w:p w14:paraId="491E962D" w14:textId="27FAF562" w:rsidR="0033764E" w:rsidRPr="0075456A" w:rsidRDefault="000F686E" w:rsidP="00D35015">
      <w:pPr>
        <w:rPr>
          <w:rFonts w:ascii="Arial" w:hAnsi="Arial" w:cs="Arial"/>
          <w:sz w:val="18"/>
          <w:szCs w:val="18"/>
        </w:rPr>
      </w:pPr>
      <w:ins w:id="117" w:author="Xuning Wei12232" w:date="2026-08-04T16:46:00Z">
        <w:r w:rsidRPr="0075456A">
          <w:rPr>
            <w:rFonts w:ascii="Times New Roman" w:hAnsi="Times New Roman" w:cs="Times New Roman"/>
          </w:rPr>
          <w:object w:dxaOrig="19051" w:dyaOrig="1919" w14:anchorId="44D12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6pt;height:41.85pt" o:ole="">
              <v:imagedata r:id="rId15" o:title=""/>
            </v:shape>
            <o:OLEObject Type="Embed" ProgID="ChemDraw.Document.6.0" ShapeID="_x0000_i1025" DrawAspect="Content" ObjectID="_1854646951" r:id="rId16"/>
          </w:object>
        </w:r>
      </w:ins>
      <w:del w:id="118" w:author="Xuning Wei12232" w:date="2026-08-04T16:46:00Z">
        <w:r w:rsidR="0042709E" w:rsidRPr="0075456A" w:rsidDel="000F686E">
          <w:rPr>
            <w:rFonts w:ascii="Arial" w:hAnsi="Arial" w:cs="Arial"/>
            <w:sz w:val="18"/>
            <w:szCs w:val="18"/>
          </w:rPr>
          <w:object w:dxaOrig="19291" w:dyaOrig="1988" w14:anchorId="7908B790">
            <v:shape id="_x0000_i1026" type="#_x0000_t75" style="width:450.4pt;height:41.85pt" o:ole="">
              <v:imagedata r:id="rId17" o:title=""/>
            </v:shape>
            <o:OLEObject Type="Embed" ProgID="ChemDraw.Document.6.0" ShapeID="_x0000_i1026" DrawAspect="Content" ObjectID="_1854646952" r:id="rId18"/>
          </w:object>
        </w:r>
      </w:del>
    </w:p>
    <w:p w14:paraId="4875EC54" w14:textId="4E0F4619" w:rsidR="00092F4C" w:rsidRPr="00D65410" w:rsidRDefault="00092F4C" w:rsidP="0080469E">
      <w:pPr>
        <w:spacing w:beforeLines="50" w:before="120" w:afterLines="50" w:after="120" w:line="360" w:lineRule="auto"/>
        <w:contextualSpacing/>
        <w:jc w:val="center"/>
        <w:rPr>
          <w:rFonts w:ascii="Arial" w:eastAsia="Times New Roman" w:hAnsi="Arial" w:cs="Arial"/>
          <w:b/>
          <w:bCs/>
          <w:sz w:val="21"/>
          <w:szCs w:val="21"/>
        </w:rPr>
      </w:pPr>
      <w:r w:rsidRPr="00D65410">
        <w:rPr>
          <w:rFonts w:ascii="Arial" w:eastAsia="Times New Roman" w:hAnsi="Arial" w:cs="Arial"/>
          <w:b/>
          <w:bCs/>
          <w:sz w:val="21"/>
          <w:szCs w:val="21"/>
        </w:rPr>
        <w:t>Scheme 1</w:t>
      </w:r>
      <w:r w:rsidR="004D61E7">
        <w:rPr>
          <w:rFonts w:ascii="Arial" w:eastAsia="Times New Roman" w:hAnsi="Arial" w:cs="Arial"/>
          <w:b/>
          <w:bCs/>
          <w:sz w:val="21"/>
          <w:szCs w:val="21"/>
        </w:rPr>
        <w:t>.</w:t>
      </w:r>
      <w:r w:rsidRPr="00D65410">
        <w:rPr>
          <w:rFonts w:ascii="Arial" w:eastAsia="Times New Roman" w:hAnsi="Arial" w:cs="Arial"/>
          <w:b/>
          <w:bCs/>
          <w:sz w:val="21"/>
          <w:szCs w:val="21"/>
        </w:rPr>
        <w:t xml:space="preserve"> The synthetic scheme for the ASYM-141366</w:t>
      </w:r>
    </w:p>
    <w:p w14:paraId="0B3240B7" w14:textId="67DA5C44" w:rsidR="00BD2449" w:rsidRPr="00B34233" w:rsidRDefault="00BD2449" w:rsidP="00B34233">
      <w:pPr>
        <w:spacing w:after="0" w:line="360" w:lineRule="auto"/>
        <w:jc w:val="both"/>
        <w:rPr>
          <w:rFonts w:ascii="Arial" w:hAnsi="Arial" w:cs="Arial"/>
          <w:sz w:val="21"/>
          <w:szCs w:val="21"/>
        </w:rPr>
      </w:pPr>
      <w:r w:rsidRPr="00B34233">
        <w:rPr>
          <w:rFonts w:ascii="Arial" w:hAnsi="Arial" w:cs="Arial"/>
          <w:sz w:val="21"/>
          <w:szCs w:val="21"/>
        </w:rPr>
        <w:t>The synthetic route</w:t>
      </w:r>
      <w:r w:rsidR="00361871" w:rsidRPr="00B34233">
        <w:rPr>
          <w:rFonts w:ascii="Arial" w:hAnsi="Arial" w:cs="Arial"/>
          <w:sz w:val="21"/>
          <w:szCs w:val="21"/>
        </w:rPr>
        <w:t xml:space="preserve"> of 141366</w:t>
      </w:r>
      <w:r w:rsidRPr="00B34233">
        <w:rPr>
          <w:rFonts w:ascii="Arial" w:hAnsi="Arial" w:cs="Arial"/>
          <w:sz w:val="21"/>
          <w:szCs w:val="21"/>
        </w:rPr>
        <w:t xml:space="preserve"> </w:t>
      </w:r>
      <w:r w:rsidR="00A44EED" w:rsidRPr="00B34233">
        <w:rPr>
          <w:rFonts w:ascii="Arial" w:hAnsi="Arial" w:cs="Arial"/>
          <w:sz w:val="21"/>
          <w:szCs w:val="21"/>
        </w:rPr>
        <w:t>adopted at</w:t>
      </w:r>
      <w:r w:rsidRPr="00B34233">
        <w:rPr>
          <w:rFonts w:ascii="Arial" w:hAnsi="Arial" w:cs="Arial"/>
          <w:sz w:val="21"/>
          <w:szCs w:val="21"/>
        </w:rPr>
        <w:t xml:space="preserve"> the </w:t>
      </w:r>
      <w:proofErr w:type="spellStart"/>
      <w:r w:rsidRPr="00B34233">
        <w:rPr>
          <w:rFonts w:ascii="Arial" w:hAnsi="Arial" w:cs="Arial"/>
          <w:sz w:val="21"/>
          <w:szCs w:val="21"/>
        </w:rPr>
        <w:t>Asymchem</w:t>
      </w:r>
      <w:proofErr w:type="spellEnd"/>
      <w:r w:rsidRPr="00B34233">
        <w:rPr>
          <w:rFonts w:ascii="Arial" w:hAnsi="Arial" w:cs="Arial"/>
          <w:sz w:val="21"/>
          <w:szCs w:val="21"/>
        </w:rPr>
        <w:t xml:space="preserve"> TJ4 </w:t>
      </w:r>
      <w:r w:rsidR="009D343A" w:rsidRPr="00B34233">
        <w:rPr>
          <w:rFonts w:ascii="Arial" w:hAnsi="Arial" w:cs="Arial"/>
          <w:sz w:val="21"/>
          <w:szCs w:val="21"/>
        </w:rPr>
        <w:t>remains unchanged</w:t>
      </w:r>
      <w:r w:rsidR="00153FBB" w:rsidRPr="00B34233">
        <w:rPr>
          <w:rFonts w:ascii="Arial" w:hAnsi="Arial" w:cs="Arial"/>
          <w:sz w:val="21"/>
          <w:szCs w:val="21"/>
        </w:rPr>
        <w:t>.</w:t>
      </w:r>
      <w:r w:rsidR="00361871" w:rsidRPr="00B34233">
        <w:rPr>
          <w:rFonts w:ascii="Arial" w:hAnsi="Arial" w:cs="Arial"/>
          <w:sz w:val="21"/>
          <w:szCs w:val="21"/>
        </w:rPr>
        <w:t xml:space="preserve"> </w:t>
      </w:r>
      <w:r w:rsidR="00153FBB" w:rsidRPr="00B34233">
        <w:rPr>
          <w:rFonts w:ascii="Arial" w:hAnsi="Arial" w:cs="Arial"/>
          <w:sz w:val="21"/>
          <w:szCs w:val="21"/>
        </w:rPr>
        <w:t xml:space="preserve">The compound ASYM-141366 is an in-process product for the synthesis of LSN4182924 /ASYM-140020, which is synthesized via solid-phase synthesis, with 2-CTC Resin as the starting material; Other amino acids are sequentially coupled via coupling reactions including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Gly</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Phe</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-L-N-Me-</w:t>
      </w:r>
      <w:proofErr w:type="spellStart"/>
      <w:r w:rsidR="00153FBB" w:rsidRPr="00B34233">
        <w:rPr>
          <w:rFonts w:ascii="Arial" w:hAnsi="Arial" w:cs="Arial"/>
          <w:sz w:val="21"/>
          <w:szCs w:val="21"/>
        </w:rPr>
        <w:t>Asn</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Trt</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Asn</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Trt</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Ser</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tBu</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Arg</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Pbf</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 xml:space="preserve">-L-Val-OH,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Leu</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-L-α-Me-</w:t>
      </w:r>
      <w:proofErr w:type="spellStart"/>
      <w:r w:rsidR="00153FBB" w:rsidRPr="00B34233">
        <w:rPr>
          <w:rFonts w:ascii="Arial" w:hAnsi="Arial" w:cs="Arial"/>
          <w:sz w:val="21"/>
          <w:szCs w:val="21"/>
        </w:rPr>
        <w:t>Phe</w:t>
      </w:r>
      <w:proofErr w:type="spellEnd"/>
      <w:r w:rsidR="00153FBB" w:rsidRPr="00B34233">
        <w:rPr>
          <w:rFonts w:ascii="Arial" w:hAnsi="Arial" w:cs="Arial"/>
          <w:sz w:val="21"/>
          <w:szCs w:val="21"/>
        </w:rPr>
        <w:t xml:space="preserve">-OH,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Glu</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OtBu</w:t>
      </w:r>
      <w:proofErr w:type="spellEnd"/>
      <w:r w:rsidR="00153FBB" w:rsidRPr="00B34233">
        <w:rPr>
          <w:rFonts w:ascii="Arial" w:hAnsi="Arial" w:cs="Arial"/>
          <w:sz w:val="21"/>
          <w:szCs w:val="21"/>
        </w:rPr>
        <w:t xml:space="preserve">)-OH·H2O, </w:t>
      </w:r>
      <w:del w:id="119" w:author="Johan Granander" w:date="2026-08-07T11:50:00Z">
        <w:r w:rsidR="00153FBB" w:rsidRPr="00B34233" w:rsidDel="002056F9">
          <w:rPr>
            <w:rFonts w:ascii="Arial" w:hAnsi="Arial" w:cs="Arial"/>
            <w:sz w:val="21"/>
            <w:szCs w:val="21"/>
          </w:rPr>
          <w:delText xml:space="preserve"> </w:delText>
        </w:r>
      </w:del>
      <w:r w:rsidR="00153FBB" w:rsidRPr="00B34233">
        <w:rPr>
          <w:rFonts w:ascii="Arial" w:hAnsi="Arial" w:cs="Arial"/>
          <w:sz w:val="21"/>
          <w:szCs w:val="21"/>
        </w:rPr>
        <w:t xml:space="preserve">Fmoc-L-Ala-OH·H2O and </w:t>
      </w:r>
      <w:proofErr w:type="spellStart"/>
      <w:r w:rsidR="00153FBB" w:rsidRPr="00B34233">
        <w:rPr>
          <w:rFonts w:ascii="Arial" w:hAnsi="Arial" w:cs="Arial"/>
          <w:sz w:val="21"/>
          <w:szCs w:val="21"/>
        </w:rPr>
        <w:t>Fmoc</w:t>
      </w:r>
      <w:proofErr w:type="spellEnd"/>
      <w:r w:rsidR="00153FBB" w:rsidRPr="00B34233">
        <w:rPr>
          <w:rFonts w:ascii="Arial" w:hAnsi="Arial" w:cs="Arial"/>
          <w:sz w:val="21"/>
          <w:szCs w:val="21"/>
        </w:rPr>
        <w:t>-L-</w:t>
      </w:r>
      <w:proofErr w:type="spellStart"/>
      <w:r w:rsidR="00153FBB" w:rsidRPr="00B34233">
        <w:rPr>
          <w:rFonts w:ascii="Arial" w:hAnsi="Arial" w:cs="Arial"/>
          <w:sz w:val="21"/>
          <w:szCs w:val="21"/>
        </w:rPr>
        <w:t>Orn</w:t>
      </w:r>
      <w:proofErr w:type="spellEnd"/>
      <w:r w:rsidR="00153FBB" w:rsidRPr="00B34233">
        <w:rPr>
          <w:rFonts w:ascii="Arial" w:hAnsi="Arial" w:cs="Arial"/>
          <w:sz w:val="21"/>
          <w:szCs w:val="21"/>
        </w:rPr>
        <w:t>(</w:t>
      </w:r>
      <w:proofErr w:type="spellStart"/>
      <w:r w:rsidR="00153FBB" w:rsidRPr="00B34233">
        <w:rPr>
          <w:rFonts w:ascii="Arial" w:hAnsi="Arial" w:cs="Arial"/>
          <w:sz w:val="21"/>
          <w:szCs w:val="21"/>
        </w:rPr>
        <w:t>Boc</w:t>
      </w:r>
      <w:proofErr w:type="spellEnd"/>
      <w:r w:rsidR="00153FBB" w:rsidRPr="00B34233">
        <w:rPr>
          <w:rFonts w:ascii="Arial" w:hAnsi="Arial" w:cs="Arial"/>
          <w:sz w:val="21"/>
          <w:szCs w:val="21"/>
        </w:rPr>
        <w:t>)-OH.</w:t>
      </w:r>
      <w:r w:rsidRPr="00B34233">
        <w:rPr>
          <w:rFonts w:ascii="Arial" w:hAnsi="Arial" w:cs="Arial"/>
          <w:sz w:val="21"/>
          <w:szCs w:val="21"/>
        </w:rPr>
        <w:t xml:space="preserve"> </w:t>
      </w:r>
      <w:r w:rsidR="00361871" w:rsidRPr="00B34233">
        <w:rPr>
          <w:rFonts w:ascii="Arial" w:hAnsi="Arial" w:cs="Arial"/>
          <w:sz w:val="21"/>
          <w:szCs w:val="21"/>
        </w:rPr>
        <w:t>Also, t</w:t>
      </w:r>
      <w:r w:rsidRPr="00B34233">
        <w:rPr>
          <w:rFonts w:ascii="Arial" w:hAnsi="Arial" w:cs="Arial"/>
          <w:sz w:val="21"/>
          <w:szCs w:val="21"/>
        </w:rPr>
        <w:t xml:space="preserve">he </w:t>
      </w:r>
      <w:r w:rsidRPr="00B34233">
        <w:rPr>
          <w:rFonts w:ascii="Arial" w:hAnsi="Arial" w:cs="Arial"/>
          <w:sz w:val="21"/>
          <w:szCs w:val="21"/>
        </w:rPr>
        <w:lastRenderedPageBreak/>
        <w:t xml:space="preserve">coupling reagents, namely </w:t>
      </w:r>
      <w:proofErr w:type="spellStart"/>
      <w:r w:rsidRPr="00B34233">
        <w:rPr>
          <w:rFonts w:ascii="Arial" w:hAnsi="Arial" w:cs="Arial"/>
          <w:sz w:val="21"/>
          <w:szCs w:val="21"/>
        </w:rPr>
        <w:t>Oxyma</w:t>
      </w:r>
      <w:proofErr w:type="spellEnd"/>
      <w:r w:rsidRPr="00B34233">
        <w:rPr>
          <w:rFonts w:ascii="Arial" w:hAnsi="Arial" w:cs="Arial"/>
          <w:sz w:val="21"/>
          <w:szCs w:val="21"/>
        </w:rPr>
        <w:t xml:space="preserve">, </w:t>
      </w:r>
      <w:proofErr w:type="spellStart"/>
      <w:r w:rsidRPr="00B34233">
        <w:rPr>
          <w:rFonts w:ascii="Arial" w:hAnsi="Arial" w:cs="Arial"/>
          <w:sz w:val="21"/>
          <w:szCs w:val="21"/>
        </w:rPr>
        <w:t>PyBOP</w:t>
      </w:r>
      <w:proofErr w:type="spellEnd"/>
      <w:r w:rsidRPr="00B34233">
        <w:rPr>
          <w:rFonts w:ascii="Arial" w:hAnsi="Arial" w:cs="Arial"/>
          <w:sz w:val="21"/>
          <w:szCs w:val="21"/>
        </w:rPr>
        <w:t>, DIC and DIPEA, remain unchanged throughout technology transfer. </w:t>
      </w:r>
    </w:p>
    <w:p w14:paraId="5DECC1E1" w14:textId="0FF18E5C" w:rsidR="00BD2449" w:rsidRPr="00D65410" w:rsidRDefault="00BD2449" w:rsidP="00941223">
      <w:pPr>
        <w:spacing w:beforeLines="50" w:before="120" w:afterLines="50" w:after="120" w:line="360" w:lineRule="auto"/>
        <w:contextualSpacing/>
        <w:rPr>
          <w:rFonts w:ascii="Arial" w:hAnsi="Arial" w:cs="Arial"/>
          <w:b/>
          <w:sz w:val="21"/>
          <w:szCs w:val="21"/>
        </w:rPr>
      </w:pPr>
      <w:r w:rsidRPr="004D61E7">
        <w:rPr>
          <w:rFonts w:ascii="Arial" w:hAnsi="Arial" w:cs="Arial"/>
          <w:b/>
          <w:sz w:val="21"/>
          <w:szCs w:val="21"/>
        </w:rPr>
        <w:t xml:space="preserve">3.1.2 </w:t>
      </w:r>
      <w:r w:rsidRPr="004D61E7">
        <w:rPr>
          <w:rFonts w:ascii="Arial" w:eastAsia="Times New Roman" w:hAnsi="Arial" w:cs="Arial"/>
          <w:b/>
          <w:iCs/>
          <w:sz w:val="21"/>
          <w:szCs w:val="21"/>
        </w:rPr>
        <w:t>The synthetic scheme for the LSN4182924</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ASYM-140020 is shown below</w:t>
      </w:r>
      <w:r w:rsidRPr="004D61E7">
        <w:rPr>
          <w:rFonts w:ascii="Arial" w:hAnsi="Arial" w:cs="Arial"/>
          <w:b/>
          <w:iCs/>
          <w:sz w:val="21"/>
          <w:szCs w:val="21"/>
        </w:rPr>
        <w:t>.</w:t>
      </w:r>
      <w:r w:rsidRPr="00D65410">
        <w:rPr>
          <w:rFonts w:ascii="Arial" w:hAnsi="Arial" w:cs="Arial"/>
          <w:b/>
          <w:iCs/>
          <w:sz w:val="21"/>
          <w:szCs w:val="21"/>
        </w:rPr>
        <w:t xml:space="preserve"> </w:t>
      </w:r>
    </w:p>
    <w:p w14:paraId="5ED6BB2A" w14:textId="17994648" w:rsidR="00BD2449" w:rsidRPr="00D65410" w:rsidRDefault="00396A90" w:rsidP="00D35015">
      <w:pPr>
        <w:rPr>
          <w:rFonts w:ascii="Arial" w:hAnsi="Arial" w:cs="Arial"/>
          <w:b/>
          <w:bCs/>
          <w:sz w:val="21"/>
          <w:szCs w:val="21"/>
        </w:rPr>
      </w:pPr>
      <w:r w:rsidRPr="00D65410">
        <w:rPr>
          <w:rFonts w:ascii="Arial" w:hAnsi="Arial" w:cs="Arial"/>
          <w:sz w:val="21"/>
          <w:szCs w:val="21"/>
        </w:rPr>
        <w:object w:dxaOrig="24943" w:dyaOrig="4509" w14:anchorId="3461662B">
          <v:shape id="_x0000_i1027" type="#_x0000_t75" style="width:456.3pt;height:77.85pt" o:ole="">
            <v:imagedata r:id="rId19" o:title=""/>
          </v:shape>
          <o:OLEObject Type="Embed" ProgID="ChemDraw.Document.6.0" ShapeID="_x0000_i1027" DrawAspect="Content" ObjectID="_1854646953" r:id="rId20"/>
        </w:object>
      </w:r>
    </w:p>
    <w:p w14:paraId="3B7A9CEB" w14:textId="0D9D240B" w:rsidR="00CA2163" w:rsidRDefault="002F778C" w:rsidP="0080469E">
      <w:pPr>
        <w:spacing w:beforeLines="50" w:before="120" w:afterLines="50" w:after="120" w:line="360" w:lineRule="auto"/>
        <w:contextualSpacing/>
        <w:jc w:val="center"/>
        <w:rPr>
          <w:rFonts w:ascii="Arial" w:eastAsia="Times New Roman" w:hAnsi="Arial" w:cs="Arial"/>
          <w:b/>
          <w:iCs/>
          <w:sz w:val="21"/>
          <w:szCs w:val="21"/>
        </w:rPr>
      </w:pPr>
      <w:r w:rsidRPr="00D65410">
        <w:rPr>
          <w:rFonts w:ascii="Arial" w:hAnsi="Arial" w:cs="Arial"/>
          <w:b/>
          <w:sz w:val="21"/>
          <w:szCs w:val="21"/>
        </w:rPr>
        <w:t>S</w:t>
      </w:r>
      <w:r w:rsidR="00E925E6" w:rsidRPr="00D65410">
        <w:rPr>
          <w:rFonts w:ascii="Arial" w:eastAsia="Times New Roman" w:hAnsi="Arial" w:cs="Arial"/>
          <w:b/>
          <w:iCs/>
          <w:sz w:val="21"/>
          <w:szCs w:val="21"/>
        </w:rPr>
        <w:t xml:space="preserve">cheme 2, </w:t>
      </w:r>
      <w:r w:rsidR="00D65410">
        <w:rPr>
          <w:rFonts w:ascii="Arial" w:eastAsia="Times New Roman" w:hAnsi="Arial" w:cs="Arial"/>
          <w:b/>
          <w:iCs/>
          <w:sz w:val="21"/>
          <w:szCs w:val="21"/>
        </w:rPr>
        <w:t>S</w:t>
      </w:r>
      <w:r w:rsidR="00396A90" w:rsidRPr="00D65410">
        <w:rPr>
          <w:rFonts w:ascii="Arial" w:eastAsia="Times New Roman" w:hAnsi="Arial" w:cs="Arial"/>
          <w:b/>
          <w:iCs/>
          <w:sz w:val="21"/>
          <w:szCs w:val="21"/>
        </w:rPr>
        <w:t>ynthetic scheme</w:t>
      </w:r>
      <w:r w:rsidR="00CA2163" w:rsidRPr="00D65410">
        <w:rPr>
          <w:rFonts w:ascii="Arial" w:eastAsia="Times New Roman" w:hAnsi="Arial" w:cs="Arial"/>
          <w:b/>
          <w:iCs/>
          <w:sz w:val="21"/>
          <w:szCs w:val="21"/>
        </w:rPr>
        <w:t xml:space="preserve"> for LSN4182924</w:t>
      </w:r>
      <w:r w:rsidR="00EF615A">
        <w:rPr>
          <w:rFonts w:ascii="Arial" w:eastAsia="Times New Roman" w:hAnsi="Arial" w:cs="Arial"/>
          <w:b/>
          <w:iCs/>
          <w:sz w:val="21"/>
          <w:szCs w:val="21"/>
        </w:rPr>
        <w:t xml:space="preserve"> </w:t>
      </w:r>
      <w:r w:rsidR="00CA2163" w:rsidRPr="00D65410">
        <w:rPr>
          <w:rFonts w:ascii="Arial" w:eastAsia="Times New Roman" w:hAnsi="Arial" w:cs="Arial"/>
          <w:b/>
          <w:iCs/>
          <w:sz w:val="21"/>
          <w:szCs w:val="21"/>
        </w:rPr>
        <w:t>/ ASYM-140020</w:t>
      </w:r>
    </w:p>
    <w:p w14:paraId="52514676" w14:textId="0596EFE9" w:rsidR="00D65410" w:rsidRPr="00B34233" w:rsidRDefault="00D65410" w:rsidP="00B34233">
      <w:pPr>
        <w:spacing w:after="0" w:line="360" w:lineRule="auto"/>
        <w:jc w:val="both"/>
        <w:rPr>
          <w:rFonts w:ascii="Arial" w:hAnsi="Arial" w:cs="Arial"/>
          <w:sz w:val="21"/>
          <w:szCs w:val="21"/>
        </w:rPr>
      </w:pPr>
      <w:r w:rsidRPr="00B34233">
        <w:rPr>
          <w:rFonts w:ascii="Arial" w:hAnsi="Arial" w:cs="Arial"/>
          <w:sz w:val="21"/>
          <w:szCs w:val="21"/>
        </w:rPr>
        <w:t>The product LSN4182924 / ASYM-140020 is obtained by soft cleavage (cocktail of TFA/EA) from the 2-CTC resin.</w:t>
      </w:r>
    </w:p>
    <w:p w14:paraId="53A11F79" w14:textId="210A219B" w:rsidR="005A4DDF" w:rsidRDefault="005A4DDF" w:rsidP="00F64FB5">
      <w:pPr>
        <w:pStyle w:val="2"/>
        <w:spacing w:beforeLines="10" w:before="24" w:afterLines="10" w:after="24" w:line="360" w:lineRule="auto"/>
        <w:rPr>
          <w:rFonts w:ascii="Arial" w:eastAsia="Times New Roman" w:hAnsi="Arial" w:cs="Arial"/>
          <w:sz w:val="21"/>
          <w:szCs w:val="21"/>
        </w:rPr>
      </w:pPr>
      <w:bookmarkStart w:id="120" w:name="_Toc244012610"/>
      <w:r w:rsidRPr="00D65410">
        <w:rPr>
          <w:rFonts w:ascii="Arial" w:eastAsia="Times New Roman" w:hAnsi="Arial" w:cs="Arial"/>
          <w:sz w:val="21"/>
          <w:szCs w:val="21"/>
        </w:rPr>
        <w:t>3.2 Process Changes</w:t>
      </w:r>
      <w:bookmarkEnd w:id="120"/>
      <w:r w:rsidRPr="00D65410">
        <w:rPr>
          <w:rFonts w:ascii="Arial" w:eastAsia="Times New Roman" w:hAnsi="Arial" w:cs="Arial"/>
          <w:sz w:val="21"/>
          <w:szCs w:val="21"/>
        </w:rPr>
        <w:t> </w:t>
      </w:r>
    </w:p>
    <w:p w14:paraId="1CB8041D" w14:textId="59D61FC3" w:rsidR="00D65410" w:rsidRPr="00D65410" w:rsidRDefault="00D65410" w:rsidP="00D65410">
      <w:pPr>
        <w:spacing w:after="0" w:line="360" w:lineRule="auto"/>
        <w:jc w:val="both"/>
        <w:rPr>
          <w:rFonts w:ascii="Arial" w:hAnsi="Arial" w:cs="Arial"/>
          <w:sz w:val="21"/>
          <w:szCs w:val="21"/>
        </w:rPr>
      </w:pPr>
      <w:proofErr w:type="spellStart"/>
      <w:r w:rsidRPr="00D65410">
        <w:rPr>
          <w:rFonts w:ascii="Arial" w:hAnsi="Arial" w:cs="Arial"/>
          <w:sz w:val="21"/>
          <w:szCs w:val="21"/>
        </w:rPr>
        <w:t>Asymchem</w:t>
      </w:r>
      <w:proofErr w:type="spellEnd"/>
      <w:r w:rsidRPr="00D65410">
        <w:rPr>
          <w:rFonts w:ascii="Arial" w:hAnsi="Arial" w:cs="Arial"/>
          <w:sz w:val="21"/>
          <w:szCs w:val="21"/>
        </w:rPr>
        <w:t xml:space="preserve"> is pleased to present a development report detailing the</w:t>
      </w:r>
      <w:r>
        <w:rPr>
          <w:rFonts w:ascii="Arial" w:hAnsi="Arial" w:cs="Arial"/>
          <w:sz w:val="21"/>
          <w:szCs w:val="21"/>
        </w:rPr>
        <w:t xml:space="preserve"> optimized processes </w:t>
      </w:r>
      <w:r w:rsidR="00431EF4">
        <w:rPr>
          <w:rFonts w:ascii="Arial" w:hAnsi="Arial" w:cs="Arial"/>
          <w:sz w:val="21"/>
          <w:szCs w:val="21"/>
        </w:rPr>
        <w:t>for Step1~2 in support of the 3</w:t>
      </w:r>
      <w:r w:rsidR="00431EF4" w:rsidRPr="00431EF4">
        <w:rPr>
          <w:rFonts w:ascii="Arial" w:hAnsi="Arial" w:cs="Arial"/>
          <w:sz w:val="21"/>
          <w:szCs w:val="21"/>
          <w:vertAlign w:val="superscript"/>
        </w:rPr>
        <w:t>rd</w:t>
      </w:r>
      <w:r w:rsidRPr="00D65410">
        <w:rPr>
          <w:rFonts w:ascii="Arial" w:hAnsi="Arial" w:cs="Arial"/>
          <w:sz w:val="21"/>
          <w:szCs w:val="21"/>
        </w:rPr>
        <w:t xml:space="preserve"> campaign</w:t>
      </w:r>
      <w:r w:rsidR="00431EF4">
        <w:rPr>
          <w:rFonts w:ascii="Arial" w:hAnsi="Arial" w:cs="Arial"/>
          <w:sz w:val="21"/>
          <w:szCs w:val="21"/>
        </w:rPr>
        <w:t xml:space="preserve"> (API-8)</w:t>
      </w:r>
      <w:r w:rsidRPr="00D65410">
        <w:rPr>
          <w:rFonts w:ascii="Arial" w:hAnsi="Arial" w:cs="Arial"/>
          <w:sz w:val="21"/>
          <w:szCs w:val="21"/>
        </w:rPr>
        <w:t xml:space="preserve"> PAR stu</w:t>
      </w:r>
      <w:r>
        <w:rPr>
          <w:rFonts w:ascii="Arial" w:hAnsi="Arial" w:cs="Arial"/>
          <w:sz w:val="21"/>
          <w:szCs w:val="21"/>
        </w:rPr>
        <w:t>dy and manufacture of LSN4182924 / ASYM-140020</w:t>
      </w:r>
      <w:r w:rsidRPr="00D65410">
        <w:rPr>
          <w:rFonts w:ascii="Arial" w:hAnsi="Arial" w:cs="Arial"/>
          <w:sz w:val="21"/>
          <w:szCs w:val="21"/>
        </w:rPr>
        <w:t>.</w:t>
      </w:r>
    </w:p>
    <w:p w14:paraId="1128F937" w14:textId="0EB06BD0" w:rsidR="00396A90" w:rsidRPr="00D65410" w:rsidRDefault="00396A90" w:rsidP="00D62CDB">
      <w:pPr>
        <w:spacing w:beforeLines="50" w:before="120" w:afterLines="50" w:after="120" w:line="360" w:lineRule="auto"/>
        <w:contextualSpacing/>
        <w:rPr>
          <w:rFonts w:ascii="Arial" w:eastAsia="Times New Roman" w:hAnsi="Arial" w:cs="Arial"/>
          <w:b/>
          <w:sz w:val="21"/>
          <w:szCs w:val="21"/>
        </w:rPr>
      </w:pPr>
      <w:r w:rsidRPr="00D65410">
        <w:rPr>
          <w:rFonts w:ascii="Arial" w:eastAsia="Times New Roman" w:hAnsi="Arial" w:cs="Arial"/>
          <w:b/>
          <w:sz w:val="21"/>
          <w:szCs w:val="21"/>
        </w:rPr>
        <w:t xml:space="preserve">3.2.1 </w:t>
      </w:r>
      <w:del w:id="121" w:author="Johan Granander" w:date="2026-08-07T11:51:00Z">
        <w:r w:rsidRPr="00D65410" w:rsidDel="00931EE9">
          <w:rPr>
            <w:rFonts w:ascii="Arial" w:eastAsia="Times New Roman" w:hAnsi="Arial" w:cs="Arial"/>
            <w:b/>
            <w:sz w:val="21"/>
            <w:szCs w:val="21"/>
          </w:rPr>
          <w:delText xml:space="preserve">The </w:delText>
        </w:r>
      </w:del>
      <w:r w:rsidRPr="00D65410">
        <w:rPr>
          <w:rFonts w:ascii="Arial" w:eastAsia="Times New Roman" w:hAnsi="Arial" w:cs="Arial"/>
          <w:b/>
          <w:sz w:val="21"/>
          <w:szCs w:val="21"/>
        </w:rPr>
        <w:t>Process Changes for ASYM-141366</w:t>
      </w:r>
      <w:ins w:id="122" w:author="Johan Granander" w:date="2026-08-07T11:51:00Z">
        <w:r w:rsidR="00FE239A" w:rsidRPr="00D65410">
          <w:rPr>
            <w:rFonts w:ascii="Arial" w:eastAsia="Times New Roman" w:hAnsi="Arial" w:cs="Arial"/>
            <w:b/>
            <w:sz w:val="21"/>
            <w:szCs w:val="21"/>
          </w:rPr>
          <w:t xml:space="preserve"> </w:t>
        </w:r>
      </w:ins>
      <w:r w:rsidR="00F31B05" w:rsidRPr="00D65410">
        <w:rPr>
          <w:rFonts w:ascii="Arial" w:eastAsia="Times New Roman" w:hAnsi="Arial" w:cs="Arial"/>
          <w:b/>
          <w:sz w:val="21"/>
          <w:szCs w:val="21"/>
        </w:rPr>
        <w:t>(Step 1)</w:t>
      </w:r>
    </w:p>
    <w:p w14:paraId="1BCDDB64" w14:textId="5853D39E" w:rsidR="00E90BD3" w:rsidRPr="006F28BC" w:rsidRDefault="00E90BD3"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five categories: (1) MOR documentation and GMP enhancements (Incident Log, dual-person verification, expanded pre-charging and visual-inspection checklists, and clarified roles and records), which do not alter process steps or parameters; (2) process parameter refinements (minimum dissolution, activation and mixing times, visual discharge/transfer endpoints, removal of the agitation-stop step, and formal CPP/NOR designation), each supported by the PAR study and full-scale batch experience and kept within demonstrated ranges; (3)</w:t>
      </w:r>
      <w:r w:rsidRPr="006F28BC">
        <w:rPr>
          <w:rFonts w:ascii="Arial" w:hAnsi="Arial" w:cs="Arial"/>
          <w:sz w:val="21"/>
          <w:szCs w:val="21"/>
        </w:rPr>
        <w:t xml:space="preserve"> </w:t>
      </w:r>
      <w:r w:rsidRPr="00B34233">
        <w:rPr>
          <w:rFonts w:ascii="Arial" w:hAnsi="Arial" w:cs="Arial"/>
          <w:sz w:val="21"/>
          <w:szCs w:val="21"/>
        </w:rPr>
        <w:t xml:space="preserve">The equipment adjustment introduces process-related changes including: </w:t>
      </w:r>
      <w:ins w:id="123" w:author="Xuning Wei12232" w:date="2026-08-10T17:35:00Z">
        <w:r w:rsidRPr="00B34233">
          <w:rPr>
            <w:rFonts w:ascii="Arial" w:hAnsi="Arial" w:cs="Arial"/>
            <w:sz w:val="21"/>
            <w:szCs w:val="21"/>
            <w:rPrChange w:id="124" w:author="Xuning Wei12232" w:date="2026-08-10T17:43:00Z">
              <w:rPr>
                <w:rFonts w:eastAsia="仿宋_GB2312"/>
                <w:sz w:val="21"/>
                <w:szCs w:val="21"/>
              </w:rPr>
            </w:rPrChange>
          </w:rPr>
          <w:t>The equipment flow chart has been updated</w:t>
        </w:r>
      </w:ins>
      <w:r w:rsidRPr="00B34233">
        <w:rPr>
          <w:rFonts w:ascii="Arial" w:hAnsi="Arial" w:cs="Arial"/>
          <w:sz w:val="21"/>
          <w:szCs w:val="21"/>
        </w:rPr>
        <w:t>, an</w:t>
      </w:r>
      <w:ins w:id="125" w:author="Xuning Wei12232" w:date="2026-08-10T17:36:00Z">
        <w:r w:rsidRPr="00B34233">
          <w:rPr>
            <w:rFonts w:ascii="Arial" w:hAnsi="Arial" w:cs="Arial"/>
            <w:sz w:val="21"/>
            <w:szCs w:val="21"/>
            <w:rPrChange w:id="126" w:author="Xuning Wei12232" w:date="2026-08-10T17:43:00Z">
              <w:rPr>
                <w:rFonts w:ascii="Arial" w:hAnsi="Arial" w:cs="Arial"/>
                <w:sz w:val="20"/>
                <w:szCs w:val="20"/>
              </w:rPr>
            </w:rPrChange>
          </w:rPr>
          <w:t>d</w:t>
        </w:r>
      </w:ins>
      <w:ins w:id="127" w:author="Xuning Wei12232" w:date="2026-08-10T17:35:00Z">
        <w:r w:rsidRPr="00B34233">
          <w:rPr>
            <w:rFonts w:ascii="Arial" w:hAnsi="Arial" w:cs="Arial"/>
            <w:sz w:val="21"/>
            <w:szCs w:val="21"/>
            <w:rPrChange w:id="128" w:author="Xuning Wei12232" w:date="2026-08-10T17:43:00Z">
              <w:rPr>
                <w:rFonts w:ascii="Arial" w:hAnsi="Arial" w:cs="Arial"/>
                <w:sz w:val="20"/>
                <w:szCs w:val="20"/>
              </w:rPr>
            </w:rPrChange>
          </w:rPr>
          <w:t xml:space="preserve"> </w:t>
        </w:r>
      </w:ins>
      <w:ins w:id="129" w:author="Xuning Wei12232" w:date="2026-08-10T17:36:00Z">
        <w:r w:rsidRPr="00B34233">
          <w:rPr>
            <w:rFonts w:ascii="Arial" w:hAnsi="Arial" w:cs="Arial"/>
            <w:sz w:val="21"/>
            <w:szCs w:val="21"/>
            <w:rPrChange w:id="130" w:author="Xuning Wei12232" w:date="2026-08-10T17:43:00Z">
              <w:rPr>
                <w:rFonts w:ascii="Arial" w:hAnsi="Arial" w:cs="Arial"/>
                <w:sz w:val="20"/>
                <w:szCs w:val="20"/>
              </w:rPr>
            </w:rPrChange>
          </w:rPr>
          <w:t>t</w:t>
        </w:r>
      </w:ins>
      <w:ins w:id="131" w:author="Xuning Wei12232" w:date="2026-08-04T16:45:00Z">
        <w:r w:rsidRPr="00B34233">
          <w:rPr>
            <w:rFonts w:ascii="Arial" w:hAnsi="Arial" w:cs="Arial"/>
            <w:sz w:val="21"/>
            <w:szCs w:val="21"/>
            <w:rPrChange w:id="132" w:author="Xuning Wei12232" w:date="2026-08-10T17:43:00Z">
              <w:rPr>
                <w:color w:val="0000FF"/>
              </w:rPr>
            </w:rPrChange>
          </w:rPr>
          <w:t>he post</w:t>
        </w:r>
        <w:r w:rsidRPr="00B34233">
          <w:rPr>
            <w:rFonts w:ascii="Arial" w:hAnsi="Arial" w:cs="Arial"/>
            <w:sz w:val="21"/>
            <w:szCs w:val="21"/>
            <w:rPrChange w:id="133" w:author="Xuning Wei12232" w:date="2026-08-10T17:43:00Z">
              <w:rPr>
                <w:color w:val="0000FF"/>
              </w:rPr>
            </w:rPrChange>
          </w:rPr>
          <w:noBreakHyphen/>
          <w:t>capping DMF wash step using DMF is replaced by direct charging into the</w:t>
        </w:r>
      </w:ins>
      <w:ins w:id="134" w:author="Xuning Wei12232" w:date="2026-08-10T14:59:00Z">
        <w:r w:rsidRPr="00B34233">
          <w:rPr>
            <w:rFonts w:ascii="Arial" w:hAnsi="Arial" w:cs="Arial"/>
            <w:sz w:val="21"/>
            <w:szCs w:val="21"/>
            <w:rPrChange w:id="135" w:author="Xuning Wei12232" w:date="2026-08-10T17:43:00Z">
              <w:rPr/>
            </w:rPrChange>
          </w:rPr>
          <w:t xml:space="preserve"> </w:t>
        </w:r>
      </w:ins>
      <w:commentRangeStart w:id="136"/>
      <w:commentRangeStart w:id="137"/>
      <w:ins w:id="138" w:author="Xuning Wei12232" w:date="2026-08-04T16:45:00Z">
        <w:r w:rsidRPr="00B34233">
          <w:rPr>
            <w:rFonts w:ascii="Arial" w:hAnsi="Arial" w:cs="Arial"/>
            <w:sz w:val="21"/>
            <w:szCs w:val="21"/>
            <w:rPrChange w:id="139" w:author="Xuning Wei12232" w:date="2026-08-10T17:43:00Z">
              <w:rPr>
                <w:color w:val="0000FF"/>
              </w:rPr>
            </w:rPrChange>
          </w:rPr>
          <w:t>synthesis</w:t>
        </w:r>
      </w:ins>
      <w:commentRangeEnd w:id="136"/>
      <w:r w:rsidRPr="00B34233">
        <w:rPr>
          <w:rPrChange w:id="140" w:author="Xuning Wei12232" w:date="2026-08-10T17:43:00Z">
            <w:rPr>
              <w:rStyle w:val="CommentReference"/>
              <w:color w:val="0000FF"/>
              <w:sz w:val="22"/>
              <w:szCs w:val="22"/>
            </w:rPr>
          </w:rPrChange>
        </w:rPr>
        <w:commentReference w:id="136"/>
      </w:r>
      <w:commentRangeEnd w:id="137"/>
      <w:r w:rsidRPr="00B34233">
        <w:commentReference w:id="137"/>
      </w:r>
      <w:ins w:id="141" w:author="Xuning Wei12232" w:date="2026-08-04T16:45:00Z">
        <w:r w:rsidRPr="00B34233">
          <w:rPr>
            <w:rFonts w:ascii="Arial" w:hAnsi="Arial" w:cs="Arial"/>
            <w:sz w:val="21"/>
            <w:szCs w:val="21"/>
            <w:rPrChange w:id="142" w:author="Xuning Wei12232" w:date="2026-08-10T17:43:00Z">
              <w:rPr>
                <w:color w:val="0000FF"/>
              </w:rPr>
            </w:rPrChange>
          </w:rPr>
          <w:t xml:space="preserve"> </w:t>
        </w:r>
      </w:ins>
      <w:ins w:id="143" w:author="Xuning Wei12232" w:date="2026-08-10T14:59:00Z">
        <w:r w:rsidRPr="00B34233">
          <w:rPr>
            <w:rFonts w:ascii="Arial" w:hAnsi="Arial" w:cs="Arial"/>
            <w:sz w:val="21"/>
            <w:szCs w:val="21"/>
            <w:rPrChange w:id="144" w:author="Xuning Wei12232" w:date="2026-08-10T17:43:00Z">
              <w:rPr>
                <w:rFonts w:ascii="Arial" w:hAnsi="Arial" w:cs="Arial"/>
                <w:color w:val="0000FF"/>
                <w:sz w:val="20"/>
                <w:szCs w:val="20"/>
              </w:rPr>
            </w:rPrChange>
          </w:rPr>
          <w:t xml:space="preserve">reactor </w:t>
        </w:r>
      </w:ins>
      <w:ins w:id="145" w:author="Xuning Wei12232" w:date="2026-08-04T16:45:00Z">
        <w:r w:rsidRPr="00B34233">
          <w:rPr>
            <w:rFonts w:ascii="Arial" w:hAnsi="Arial" w:cs="Arial"/>
            <w:sz w:val="21"/>
            <w:szCs w:val="21"/>
            <w:rPrChange w:id="146" w:author="Xuning Wei12232" w:date="2026-08-10T17:43:00Z">
              <w:rPr>
                <w:color w:val="0000FF"/>
              </w:rPr>
            </w:rPrChange>
          </w:rPr>
          <w:t>TJ4S-1213-Sy15.</w:t>
        </w:r>
      </w:ins>
      <w:r w:rsidRPr="00B34233">
        <w:rPr>
          <w:rFonts w:ascii="Arial" w:hAnsi="Arial" w:cs="Arial"/>
          <w:sz w:val="21"/>
          <w:szCs w:val="21"/>
        </w:rPr>
        <w:t xml:space="preserve"> </w:t>
      </w:r>
      <w:ins w:id="147" w:author="Xuning Wei12232" w:date="2026-08-21T16:57:00Z">
        <w:r w:rsidRPr="00B34233">
          <w:rPr>
            <w:rFonts w:ascii="Arial" w:hAnsi="Arial" w:cs="Arial"/>
            <w:sz w:val="21"/>
            <w:szCs w:val="21"/>
          </w:rPr>
          <w:t xml:space="preserve">The stirring time for the </w:t>
        </w:r>
        <w:proofErr w:type="spellStart"/>
        <w:r w:rsidRPr="00B34233">
          <w:rPr>
            <w:rFonts w:ascii="Arial" w:hAnsi="Arial" w:cs="Arial"/>
            <w:sz w:val="21"/>
            <w:szCs w:val="21"/>
          </w:rPr>
          <w:t>Ac</w:t>
        </w:r>
        <w:r w:rsidRPr="00B34233">
          <w:rPr>
            <w:rFonts w:ascii="Cambria Math" w:hAnsi="Cambria Math" w:cs="Cambria Math"/>
            <w:sz w:val="21"/>
            <w:szCs w:val="21"/>
          </w:rPr>
          <w:t>₂</w:t>
        </w:r>
        <w:r w:rsidRPr="00B34233">
          <w:rPr>
            <w:rFonts w:ascii="Arial" w:hAnsi="Arial" w:cs="Arial"/>
            <w:sz w:val="21"/>
            <w:szCs w:val="21"/>
          </w:rPr>
          <w:t>O</w:t>
        </w:r>
        <w:proofErr w:type="spellEnd"/>
        <w:r w:rsidRPr="00B34233">
          <w:rPr>
            <w:rFonts w:ascii="Arial" w:hAnsi="Arial" w:cs="Arial"/>
            <w:sz w:val="21"/>
            <w:szCs w:val="21"/>
          </w:rPr>
          <w:t>/Pyridine/DMF solvent mixture is adjusted to at least 5 min;</w:t>
        </w:r>
      </w:ins>
      <w:r w:rsidRPr="00B34233">
        <w:rPr>
          <w:rFonts w:ascii="Arial" w:hAnsi="Arial" w:cs="Arial"/>
          <w:sz w:val="21"/>
          <w:szCs w:val="21"/>
        </w:rPr>
        <w:t xml:space="preserve"> (4) A</w:t>
      </w:r>
      <w:r w:rsidRPr="006F28BC">
        <w:rPr>
          <w:rFonts w:ascii="Arial" w:hAnsi="Arial" w:cs="Arial"/>
          <w:sz w:val="21"/>
          <w:szCs w:val="21"/>
        </w:rPr>
        <w:t>nalytical method validation upgrade and adjustment of intermediate release test method.</w:t>
      </w:r>
      <w:r w:rsidRPr="00B34233">
        <w:rPr>
          <w:rFonts w:ascii="Arial" w:hAnsi="Arial" w:cs="Arial"/>
          <w:sz w:val="21"/>
          <w:szCs w:val="21"/>
        </w:rPr>
        <w:t xml:space="preserve"> C</w:t>
      </w:r>
      <w:ins w:id="148" w:author="Xuning Wei12232" w:date="2026-08-10T17:38:00Z">
        <w:r w:rsidRPr="00B34233">
          <w:rPr>
            <w:rFonts w:ascii="Arial" w:hAnsi="Arial" w:cs="Arial"/>
            <w:sz w:val="21"/>
            <w:szCs w:val="21"/>
            <w:rPrChange w:id="149" w:author="Xuning Wei12232" w:date="2026-08-10T17:44:00Z">
              <w:rPr>
                <w:rFonts w:ascii="Arial" w:eastAsia="Times New Roman" w:hAnsi="Arial" w:cs="Arial"/>
                <w:sz w:val="20"/>
                <w:szCs w:val="20"/>
              </w:rPr>
            </w:rPrChange>
          </w:rPr>
          <w:t>lear quantitative requirements are specified for both sample handling procedures and test result acceptance criter</w:t>
        </w:r>
        <w:r w:rsidRPr="00B34233">
          <w:rPr>
            <w:rFonts w:ascii="Arial" w:hAnsi="Arial" w:cs="Arial"/>
            <w:sz w:val="21"/>
            <w:szCs w:val="21"/>
          </w:rPr>
          <w:t>ia for IPC testing (Document No</w:t>
        </w:r>
        <w:r w:rsidRPr="00B34233">
          <w:rPr>
            <w:rFonts w:ascii="Arial" w:hAnsi="Arial" w:cs="Arial"/>
            <w:sz w:val="21"/>
            <w:szCs w:val="21"/>
            <w:rPrChange w:id="150" w:author="Xuning Wei12232" w:date="2026-08-10T17:44:00Z">
              <w:rPr>
                <w:rFonts w:ascii="Arial" w:eastAsia="Times New Roman" w:hAnsi="Arial" w:cs="Arial"/>
                <w:sz w:val="20"/>
                <w:szCs w:val="20"/>
              </w:rPr>
            </w:rPrChange>
          </w:rPr>
          <w:t>. AM-140020-029</w:t>
        </w:r>
        <w:r w:rsidRPr="00B34233">
          <w:rPr>
            <w:rFonts w:ascii="Arial" w:hAnsi="Arial" w:cs="Arial"/>
            <w:sz w:val="21"/>
            <w:szCs w:val="21"/>
          </w:rPr>
          <w:t>, AM-140020-030, AM-140020-031)</w:t>
        </w:r>
      </w:ins>
      <w:ins w:id="151" w:author="Xuning Wei12232" w:date="2026-08-10T17:44:00Z">
        <w:r w:rsidRPr="00B34233">
          <w:rPr>
            <w:rFonts w:ascii="Arial" w:hAnsi="Arial" w:cs="Arial"/>
            <w:sz w:val="21"/>
            <w:szCs w:val="21"/>
          </w:rPr>
          <w:t>,</w:t>
        </w:r>
      </w:ins>
      <w:ins w:id="152" w:author="Xuning Wei12232" w:date="2026-08-10T17:38:00Z">
        <w:r w:rsidRPr="00B34233">
          <w:rPr>
            <w:rFonts w:ascii="Arial" w:hAnsi="Arial" w:cs="Arial"/>
            <w:sz w:val="21"/>
            <w:szCs w:val="21"/>
          </w:rPr>
          <w:t xml:space="preserve"> </w:t>
        </w:r>
      </w:ins>
      <w:ins w:id="153" w:author="Xuning Wei12232" w:date="2026-08-10T17:44:00Z">
        <w:r w:rsidRPr="00B34233">
          <w:rPr>
            <w:rFonts w:ascii="Arial" w:hAnsi="Arial" w:cs="Arial"/>
            <w:sz w:val="21"/>
            <w:szCs w:val="21"/>
          </w:rPr>
          <w:t>a</w:t>
        </w:r>
      </w:ins>
      <w:ins w:id="154" w:author="Xuning Wei12232" w:date="2026-08-10T17:38:00Z">
        <w:r w:rsidRPr="00B34233">
          <w:rPr>
            <w:rFonts w:ascii="Arial" w:hAnsi="Arial" w:cs="Arial"/>
            <w:sz w:val="21"/>
            <w:szCs w:val="21"/>
          </w:rPr>
          <w:t xml:space="preserve">nd </w:t>
        </w:r>
      </w:ins>
      <w:ins w:id="155" w:author="Xuning Wei12232" w:date="2026-08-10T17:39:00Z">
        <w:r w:rsidRPr="00B34233">
          <w:rPr>
            <w:rFonts w:ascii="Arial" w:hAnsi="Arial" w:cs="Arial"/>
            <w:sz w:val="21"/>
            <w:szCs w:val="21"/>
          </w:rPr>
          <w:t xml:space="preserve">the </w:t>
        </w:r>
      </w:ins>
      <w:ins w:id="156" w:author="Xuning Wei12232" w:date="2026-08-10T17:40:00Z">
        <w:r w:rsidRPr="00B34233">
          <w:rPr>
            <w:rFonts w:ascii="Arial" w:hAnsi="Arial" w:cs="Arial"/>
            <w:sz w:val="21"/>
            <w:szCs w:val="21"/>
            <w:rPrChange w:id="157" w:author="Xuning Wei12232" w:date="2026-08-10T17:44:00Z">
              <w:rPr/>
            </w:rPrChange>
          </w:rPr>
          <w:t xml:space="preserve">sample </w:t>
        </w:r>
      </w:ins>
      <w:ins w:id="158" w:author="Xuning Wei12232" w:date="2026-08-10T17:39:00Z">
        <w:r w:rsidRPr="00B34233">
          <w:rPr>
            <w:rFonts w:ascii="Arial" w:hAnsi="Arial" w:cs="Arial"/>
            <w:sz w:val="21"/>
            <w:szCs w:val="21"/>
            <w:rPrChange w:id="159" w:author="Xuning Wei12232" w:date="2026-08-10T17:44:00Z">
              <w:rPr>
                <w:rFonts w:ascii="Arial" w:eastAsia="仿宋_GB2312" w:hAnsi="Arial" w:cs="Arial"/>
                <w:bCs/>
                <w:sz w:val="18"/>
                <w:szCs w:val="18"/>
              </w:rPr>
            </w:rPrChange>
          </w:rPr>
          <w:t>handling procedure</w:t>
        </w:r>
      </w:ins>
      <w:ins w:id="160" w:author="Xuning Wei12232" w:date="2026-08-10T17:38:00Z">
        <w:r w:rsidRPr="00B34233">
          <w:rPr>
            <w:rFonts w:ascii="Arial" w:hAnsi="Arial" w:cs="Arial"/>
            <w:sz w:val="21"/>
            <w:szCs w:val="21"/>
            <w:rPrChange w:id="161" w:author="Xuning Wei12232" w:date="2026-08-10T17:44:00Z">
              <w:rPr>
                <w:rFonts w:ascii="Arial" w:eastAsia="仿宋_GB2312" w:hAnsi="Arial" w:cs="Arial"/>
                <w:bCs/>
                <w:sz w:val="18"/>
                <w:szCs w:val="18"/>
              </w:rPr>
            </w:rPrChange>
          </w:rPr>
          <w:t xml:space="preserve"> for substitution degree testing </w:t>
        </w:r>
      </w:ins>
      <w:ins w:id="162" w:author="Xuning Wei12232" w:date="2026-08-10T17:41:00Z">
        <w:r w:rsidRPr="00B34233">
          <w:rPr>
            <w:rFonts w:ascii="Arial" w:hAnsi="Arial" w:cs="Arial"/>
            <w:sz w:val="21"/>
            <w:szCs w:val="21"/>
            <w:rPrChange w:id="163" w:author="Xuning Wei12232" w:date="2026-08-10T17:44:00Z">
              <w:rPr>
                <w:rFonts w:ascii="Arial" w:eastAsia="仿宋_GB2312" w:hAnsi="Arial" w:cs="Arial"/>
                <w:bCs/>
                <w:sz w:val="18"/>
                <w:szCs w:val="18"/>
              </w:rPr>
            </w:rPrChange>
          </w:rPr>
          <w:t>also</w:t>
        </w:r>
      </w:ins>
      <w:ins w:id="164" w:author="Xuning Wei12232" w:date="2026-08-10T17:40:00Z">
        <w:r w:rsidRPr="00B34233">
          <w:rPr>
            <w:rFonts w:ascii="Arial" w:hAnsi="Arial" w:cs="Arial"/>
            <w:sz w:val="21"/>
            <w:szCs w:val="21"/>
            <w:rPrChange w:id="165" w:author="Xuning Wei12232" w:date="2026-08-10T17:44:00Z">
              <w:rPr>
                <w:rFonts w:ascii="Arial" w:eastAsia="仿宋_GB2312" w:hAnsi="Arial" w:cs="Arial"/>
                <w:bCs/>
                <w:sz w:val="18"/>
                <w:szCs w:val="18"/>
              </w:rPr>
            </w:rPrChange>
          </w:rPr>
          <w:t xml:space="preserve"> </w:t>
        </w:r>
      </w:ins>
      <w:ins w:id="166" w:author="Xuning Wei12232" w:date="2026-08-10T17:38:00Z">
        <w:r w:rsidRPr="00B34233">
          <w:rPr>
            <w:rFonts w:ascii="Arial" w:hAnsi="Arial" w:cs="Arial"/>
            <w:sz w:val="21"/>
            <w:szCs w:val="21"/>
            <w:rPrChange w:id="167" w:author="Xuning Wei12232" w:date="2026-08-10T17:44:00Z">
              <w:rPr>
                <w:rFonts w:ascii="Arial" w:eastAsia="仿宋_GB2312" w:hAnsi="Arial" w:cs="Arial"/>
                <w:bCs/>
                <w:sz w:val="18"/>
                <w:szCs w:val="18"/>
              </w:rPr>
            </w:rPrChange>
          </w:rPr>
          <w:t>be adjusted.</w:t>
        </w:r>
      </w:ins>
      <w:ins w:id="168" w:author="Xuning Wei12232" w:date="2026-08-10T17:43:00Z">
        <w:r w:rsidRPr="00B34233">
          <w:rPr>
            <w:rFonts w:ascii="Arial" w:hAnsi="Arial" w:cs="Arial"/>
            <w:sz w:val="21"/>
            <w:szCs w:val="21"/>
            <w:rPrChange w:id="169" w:author="Xuning Wei12232" w:date="2026-08-10T17:44:00Z">
              <w:rPr/>
            </w:rPrChange>
          </w:rPr>
          <w:t xml:space="preserve"> Lastly, the acceptance criteria for the in-process product have been removed. Sampling for release testing is no longer necessary. Instead, process chemists shall </w:t>
        </w:r>
        <w:r w:rsidRPr="00B34233">
          <w:rPr>
            <w:rFonts w:ascii="Arial" w:hAnsi="Arial" w:cs="Arial"/>
            <w:sz w:val="21"/>
            <w:szCs w:val="21"/>
            <w:rPrChange w:id="170" w:author="Xuning Wei12232" w:date="2026-08-10T17:44:00Z">
              <w:rPr>
                <w:rFonts w:ascii="Arial" w:eastAsia="仿宋_GB2312" w:hAnsi="Arial" w:cs="Arial"/>
                <w:bCs/>
                <w:sz w:val="18"/>
                <w:szCs w:val="18"/>
              </w:rPr>
            </w:rPrChange>
          </w:rPr>
          <w:t>visually verify the material color and document the findings within the MOR</w:t>
        </w:r>
        <w:r w:rsidRPr="00B34233">
          <w:rPr>
            <w:rFonts w:ascii="Arial" w:hAnsi="Arial" w:cs="Arial"/>
            <w:sz w:val="21"/>
            <w:szCs w:val="21"/>
            <w:rPrChange w:id="171" w:author="Xuning Wei12232" w:date="2026-08-10T17:43:00Z">
              <w:rPr>
                <w:rFonts w:ascii="Arial" w:eastAsia="仿宋_GB2312" w:hAnsi="Arial" w:cs="Arial"/>
                <w:bCs/>
                <w:sz w:val="18"/>
                <w:szCs w:val="18"/>
              </w:rPr>
            </w:rPrChange>
          </w:rPr>
          <w:t>.</w:t>
        </w:r>
      </w:ins>
      <w:r w:rsidRPr="00B34233">
        <w:rPr>
          <w:rFonts w:ascii="Arial" w:hAnsi="Arial" w:cs="Arial"/>
          <w:sz w:val="21"/>
          <w:szCs w:val="21"/>
        </w:rPr>
        <w:t xml:space="preserve"> (</w:t>
      </w:r>
      <w:r w:rsidRPr="006F28BC">
        <w:rPr>
          <w:rFonts w:ascii="Arial" w:hAnsi="Arial" w:cs="Arial"/>
          <w:sz w:val="21"/>
          <w:szCs w:val="21"/>
        </w:rPr>
        <w:t>5) Other adjustments.</w:t>
      </w:r>
      <w:r w:rsidRPr="00B34233">
        <w:rPr>
          <w:rFonts w:ascii="Arial" w:hAnsi="Arial" w:cs="Arial"/>
          <w:sz w:val="21"/>
          <w:szCs w:val="21"/>
        </w:rPr>
        <w:t xml:space="preserve"> T</w:t>
      </w:r>
      <w:ins w:id="172" w:author="Xuning Wei12232" w:date="2026-08-04T16:45:00Z">
        <w:r w:rsidRPr="00B34233">
          <w:rPr>
            <w:rFonts w:ascii="Arial" w:hAnsi="Arial" w:cs="Arial"/>
            <w:sz w:val="21"/>
            <w:szCs w:val="21"/>
            <w:rPrChange w:id="173" w:author="Xuning Wei12232" w:date="2026-08-10T14:59:00Z">
              <w:rPr>
                <w:rFonts w:ascii="Arial" w:eastAsia="Times New Roman" w:hAnsi="Arial" w:cs="Arial"/>
                <w:color w:val="0000FF"/>
                <w:sz w:val="20"/>
                <w:szCs w:val="20"/>
              </w:rPr>
            </w:rPrChange>
          </w:rPr>
          <w:t xml:space="preserve">he output batch size has been changed to </w:t>
        </w:r>
      </w:ins>
      <w:r w:rsidRPr="00B34233">
        <w:rPr>
          <w:rFonts w:ascii="Arial" w:hAnsi="Arial" w:cs="Arial"/>
          <w:sz w:val="21"/>
          <w:szCs w:val="21"/>
        </w:rPr>
        <w:t>105.63 kg - 278.62</w:t>
      </w:r>
      <w:ins w:id="174" w:author="Xuning Wei12232" w:date="2026-08-04T16:45:00Z">
        <w:r w:rsidRPr="00B34233">
          <w:rPr>
            <w:rFonts w:ascii="Arial" w:hAnsi="Arial" w:cs="Arial"/>
            <w:sz w:val="21"/>
            <w:szCs w:val="21"/>
            <w:rPrChange w:id="175" w:author="Xuning Wei12232" w:date="2026-08-10T14:59:00Z">
              <w:rPr>
                <w:rFonts w:ascii="Arial" w:eastAsia="Times New Roman" w:hAnsi="Arial" w:cs="Arial"/>
                <w:color w:val="0000FF"/>
                <w:sz w:val="20"/>
                <w:szCs w:val="20"/>
              </w:rPr>
            </w:rPrChange>
          </w:rPr>
          <w:t xml:space="preserve"> kg</w:t>
        </w:r>
      </w:ins>
      <w:ins w:id="176" w:author="Xuning Wei12232" w:date="2026-08-05T13:34:00Z">
        <w:r w:rsidRPr="00B34233">
          <w:rPr>
            <w:rFonts w:ascii="Arial" w:hAnsi="Arial" w:cs="Arial"/>
            <w:sz w:val="21"/>
            <w:szCs w:val="21"/>
            <w:rPrChange w:id="177" w:author="Xuning Wei12232" w:date="2026-08-10T14:59:00Z">
              <w:rPr>
                <w:rFonts w:ascii="Arial" w:eastAsia="Times New Roman" w:hAnsi="Arial" w:cs="Arial"/>
                <w:color w:val="0000FF"/>
                <w:sz w:val="20"/>
                <w:szCs w:val="20"/>
              </w:rPr>
            </w:rPrChange>
          </w:rPr>
          <w:t>, due to</w:t>
        </w:r>
      </w:ins>
      <w:ins w:id="178" w:author="Xuning Wei12232" w:date="2026-08-24T10:48:00Z">
        <w:r w:rsidRPr="006F28BC">
          <w:rPr>
            <w:rFonts w:ascii="Arial" w:hAnsi="Arial" w:cs="Arial"/>
            <w:sz w:val="21"/>
            <w:szCs w:val="21"/>
          </w:rPr>
          <w:t xml:space="preserve"> </w:t>
        </w:r>
        <w:r w:rsidRPr="00B34233">
          <w:rPr>
            <w:rFonts w:ascii="Arial" w:hAnsi="Arial" w:cs="Arial"/>
            <w:sz w:val="21"/>
            <w:szCs w:val="21"/>
            <w:rPrChange w:id="179" w:author="Xuning Wei12232" w:date="2026-08-24T10:49:00Z">
              <w:rPr>
                <w:rFonts w:ascii="Arial" w:eastAsia="Times New Roman" w:hAnsi="Arial" w:cs="Arial"/>
                <w:sz w:val="20"/>
                <w:szCs w:val="20"/>
              </w:rPr>
            </w:rPrChange>
          </w:rPr>
          <w:t xml:space="preserve">ensure </w:t>
        </w:r>
      </w:ins>
      <w:commentRangeStart w:id="180"/>
      <w:commentRangeStart w:id="181"/>
      <w:commentRangeStart w:id="182"/>
      <w:commentRangeStart w:id="183"/>
      <w:ins w:id="184" w:author="Xuning Wei12232" w:date="2026-08-05T13:34:00Z">
        <w:r w:rsidRPr="00B34233">
          <w:rPr>
            <w:rFonts w:ascii="Arial" w:hAnsi="Arial" w:cs="Arial"/>
            <w:sz w:val="21"/>
            <w:szCs w:val="21"/>
          </w:rPr>
          <w:t xml:space="preserve">the </w:t>
        </w:r>
      </w:ins>
      <w:ins w:id="185" w:author="Xuning Wei12232" w:date="2026-08-24T10:48:00Z">
        <w:r w:rsidRPr="00B34233">
          <w:rPr>
            <w:rFonts w:ascii="Arial" w:hAnsi="Arial" w:cs="Arial"/>
            <w:sz w:val="21"/>
            <w:szCs w:val="21"/>
            <w:rPrChange w:id="186" w:author="Xuning Wei12232" w:date="2026-08-24T10:49:00Z">
              <w:rPr>
                <w:rFonts w:ascii="Arial" w:eastAsia="Times New Roman" w:hAnsi="Arial" w:cs="Arial"/>
                <w:sz w:val="20"/>
                <w:szCs w:val="20"/>
              </w:rPr>
            </w:rPrChange>
          </w:rPr>
          <w:lastRenderedPageBreak/>
          <w:t>robustness and rigor of process</w:t>
        </w:r>
        <w:r w:rsidRPr="00B34233">
          <w:rPr>
            <w:rFonts w:ascii="Cambria Math" w:hAnsi="Cambria Math" w:cs="Cambria Math"/>
            <w:sz w:val="21"/>
            <w:szCs w:val="21"/>
            <w:rPrChange w:id="187" w:author="Xuning Wei12232" w:date="2026-08-24T10:49:00Z">
              <w:rPr>
                <w:rFonts w:ascii="Cambria Math" w:eastAsia="Times New Roman" w:hAnsi="Cambria Math" w:cs="Cambria Math"/>
                <w:sz w:val="20"/>
                <w:szCs w:val="20"/>
              </w:rPr>
            </w:rPrChange>
          </w:rPr>
          <w:t>‑</w:t>
        </w:r>
        <w:r w:rsidRPr="00B34233">
          <w:rPr>
            <w:rFonts w:ascii="Arial" w:hAnsi="Arial" w:cs="Arial"/>
            <w:sz w:val="21"/>
            <w:szCs w:val="21"/>
            <w:rPrChange w:id="188" w:author="Xuning Wei12232" w:date="2026-08-24T10:49:00Z">
              <w:rPr>
                <w:rFonts w:ascii="Arial" w:eastAsia="Times New Roman" w:hAnsi="Arial" w:cs="Arial"/>
                <w:sz w:val="20"/>
                <w:szCs w:val="20"/>
              </w:rPr>
            </w:rPrChange>
          </w:rPr>
          <w:t>validation data</w:t>
        </w:r>
      </w:ins>
      <w:commentRangeEnd w:id="180"/>
      <w:del w:id="189" w:author="Xuning Wei12232" w:date="2026-08-24T10:48:00Z">
        <w:r w:rsidRPr="00B34233" w:rsidDel="00174501">
          <w:rPr>
            <w:rPrChange w:id="190" w:author="Xuning Wei12232" w:date="2026-08-10T14:59:00Z">
              <w:rPr>
                <w:rStyle w:val="CommentReference"/>
                <w:rFonts w:ascii="Arial" w:eastAsia="Times New Roman" w:hAnsi="Arial" w:cs="Arial"/>
                <w:color w:val="0000FF"/>
                <w:sz w:val="20"/>
                <w:szCs w:val="20"/>
              </w:rPr>
            </w:rPrChange>
          </w:rPr>
          <w:commentReference w:id="180"/>
        </w:r>
        <w:commentRangeEnd w:id="181"/>
        <w:r w:rsidRPr="00B34233">
          <w:commentReference w:id="181"/>
        </w:r>
        <w:commentRangeEnd w:id="182"/>
        <w:r w:rsidRPr="00B34233">
          <w:commentReference w:id="182"/>
        </w:r>
        <w:commentRangeEnd w:id="183"/>
        <w:r w:rsidRPr="00B34233">
          <w:commentReference w:id="183"/>
        </w:r>
      </w:del>
      <w:ins w:id="191" w:author="Xuning Wei12232" w:date="2026-08-04T16:45:00Z">
        <w:r w:rsidRPr="00B34233">
          <w:rPr>
            <w:rFonts w:ascii="Arial" w:hAnsi="Arial" w:cs="Arial"/>
            <w:sz w:val="21"/>
            <w:szCs w:val="21"/>
            <w:rPrChange w:id="192" w:author="Xuning Wei12232" w:date="2026-08-10T14:59:00Z">
              <w:rPr>
                <w:rFonts w:ascii="Arial" w:eastAsia="Times New Roman" w:hAnsi="Arial" w:cs="Arial"/>
                <w:color w:val="0000FF"/>
                <w:sz w:val="20"/>
                <w:szCs w:val="20"/>
              </w:rPr>
            </w:rPrChange>
          </w:rPr>
          <w:t>.</w:t>
        </w:r>
      </w:ins>
      <w:r w:rsidR="006F28BC" w:rsidRPr="00B34233">
        <w:rPr>
          <w:rFonts w:ascii="Arial" w:hAnsi="Arial" w:cs="Arial"/>
          <w:sz w:val="21"/>
          <w:szCs w:val="21"/>
        </w:rPr>
        <w:t xml:space="preserve"> </w:t>
      </w:r>
      <w:ins w:id="193" w:author="Xuning Wei12232" w:date="2026-08-10T16:20:00Z">
        <w:r w:rsidR="006F28BC" w:rsidRPr="00B34233">
          <w:rPr>
            <w:rFonts w:ascii="Arial" w:hAnsi="Arial" w:cs="Arial"/>
            <w:sz w:val="21"/>
            <w:szCs w:val="21"/>
            <w:rPrChange w:id="194" w:author="Xuning Wei12232" w:date="2026-08-10T17:43:00Z">
              <w:rPr>
                <w:rFonts w:ascii="Arial" w:eastAsia="Times New Roman" w:hAnsi="Arial" w:cs="Arial"/>
                <w:color w:val="0000FF"/>
                <w:sz w:val="20"/>
                <w:szCs w:val="20"/>
              </w:rPr>
            </w:rPrChange>
          </w:rPr>
          <w:t>D</w:t>
        </w:r>
      </w:ins>
      <w:ins w:id="195" w:author="Xuning Wei12232" w:date="2026-08-04T16:45:00Z">
        <w:r w:rsidR="006F28BC" w:rsidRPr="00B34233">
          <w:rPr>
            <w:rFonts w:ascii="Arial" w:hAnsi="Arial" w:cs="Arial"/>
            <w:sz w:val="21"/>
            <w:szCs w:val="21"/>
            <w:rPrChange w:id="196" w:author="Xuning Wei12232" w:date="2026-08-10T17:43:00Z">
              <w:rPr>
                <w:rFonts w:ascii="Arial" w:eastAsia="Times New Roman" w:hAnsi="Arial" w:cs="Arial"/>
                <w:color w:val="0000FF"/>
                <w:sz w:val="20"/>
                <w:szCs w:val="20"/>
              </w:rPr>
            </w:rPrChange>
          </w:rPr>
          <w:t>uring collection</w:t>
        </w:r>
      </w:ins>
      <w:ins w:id="197" w:author="Xuning Wei12232" w:date="2026-08-10T16:20:00Z">
        <w:r w:rsidR="006F28BC" w:rsidRPr="00B34233">
          <w:rPr>
            <w:rFonts w:ascii="Arial" w:hAnsi="Arial" w:cs="Arial"/>
            <w:sz w:val="21"/>
            <w:szCs w:val="21"/>
            <w:rPrChange w:id="198" w:author="Xuning Wei12232" w:date="2026-08-10T17:43:00Z">
              <w:rPr>
                <w:rFonts w:ascii="Arial" w:eastAsia="Times New Roman" w:hAnsi="Arial" w:cs="Arial"/>
                <w:color w:val="0000FF"/>
                <w:sz w:val="20"/>
                <w:szCs w:val="20"/>
              </w:rPr>
            </w:rPrChange>
          </w:rPr>
          <w:t>,</w:t>
        </w:r>
      </w:ins>
      <w:ins w:id="199" w:author="Xuning Wei12232" w:date="2026-08-04T16:45:00Z">
        <w:r w:rsidR="006F28BC" w:rsidRPr="00B34233">
          <w:rPr>
            <w:rFonts w:ascii="Arial" w:hAnsi="Arial" w:cs="Arial"/>
            <w:sz w:val="21"/>
            <w:szCs w:val="21"/>
            <w:rPrChange w:id="200" w:author="Xuning Wei12232" w:date="2026-08-10T17:43:00Z">
              <w:rPr>
                <w:rFonts w:ascii="Arial" w:eastAsia="Times New Roman" w:hAnsi="Arial" w:cs="Arial"/>
                <w:color w:val="0000FF"/>
                <w:sz w:val="20"/>
                <w:szCs w:val="20"/>
              </w:rPr>
            </w:rPrChange>
          </w:rPr>
          <w:t xml:space="preserve"> </w:t>
        </w:r>
      </w:ins>
      <w:ins w:id="201" w:author="Xuning Wei12232" w:date="2026-08-10T16:21:00Z">
        <w:r w:rsidR="006F28BC" w:rsidRPr="00B34233">
          <w:rPr>
            <w:rFonts w:ascii="Arial" w:hAnsi="Arial" w:cs="Arial"/>
            <w:sz w:val="21"/>
            <w:szCs w:val="21"/>
            <w:rPrChange w:id="202" w:author="Xuning Wei12232" w:date="2026-08-10T17:43:00Z">
              <w:rPr>
                <w:rFonts w:ascii="Arial" w:eastAsia="Times New Roman" w:hAnsi="Arial" w:cs="Arial"/>
                <w:color w:val="0000FF"/>
                <w:sz w:val="20"/>
                <w:szCs w:val="20"/>
              </w:rPr>
            </w:rPrChange>
          </w:rPr>
          <w:t>t</w:t>
        </w:r>
      </w:ins>
      <w:ins w:id="203" w:author="Xuning Wei12232" w:date="2026-08-04T16:45:00Z">
        <w:r w:rsidR="006F28BC" w:rsidRPr="00B34233">
          <w:rPr>
            <w:rFonts w:ascii="Arial" w:hAnsi="Arial" w:cs="Arial"/>
            <w:sz w:val="21"/>
            <w:szCs w:val="21"/>
            <w:rPrChange w:id="204" w:author="Xuning Wei12232" w:date="2026-08-10T17:43:00Z">
              <w:rPr>
                <w:rFonts w:ascii="Arial" w:eastAsia="Times New Roman" w:hAnsi="Arial" w:cs="Arial"/>
                <w:color w:val="0000FF"/>
                <w:sz w:val="20"/>
                <w:szCs w:val="20"/>
              </w:rPr>
            </w:rPrChange>
          </w:rPr>
          <w:t xml:space="preserve">he inner bags are changed to powder </w:t>
        </w:r>
      </w:ins>
      <w:ins w:id="205" w:author="Xuning Wei12232" w:date="2026-08-10T16:21:00Z">
        <w:r w:rsidR="006F28BC" w:rsidRPr="00B34233">
          <w:rPr>
            <w:rFonts w:ascii="Arial" w:hAnsi="Arial" w:cs="Arial"/>
            <w:sz w:val="21"/>
            <w:szCs w:val="21"/>
            <w:rPrChange w:id="206" w:author="Xuning Wei12232" w:date="2026-08-10T17:43:00Z">
              <w:rPr>
                <w:rFonts w:ascii="Arial" w:eastAsia="Times New Roman" w:hAnsi="Arial" w:cs="Arial"/>
                <w:color w:val="0000FF"/>
                <w:sz w:val="20"/>
                <w:szCs w:val="20"/>
              </w:rPr>
            </w:rPrChange>
          </w:rPr>
          <w:t>feed</w:t>
        </w:r>
      </w:ins>
      <w:ins w:id="207" w:author="Xuning Wei12232" w:date="2026-08-04T16:45:00Z">
        <w:r w:rsidR="006F28BC" w:rsidRPr="00B34233">
          <w:rPr>
            <w:rFonts w:ascii="Arial" w:hAnsi="Arial" w:cs="Arial"/>
            <w:sz w:val="21"/>
            <w:szCs w:val="21"/>
            <w:rPrChange w:id="208" w:author="Xuning Wei12232" w:date="2026-08-10T17:43:00Z">
              <w:rPr>
                <w:rFonts w:ascii="Arial" w:eastAsia="Times New Roman" w:hAnsi="Arial" w:cs="Arial"/>
                <w:color w:val="0000FF"/>
                <w:sz w:val="20"/>
                <w:szCs w:val="20"/>
              </w:rPr>
            </w:rPrChange>
          </w:rPr>
          <w:t xml:space="preserve">ing bags, which allow direct charging in Step 2 of CPo140020-03 PPQ batches to avoid </w:t>
        </w:r>
        <w:commentRangeStart w:id="209"/>
        <w:commentRangeStart w:id="210"/>
        <w:r w:rsidR="006F28BC" w:rsidRPr="00B34233">
          <w:rPr>
            <w:rFonts w:ascii="Arial" w:hAnsi="Arial" w:cs="Arial"/>
            <w:sz w:val="21"/>
            <w:szCs w:val="21"/>
            <w:rPrChange w:id="211" w:author="Xuning Wei12232" w:date="2026-08-10T17:43:00Z">
              <w:rPr>
                <w:rFonts w:ascii="Arial" w:eastAsia="Times New Roman" w:hAnsi="Arial" w:cs="Arial"/>
                <w:color w:val="0000FF"/>
                <w:sz w:val="20"/>
                <w:szCs w:val="20"/>
              </w:rPr>
            </w:rPrChange>
          </w:rPr>
          <w:t>repackaging</w:t>
        </w:r>
      </w:ins>
      <w:commentRangeEnd w:id="209"/>
      <w:r w:rsidR="006F28BC" w:rsidRPr="00B34233">
        <w:rPr>
          <w:rPrChange w:id="212" w:author="Xuning Wei12232" w:date="2026-08-10T14:59:00Z">
            <w:rPr>
              <w:rStyle w:val="CommentReference"/>
              <w:rFonts w:ascii="Arial" w:eastAsia="Times New Roman" w:hAnsi="Arial" w:cs="Arial"/>
              <w:color w:val="0000FF"/>
              <w:sz w:val="20"/>
              <w:szCs w:val="20"/>
            </w:rPr>
          </w:rPrChange>
        </w:rPr>
        <w:commentReference w:id="209"/>
      </w:r>
      <w:commentRangeEnd w:id="210"/>
      <w:r w:rsidR="006F28BC" w:rsidRPr="00B34233">
        <w:commentReference w:id="210"/>
      </w:r>
      <w:ins w:id="213" w:author="Xuning Wei12232" w:date="2026-08-04T16:45:00Z">
        <w:r w:rsidR="006F28BC" w:rsidRPr="00B34233">
          <w:rPr>
            <w:rFonts w:ascii="Arial" w:hAnsi="Arial" w:cs="Arial"/>
            <w:sz w:val="21"/>
            <w:szCs w:val="21"/>
            <w:rPrChange w:id="214" w:author="Xuning Wei12232" w:date="2026-08-10T14:59:00Z">
              <w:rPr>
                <w:rFonts w:ascii="Arial" w:eastAsia="Times New Roman" w:hAnsi="Arial" w:cs="Arial"/>
                <w:color w:val="0000FF"/>
                <w:sz w:val="20"/>
                <w:szCs w:val="20"/>
              </w:rPr>
            </w:rPrChange>
          </w:rPr>
          <w:t>.</w:t>
        </w:r>
      </w:ins>
      <w:ins w:id="215" w:author="Xuning Wei12232" w:date="2026-08-10T17:38:00Z">
        <w:r w:rsidR="006F28BC" w:rsidRPr="00B34233">
          <w:rPr>
            <w:rFonts w:ascii="Arial" w:hAnsi="Arial" w:cs="Arial"/>
            <w:sz w:val="21"/>
            <w:szCs w:val="21"/>
            <w:rPrChange w:id="216" w:author="Xuning Wei12232" w:date="2026-08-10T17:44:00Z">
              <w:rPr/>
            </w:rPrChange>
          </w:rPr>
          <w:t xml:space="preserve"> </w:t>
        </w:r>
      </w:ins>
      <w:ins w:id="217" w:author="Xuning Wei12232" w:date="2026-08-21T16:56:00Z">
        <w:r w:rsidR="006F28BC" w:rsidRPr="00B34233">
          <w:rPr>
            <w:rFonts w:ascii="Arial" w:hAnsi="Arial" w:cs="Arial"/>
            <w:sz w:val="21"/>
            <w:szCs w:val="21"/>
          </w:rPr>
          <w:t xml:space="preserve">Furthermore, there are additional adjustments, including: DIPEA is added over a reference duration of 20 ± 10 min (target: 20 min) during the </w:t>
        </w:r>
        <w:proofErr w:type="spellStart"/>
        <w:r w:rsidR="006F28BC" w:rsidRPr="00B34233">
          <w:rPr>
            <w:rFonts w:ascii="Arial" w:hAnsi="Arial" w:cs="Arial"/>
            <w:sz w:val="21"/>
            <w:szCs w:val="21"/>
          </w:rPr>
          <w:t>MeOH</w:t>
        </w:r>
        <w:proofErr w:type="spellEnd"/>
        <w:r w:rsidR="006F28BC" w:rsidRPr="00B34233">
          <w:rPr>
            <w:rFonts w:ascii="Arial" w:hAnsi="Arial" w:cs="Arial"/>
            <w:sz w:val="21"/>
            <w:szCs w:val="21"/>
          </w:rPr>
          <w:t xml:space="preserve"> capping step</w:t>
        </w:r>
      </w:ins>
      <w:ins w:id="218" w:author="Xuning Wei12232" w:date="2026-08-21T16:57:00Z">
        <w:r w:rsidR="006F28BC" w:rsidRPr="00B34233">
          <w:rPr>
            <w:rFonts w:ascii="Arial" w:hAnsi="Arial" w:cs="Arial"/>
            <w:sz w:val="21"/>
            <w:szCs w:val="21"/>
          </w:rPr>
          <w:t>,</w:t>
        </w:r>
      </w:ins>
      <w:r w:rsidR="006F28BC" w:rsidRPr="00B34233">
        <w:rPr>
          <w:rFonts w:ascii="Arial" w:hAnsi="Arial" w:cs="Arial"/>
          <w:sz w:val="21"/>
          <w:szCs w:val="21"/>
        </w:rPr>
        <w:t xml:space="preserve"> </w:t>
      </w:r>
      <w:ins w:id="219" w:author="Xuning Wei12232" w:date="2026-08-21T16:57:00Z">
        <w:r w:rsidR="006F28BC" w:rsidRPr="00B34233">
          <w:rPr>
            <w:rFonts w:ascii="Arial" w:hAnsi="Arial" w:cs="Arial"/>
            <w:sz w:val="21"/>
            <w:szCs w:val="21"/>
          </w:rPr>
          <w:t>The first sampling time for the dried material during drying is extended to 16 h ± 2h.</w:t>
        </w:r>
      </w:ins>
    </w:p>
    <w:p w14:paraId="1F1A5277" w14:textId="40097574" w:rsidR="00E90BD3" w:rsidRPr="00B34233" w:rsidRDefault="00E90BD3" w:rsidP="00B34233">
      <w:pPr>
        <w:spacing w:after="0" w:line="360" w:lineRule="auto"/>
        <w:jc w:val="both"/>
        <w:rPr>
          <w:rFonts w:ascii="Arial" w:hAnsi="Arial" w:cs="Arial"/>
          <w:sz w:val="21"/>
          <w:szCs w:val="21"/>
        </w:rPr>
      </w:pPr>
      <w:r w:rsidRPr="00B34233">
        <w:rPr>
          <w:rFonts w:ascii="Arial" w:hAnsi="Arial" w:cs="Arial"/>
          <w:sz w:val="21"/>
          <w:szCs w:val="21"/>
        </w:rPr>
        <w:t>On the basis of the PAR, risk assessments, full-scale batch and solvent-run evidence, none of the changes adversely affects product CQAs, impurity profile, yield, cleaning, stability or PPQ success; the revised parameters and methods will be specifically monitored and trended across the three PPQ batches as the change-effectiveness check. For details of related ch</w:t>
      </w:r>
      <w:r w:rsidR="006F28BC" w:rsidRPr="00B34233">
        <w:rPr>
          <w:rFonts w:ascii="Arial" w:hAnsi="Arial" w:cs="Arial"/>
          <w:sz w:val="21"/>
          <w:szCs w:val="21"/>
        </w:rPr>
        <w:t>anges, refer to Change-CPo140020-030104</w:t>
      </w:r>
      <w:r w:rsidRPr="00B34233">
        <w:rPr>
          <w:rFonts w:ascii="Arial" w:hAnsi="Arial" w:cs="Arial"/>
          <w:sz w:val="21"/>
          <w:szCs w:val="21"/>
        </w:rPr>
        <w:t xml:space="preserve">.01  </w:t>
      </w:r>
    </w:p>
    <w:p w14:paraId="3B092720" w14:textId="4092D88D" w:rsidR="00CF0863" w:rsidRPr="00D65410" w:rsidDel="00412D66" w:rsidRDefault="006E725E" w:rsidP="00D62CDB">
      <w:pPr>
        <w:spacing w:beforeLines="50" w:before="120" w:afterLines="50" w:after="120" w:line="360" w:lineRule="auto"/>
        <w:jc w:val="both"/>
        <w:rPr>
          <w:del w:id="220" w:author="Xuning Wei12232" w:date="2026-08-04T16:45:00Z"/>
          <w:rFonts w:ascii="Arial" w:eastAsia="Times New Roman" w:hAnsi="Arial" w:cs="Arial"/>
          <w:sz w:val="21"/>
          <w:szCs w:val="21"/>
        </w:rPr>
      </w:pPr>
      <w:del w:id="221" w:author="Xuning Wei12232" w:date="2026-08-04T16:45:00Z">
        <w:r w:rsidRPr="00D65410" w:rsidDel="006E725E">
          <w:rPr>
            <w:rFonts w:ascii="Arial" w:eastAsia="Times New Roman" w:hAnsi="Arial" w:cs="Arial"/>
            <w:sz w:val="21"/>
            <w:szCs w:val="21"/>
          </w:rPr>
          <w:delText xml:space="preserve">Process parameters </w:delText>
        </w:r>
        <w:commentRangeStart w:id="222"/>
        <w:commentRangeStart w:id="223"/>
        <w:r w:rsidRPr="00D65410" w:rsidDel="006E725E">
          <w:rPr>
            <w:rFonts w:ascii="Arial" w:eastAsia="Times New Roman" w:hAnsi="Arial" w:cs="Arial"/>
            <w:sz w:val="21"/>
            <w:szCs w:val="21"/>
          </w:rPr>
          <w:delText>remain unchanged</w:delText>
        </w:r>
      </w:del>
      <w:bookmarkStart w:id="224" w:name="_Toc244010138"/>
      <w:commentRangeEnd w:id="222"/>
      <w:r w:rsidRPr="00D65410">
        <w:rPr>
          <w:rStyle w:val="CommentReference"/>
          <w:rFonts w:ascii="Arial" w:eastAsia="Times New Roman" w:hAnsi="Arial" w:cs="Arial"/>
        </w:rPr>
        <w:commentReference w:id="222"/>
      </w:r>
      <w:commentRangeEnd w:id="223"/>
      <w:r w:rsidRPr="00D65410">
        <w:rPr>
          <w:rStyle w:val="CommentReference"/>
        </w:rPr>
        <w:commentReference w:id="223"/>
      </w:r>
      <w:del w:id="225" w:author="Xuning Wei12232" w:date="2026-08-04T16:45:00Z">
        <w:r w:rsidRPr="00D65410" w:rsidDel="006E725E">
          <w:rPr>
            <w:rFonts w:ascii="Arial" w:eastAsia="Times New Roman" w:hAnsi="Arial" w:cs="Arial"/>
            <w:sz w:val="21"/>
            <w:szCs w:val="21"/>
          </w:rPr>
          <w:delText>, with no adverse effect on the quality of in-process products ASYM-141366</w:delText>
        </w:r>
        <w:r w:rsidRPr="00D65410" w:rsidDel="005A4DDF">
          <w:rPr>
            <w:rFonts w:ascii="Arial" w:eastAsia="Times New Roman" w:hAnsi="Arial" w:cs="Arial"/>
            <w:sz w:val="21"/>
            <w:szCs w:val="21"/>
          </w:rPr>
          <w:delText>. Reference the PAR report</w:delText>
        </w:r>
        <w:r w:rsidRPr="00D65410" w:rsidDel="00CF0863">
          <w:rPr>
            <w:rFonts w:ascii="Arial" w:eastAsia="Times New Roman" w:hAnsi="Arial" w:cs="Arial"/>
            <w:sz w:val="21"/>
            <w:szCs w:val="21"/>
          </w:rPr>
          <w:delText xml:space="preserve">: </w:delText>
        </w:r>
        <w:r w:rsidRPr="00D65410" w:rsidDel="005A4DDF">
          <w:rPr>
            <w:rFonts w:ascii="Arial" w:eastAsia="Times New Roman" w:hAnsi="Arial" w:cs="Arial"/>
            <w:sz w:val="21"/>
            <w:szCs w:val="21"/>
          </w:rPr>
          <w:delText xml:space="preserve"> </w:delText>
        </w:r>
        <w:r w:rsidRPr="00D65410" w:rsidDel="00CF0863">
          <w:rPr>
            <w:rFonts w:ascii="Arial" w:eastAsia="Times New Roman" w:hAnsi="Arial" w:cs="Arial"/>
            <w:sz w:val="21"/>
            <w:szCs w:val="21"/>
          </w:rPr>
          <w:delText>TR-1400200306.</w:delText>
        </w:r>
        <w:commentRangeStart w:id="226"/>
        <w:commentRangeStart w:id="227"/>
        <w:r w:rsidRPr="00D65410" w:rsidDel="00CF0863">
          <w:rPr>
            <w:rFonts w:ascii="Arial" w:eastAsia="Times New Roman" w:hAnsi="Arial" w:cs="Arial"/>
            <w:sz w:val="21"/>
            <w:szCs w:val="21"/>
          </w:rPr>
          <w:delText>01</w:delText>
        </w:r>
      </w:del>
      <w:commentRangeEnd w:id="226"/>
      <w:r w:rsidRPr="00D65410">
        <w:rPr>
          <w:rStyle w:val="CommentReference"/>
          <w:rFonts w:ascii="Arial" w:eastAsia="Times New Roman" w:hAnsi="Arial" w:cs="Arial"/>
        </w:rPr>
        <w:commentReference w:id="226"/>
      </w:r>
      <w:commentRangeEnd w:id="227"/>
      <w:r w:rsidRPr="00D65410">
        <w:rPr>
          <w:rStyle w:val="CommentReference"/>
        </w:rPr>
        <w:commentReference w:id="227"/>
      </w:r>
      <w:bookmarkEnd w:id="224"/>
    </w:p>
    <w:p w14:paraId="45DB443A" w14:textId="34106042" w:rsidR="003E4008" w:rsidRPr="00D65410" w:rsidRDefault="00F31B05" w:rsidP="00D62CDB">
      <w:pPr>
        <w:spacing w:beforeLines="50" w:before="120" w:afterLines="50" w:after="120" w:line="360" w:lineRule="auto"/>
        <w:contextualSpacing/>
        <w:rPr>
          <w:rFonts w:ascii="Arial" w:hAnsi="Arial" w:cs="Arial"/>
          <w:b/>
          <w:sz w:val="21"/>
          <w:szCs w:val="21"/>
        </w:rPr>
      </w:pPr>
      <w:r w:rsidRPr="00D65410">
        <w:rPr>
          <w:rFonts w:ascii="Arial" w:eastAsia="Times New Roman" w:hAnsi="Arial" w:cs="Arial"/>
          <w:b/>
          <w:sz w:val="21"/>
          <w:szCs w:val="21"/>
        </w:rPr>
        <w:t>3.2</w:t>
      </w:r>
      <w:r w:rsidR="00CF0863" w:rsidRPr="00D65410">
        <w:rPr>
          <w:rFonts w:ascii="Arial" w:eastAsia="Times New Roman" w:hAnsi="Arial" w:cs="Arial"/>
          <w:b/>
          <w:sz w:val="21"/>
          <w:szCs w:val="21"/>
        </w:rPr>
        <w:t>.2</w:t>
      </w:r>
      <w:r w:rsidRPr="00D65410">
        <w:rPr>
          <w:rFonts w:ascii="Arial" w:eastAsia="Times New Roman" w:hAnsi="Arial" w:cs="Arial"/>
          <w:b/>
          <w:sz w:val="21"/>
          <w:szCs w:val="21"/>
        </w:rPr>
        <w:t xml:space="preserve"> The</w:t>
      </w:r>
      <w:r w:rsidRPr="00D65410">
        <w:rPr>
          <w:rFonts w:ascii="Arial" w:hAnsi="Arial" w:cs="Arial"/>
          <w:b/>
          <w:sz w:val="21"/>
          <w:szCs w:val="21"/>
        </w:rPr>
        <w:t xml:space="preserve"> </w:t>
      </w:r>
      <w:r w:rsidRPr="00D65410">
        <w:rPr>
          <w:rFonts w:ascii="Arial" w:eastAsia="Times New Roman" w:hAnsi="Arial" w:cs="Arial"/>
          <w:b/>
          <w:sz w:val="21"/>
          <w:szCs w:val="21"/>
        </w:rPr>
        <w:t xml:space="preserve">Process Changes for </w:t>
      </w:r>
      <w:r w:rsidR="00772FFC" w:rsidRPr="00D65410">
        <w:rPr>
          <w:rFonts w:ascii="Arial" w:eastAsia="Times New Roman" w:hAnsi="Arial" w:cs="Arial"/>
          <w:b/>
          <w:sz w:val="21"/>
          <w:szCs w:val="21"/>
        </w:rPr>
        <w:t>LSN4182924/</w:t>
      </w:r>
      <w:r w:rsidRPr="00D65410">
        <w:rPr>
          <w:rFonts w:ascii="Arial" w:eastAsia="Times New Roman" w:hAnsi="Arial" w:cs="Arial"/>
          <w:b/>
          <w:sz w:val="21"/>
          <w:szCs w:val="21"/>
        </w:rPr>
        <w:t>ASYM-140020 (Step 2)</w:t>
      </w:r>
    </w:p>
    <w:p w14:paraId="2B1457EF" w14:textId="6689285A"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t</w:t>
      </w:r>
      <w:r w:rsidR="00CE6649" w:rsidRPr="00B34233">
        <w:rPr>
          <w:rFonts w:ascii="Arial" w:hAnsi="Arial" w:cs="Arial"/>
          <w:sz w:val="21"/>
          <w:szCs w:val="21"/>
        </w:rPr>
        <w:t>hree</w:t>
      </w:r>
      <w:r w:rsidRPr="00B34233">
        <w:rPr>
          <w:rFonts w:ascii="Arial" w:hAnsi="Arial" w:cs="Arial"/>
          <w:sz w:val="21"/>
          <w:szCs w:val="21"/>
        </w:rPr>
        <w:t xml:space="preserve"> categories. (1) MOR documentation and GMP enhancements (Incident Log, dual-person verification, expanded pre-charging and visual-inspection checklists, and clarified roles and records), which do not alter process steps or parameters; </w:t>
      </w:r>
      <w:r w:rsidR="00CE6649" w:rsidRPr="00B34233">
        <w:rPr>
          <w:rFonts w:ascii="Arial" w:hAnsi="Arial" w:cs="Arial"/>
          <w:sz w:val="21"/>
          <w:szCs w:val="21"/>
        </w:rPr>
        <w:t>(</w:t>
      </w:r>
      <w:r w:rsidRPr="00B34233">
        <w:rPr>
          <w:rFonts w:ascii="Arial" w:hAnsi="Arial" w:cs="Arial"/>
          <w:sz w:val="21"/>
          <w:szCs w:val="21"/>
        </w:rPr>
        <w:t>2</w:t>
      </w:r>
      <w:r w:rsidR="00CE6649" w:rsidRPr="00B34233">
        <w:rPr>
          <w:rFonts w:ascii="Arial" w:hAnsi="Arial" w:cs="Arial"/>
          <w:sz w:val="21"/>
          <w:szCs w:val="21"/>
        </w:rPr>
        <w:t>)</w:t>
      </w:r>
      <w:r w:rsidRPr="00B34233">
        <w:rPr>
          <w:rFonts w:ascii="Arial" w:hAnsi="Arial" w:cs="Arial"/>
          <w:sz w:val="21"/>
          <w:szCs w:val="21"/>
        </w:rPr>
        <w:t xml:space="preserve"> </w:t>
      </w:r>
      <w:r w:rsidR="00CE6649" w:rsidRPr="00B34233">
        <w:rPr>
          <w:rFonts w:ascii="Arial" w:hAnsi="Arial" w:cs="Arial"/>
          <w:sz w:val="21"/>
          <w:szCs w:val="21"/>
        </w:rPr>
        <w:t xml:space="preserve">Other process changes. The batch size range has been changed to 67.62 </w:t>
      </w:r>
      <w:r w:rsidR="00CE6649" w:rsidRPr="00B34233">
        <w:rPr>
          <w:rFonts w:ascii="Arial" w:hAnsi="Arial" w:cs="Arial"/>
          <w:sz w:val="21"/>
          <w:szCs w:val="21"/>
        </w:rPr>
        <w:noBreakHyphen/>
        <w:t xml:space="preserve"> 154.82 kg. A rinse operation has been added in the sodium chloride solution preparation stage; T</w:t>
      </w:r>
      <w:r w:rsidRPr="00B34233">
        <w:rPr>
          <w:rFonts w:ascii="Arial" w:hAnsi="Arial" w:cs="Arial"/>
          <w:sz w:val="21"/>
          <w:szCs w:val="21"/>
        </w:rPr>
        <w:t>he settling time for liquid separation in the MOR is adjusted According to the actual production time of the full-scale and Demo batch</w:t>
      </w:r>
      <w:r w:rsidR="00CE6649" w:rsidRPr="00B34233">
        <w:rPr>
          <w:rFonts w:ascii="Arial" w:hAnsi="Arial" w:cs="Arial"/>
          <w:sz w:val="21"/>
          <w:szCs w:val="21"/>
        </w:rPr>
        <w:t>; Pressure filtration may be performed directly without settling after the final transfer as appropriate in the Filter of the crystallization system: The storage and shipping temperature for product LSN4182924/ASYM140020 is adjusted to 2 ~ 8 °C. (3) The packaging operation record for ASYM140020 has been upgraded from MPR-TJ414002002.03 to MPR-TJ414002002.04.</w:t>
      </w:r>
      <w:r w:rsidRPr="00B34233">
        <w:rPr>
          <w:rFonts w:ascii="Arial" w:hAnsi="Arial" w:cs="Arial"/>
          <w:sz w:val="21"/>
          <w:szCs w:val="21"/>
        </w:rPr>
        <w:t xml:space="preserve"> </w:t>
      </w:r>
    </w:p>
    <w:p w14:paraId="2364BBFF" w14:textId="7EF15177"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 xml:space="preserve">Parameters </w:t>
      </w:r>
      <w:r w:rsidR="00CE6649" w:rsidRPr="00B34233">
        <w:rPr>
          <w:rFonts w:ascii="Arial" w:hAnsi="Arial" w:cs="Arial"/>
          <w:sz w:val="21"/>
          <w:szCs w:val="21"/>
        </w:rPr>
        <w:t xml:space="preserve">also </w:t>
      </w:r>
      <w:r w:rsidRPr="00B34233">
        <w:rPr>
          <w:rFonts w:ascii="Arial" w:hAnsi="Arial" w:cs="Arial"/>
          <w:sz w:val="21"/>
          <w:szCs w:val="21"/>
        </w:rPr>
        <w:t xml:space="preserve">will be revised based on the PAR study. Based on the PAR, risk assessments, full-scale batch and solvent-run evidence, the proposed changes will not adversely affect product CQAs, impurity profile, yield, cleaning, </w:t>
      </w:r>
      <w:proofErr w:type="gramStart"/>
      <w:r w:rsidRPr="00B34233">
        <w:rPr>
          <w:rFonts w:ascii="Arial" w:hAnsi="Arial" w:cs="Arial"/>
          <w:sz w:val="21"/>
          <w:szCs w:val="21"/>
        </w:rPr>
        <w:t>stability</w:t>
      </w:r>
      <w:proofErr w:type="gramEnd"/>
      <w:r w:rsidRPr="00B34233">
        <w:rPr>
          <w:rFonts w:ascii="Arial" w:hAnsi="Arial" w:cs="Arial"/>
          <w:sz w:val="21"/>
          <w:szCs w:val="21"/>
        </w:rPr>
        <w:t xml:space="preserve"> or PPQ success. The revised parameters and methods will be specifically monitored and trended across the three PPQ batches as a change effectiveness check. For details of related changes, refer to</w:t>
      </w:r>
      <w:r w:rsidR="00594AC0">
        <w:rPr>
          <w:rFonts w:ascii="Arial" w:hAnsi="Arial" w:cs="Arial"/>
          <w:sz w:val="21"/>
          <w:szCs w:val="21"/>
        </w:rPr>
        <w:t xml:space="preserve"> </w:t>
      </w:r>
      <w:r w:rsidR="00CE6649" w:rsidRPr="00B34233">
        <w:rPr>
          <w:rFonts w:ascii="Arial" w:hAnsi="Arial" w:cs="Arial"/>
          <w:sz w:val="21"/>
          <w:szCs w:val="21"/>
        </w:rPr>
        <w:t>Change-CPo140020-030204</w:t>
      </w:r>
      <w:r w:rsidRPr="00B34233">
        <w:rPr>
          <w:rFonts w:ascii="Arial" w:hAnsi="Arial" w:cs="Arial"/>
          <w:sz w:val="21"/>
          <w:szCs w:val="21"/>
        </w:rPr>
        <w:t>.01</w:t>
      </w:r>
    </w:p>
    <w:p w14:paraId="51DB96CF" w14:textId="5C854130" w:rsidR="005A4DDF" w:rsidRPr="00D65410" w:rsidRDefault="005A4DDF" w:rsidP="00F64FB5">
      <w:pPr>
        <w:pStyle w:val="2"/>
        <w:spacing w:beforeLines="50" w:before="120" w:afterLines="50" w:after="120" w:line="360" w:lineRule="auto"/>
        <w:contextualSpacing/>
        <w:rPr>
          <w:rFonts w:ascii="Arial" w:eastAsia="Times New Roman" w:hAnsi="Arial" w:cs="Arial"/>
          <w:sz w:val="21"/>
          <w:szCs w:val="21"/>
        </w:rPr>
      </w:pPr>
      <w:bookmarkStart w:id="228" w:name="_Toc244012611"/>
      <w:r w:rsidRPr="00D65410">
        <w:rPr>
          <w:rFonts w:ascii="Arial" w:eastAsia="Times New Roman" w:hAnsi="Arial" w:cs="Arial"/>
          <w:sz w:val="21"/>
          <w:szCs w:val="21"/>
        </w:rPr>
        <w:t>3.3 Process Equipment</w:t>
      </w:r>
      <w:bookmarkEnd w:id="228"/>
      <w:r w:rsidRPr="00D65410">
        <w:rPr>
          <w:rFonts w:ascii="Arial" w:eastAsia="Times New Roman" w:hAnsi="Arial" w:cs="Arial"/>
          <w:sz w:val="21"/>
          <w:szCs w:val="21"/>
        </w:rPr>
        <w:t> </w:t>
      </w:r>
    </w:p>
    <w:p w14:paraId="2921894C" w14:textId="3C47D7B4" w:rsidR="0060566C" w:rsidRPr="0049198D" w:rsidRDefault="00045244" w:rsidP="00D62CDB">
      <w:pPr>
        <w:rPr>
          <w:rFonts w:ascii="Arial" w:hAnsi="Arial" w:cs="Arial"/>
          <w:b/>
          <w:sz w:val="21"/>
          <w:szCs w:val="21"/>
        </w:rPr>
      </w:pPr>
      <w:r w:rsidRPr="00D65410">
        <w:rPr>
          <w:rFonts w:ascii="Arial" w:eastAsia="Times New Roman" w:hAnsi="Arial" w:cs="Arial"/>
          <w:b/>
          <w:sz w:val="21"/>
          <w:szCs w:val="21"/>
        </w:rPr>
        <w:t>3.3.1</w:t>
      </w:r>
      <w:r w:rsidR="001C689D" w:rsidRPr="00D65410">
        <w:rPr>
          <w:rFonts w:ascii="Arial" w:eastAsia="Times New Roman" w:hAnsi="Arial" w:cs="Arial"/>
          <w:b/>
          <w:sz w:val="21"/>
          <w:szCs w:val="21"/>
        </w:rPr>
        <w:t xml:space="preserve"> The</w:t>
      </w:r>
      <w:r w:rsidR="001C689D" w:rsidRPr="00D65410">
        <w:rPr>
          <w:rFonts w:ascii="Arial" w:hAnsi="Arial" w:cs="Arial"/>
          <w:b/>
          <w:sz w:val="21"/>
          <w:szCs w:val="21"/>
        </w:rPr>
        <w:t xml:space="preserve"> </w:t>
      </w:r>
      <w:r w:rsidR="001C689D" w:rsidRPr="00D65410">
        <w:rPr>
          <w:rFonts w:ascii="Arial" w:eastAsia="Times New Roman" w:hAnsi="Arial" w:cs="Arial"/>
          <w:b/>
          <w:sz w:val="21"/>
          <w:szCs w:val="21"/>
        </w:rPr>
        <w:t>process equipment for ASYM-141366</w:t>
      </w:r>
      <w:r w:rsidRPr="00D65410">
        <w:rPr>
          <w:rFonts w:ascii="Arial" w:eastAsia="Times New Roman" w:hAnsi="Arial" w:cs="Arial"/>
          <w:b/>
          <w:sz w:val="21"/>
          <w:szCs w:val="21"/>
        </w:rPr>
        <w:t xml:space="preserve"> </w:t>
      </w:r>
      <w:r w:rsidR="001C689D" w:rsidRPr="00D65410">
        <w:rPr>
          <w:rFonts w:ascii="Arial" w:eastAsia="Times New Roman" w:hAnsi="Arial" w:cs="Arial"/>
          <w:b/>
          <w:sz w:val="21"/>
          <w:szCs w:val="21"/>
        </w:rPr>
        <w:t>(Step 1)</w:t>
      </w:r>
    </w:p>
    <w:p w14:paraId="31DA3F86" w14:textId="3FF7E595" w:rsidR="001942A3" w:rsidRPr="00B34233" w:rsidRDefault="008E4848" w:rsidP="00B34233">
      <w:pPr>
        <w:spacing w:after="0" w:line="360" w:lineRule="auto"/>
        <w:jc w:val="both"/>
        <w:rPr>
          <w:ins w:id="229" w:author="Xuning Wei12232" w:date="2026-08-24T10:52:00Z"/>
          <w:rFonts w:ascii="Arial" w:hAnsi="Arial" w:cs="Arial"/>
          <w:sz w:val="21"/>
          <w:szCs w:val="21"/>
        </w:rPr>
      </w:pPr>
      <w:ins w:id="230" w:author="Xuning Wei12232" w:date="2026-08-24T11:06:00Z">
        <w:r w:rsidRPr="00B34233">
          <w:rPr>
            <w:rFonts w:ascii="Arial" w:hAnsi="Arial" w:cs="Arial"/>
            <w:sz w:val="21"/>
            <w:szCs w:val="21"/>
          </w:rPr>
          <w:t xml:space="preserve">The detailed information of MOR number and batch size for Step 1 between The Full Scale non-saleable batch and The PPQ &amp; Commercial Batches is listed in </w:t>
        </w:r>
        <w:commentRangeStart w:id="231"/>
        <w:commentRangeStart w:id="232"/>
        <w:r w:rsidRPr="00B34233">
          <w:rPr>
            <w:rFonts w:ascii="Arial" w:hAnsi="Arial" w:cs="Arial"/>
            <w:sz w:val="21"/>
            <w:szCs w:val="21"/>
          </w:rPr>
          <w:t xml:space="preserve">table </w:t>
        </w:r>
      </w:ins>
      <w:commentRangeEnd w:id="231"/>
      <w:del w:id="233" w:author="Xuning Wei12232" w:date="2026-08-27T09:16:00Z">
        <w:r w:rsidR="00B51C70" w:rsidRPr="00B34233" w:rsidDel="00AA7543">
          <w:commentReference w:id="231"/>
        </w:r>
        <w:commentRangeEnd w:id="232"/>
        <w:r w:rsidRPr="00B34233">
          <w:rPr>
            <w:rFonts w:ascii="Arial" w:hAnsi="Arial" w:cs="Arial"/>
          </w:rPr>
          <w:commentReference w:id="232"/>
        </w:r>
      </w:del>
      <w:ins w:id="234" w:author="Xuning Wei12232" w:date="2026-08-27T09:16:00Z">
        <w:r w:rsidR="00AA7543" w:rsidRPr="00B34233">
          <w:rPr>
            <w:rFonts w:ascii="Arial" w:hAnsi="Arial" w:cs="Arial"/>
            <w:sz w:val="21"/>
            <w:szCs w:val="21"/>
          </w:rPr>
          <w:t>3</w:t>
        </w:r>
      </w:ins>
      <w:ins w:id="235" w:author="Xuning Wei12232" w:date="2026-08-27T09:24:00Z">
        <w:r w:rsidR="002A123B" w:rsidRPr="00B34233">
          <w:rPr>
            <w:rFonts w:ascii="Arial" w:hAnsi="Arial" w:cs="Arial"/>
            <w:sz w:val="21"/>
            <w:szCs w:val="21"/>
          </w:rPr>
          <w:t>.</w:t>
        </w:r>
      </w:ins>
      <w:ins w:id="236" w:author="Xuning Wei12232" w:date="2026-08-24T11:06:00Z">
        <w:r w:rsidRPr="00B34233">
          <w:rPr>
            <w:rFonts w:ascii="Arial" w:hAnsi="Arial" w:cs="Arial"/>
            <w:sz w:val="21"/>
            <w:szCs w:val="21"/>
          </w:rPr>
          <w:t xml:space="preserve"> </w:t>
        </w:r>
      </w:ins>
      <w:r w:rsidR="005A4DDF" w:rsidRPr="00B34233">
        <w:rPr>
          <w:rFonts w:ascii="Arial" w:hAnsi="Arial" w:cs="Arial"/>
          <w:sz w:val="21"/>
          <w:szCs w:val="21"/>
        </w:rPr>
        <w:t xml:space="preserve">The process equipment proposed for the PPQ campaign is listed </w:t>
      </w:r>
      <w:del w:id="237" w:author="Xuning Wei12232" w:date="2026-08-24T11:07:00Z">
        <w:r w:rsidR="005A4DDF" w:rsidRPr="00B34233" w:rsidDel="008E4848">
          <w:rPr>
            <w:rFonts w:ascii="Arial" w:hAnsi="Arial" w:cs="Arial"/>
            <w:sz w:val="21"/>
            <w:szCs w:val="21"/>
          </w:rPr>
          <w:delText>below</w:delText>
        </w:r>
      </w:del>
      <w:ins w:id="238" w:author="Xuning Wei12232" w:date="2026-08-24T11:07:00Z">
        <w:r w:rsidRPr="00B34233">
          <w:rPr>
            <w:rFonts w:ascii="Arial" w:hAnsi="Arial" w:cs="Arial"/>
            <w:sz w:val="21"/>
            <w:szCs w:val="21"/>
          </w:rPr>
          <w:t xml:space="preserve">in </w:t>
        </w:r>
        <w:commentRangeStart w:id="239"/>
        <w:commentRangeStart w:id="240"/>
        <w:r w:rsidRPr="00B34233">
          <w:rPr>
            <w:rFonts w:ascii="Arial" w:hAnsi="Arial" w:cs="Arial"/>
            <w:sz w:val="21"/>
            <w:szCs w:val="21"/>
            <w:rPrChange w:id="241" w:author="Xuning Wei12232" w:date="2026-08-24T11:11:00Z">
              <w:rPr>
                <w:rFonts w:ascii="Arial" w:eastAsia="Times New Roman" w:hAnsi="Arial" w:cs="Arial"/>
                <w:sz w:val="20"/>
                <w:szCs w:val="20"/>
              </w:rPr>
            </w:rPrChange>
          </w:rPr>
          <w:t>t</w:t>
        </w:r>
      </w:ins>
      <w:ins w:id="242" w:author="Xuning Wei12232" w:date="2026-08-24T11:00:00Z">
        <w:r w:rsidR="001816DC" w:rsidRPr="00B34233">
          <w:rPr>
            <w:rFonts w:ascii="Arial" w:hAnsi="Arial" w:cs="Arial"/>
            <w:sz w:val="21"/>
            <w:szCs w:val="21"/>
            <w:rPrChange w:id="243" w:author="Xuning Wei12232" w:date="2026-08-24T11:11:00Z">
              <w:rPr>
                <w:rFonts w:ascii="Arial" w:eastAsia="Times New Roman" w:hAnsi="Arial" w:cs="Arial"/>
                <w:sz w:val="20"/>
                <w:szCs w:val="20"/>
              </w:rPr>
            </w:rPrChange>
          </w:rPr>
          <w:t xml:space="preserve">able </w:t>
        </w:r>
      </w:ins>
      <w:commentRangeEnd w:id="239"/>
      <w:del w:id="244" w:author="Xuning Wei12232" w:date="2026-08-27T09:16:00Z">
        <w:r w:rsidR="00B51C70" w:rsidRPr="00B34233" w:rsidDel="00AA7543">
          <w:commentReference w:id="239"/>
        </w:r>
        <w:commentRangeEnd w:id="240"/>
        <w:r w:rsidRPr="00B34233">
          <w:rPr>
            <w:rFonts w:ascii="Arial" w:hAnsi="Arial" w:cs="Arial"/>
          </w:rPr>
          <w:commentReference w:id="240"/>
        </w:r>
      </w:del>
      <w:ins w:id="245" w:author="Xuning Wei12232" w:date="2026-08-27T09:16:00Z">
        <w:r w:rsidR="00AA7543" w:rsidRPr="00B34233">
          <w:rPr>
            <w:rFonts w:ascii="Arial" w:hAnsi="Arial" w:cs="Arial"/>
            <w:sz w:val="21"/>
            <w:szCs w:val="21"/>
          </w:rPr>
          <w:t xml:space="preserve">4 </w:t>
        </w:r>
      </w:ins>
      <w:del w:id="246" w:author="Xuning Wei12232" w:date="2026-08-27T09:16:00Z">
        <w:r w:rsidR="005A4DDF" w:rsidRPr="00B34233" w:rsidDel="00AA7543">
          <w:rPr>
            <w:rFonts w:ascii="Arial" w:hAnsi="Arial" w:cs="Arial"/>
            <w:sz w:val="21"/>
            <w:szCs w:val="21"/>
          </w:rPr>
          <w:delText xml:space="preserve"> </w:delText>
        </w:r>
      </w:del>
      <w:r w:rsidR="005A4DDF" w:rsidRPr="00B34233">
        <w:rPr>
          <w:rFonts w:ascii="Arial" w:hAnsi="Arial" w:cs="Arial"/>
          <w:sz w:val="21"/>
          <w:szCs w:val="21"/>
        </w:rPr>
        <w:t xml:space="preserve">and compared with </w:t>
      </w:r>
      <w:r w:rsidR="00B43565" w:rsidRPr="00B34233">
        <w:rPr>
          <w:rFonts w:ascii="Arial" w:hAnsi="Arial" w:cs="Arial"/>
          <w:sz w:val="21"/>
          <w:szCs w:val="21"/>
        </w:rPr>
        <w:t xml:space="preserve">the Full </w:t>
      </w:r>
      <w:r w:rsidR="00B43565" w:rsidRPr="00B34233">
        <w:rPr>
          <w:rFonts w:ascii="Arial" w:hAnsi="Arial" w:cs="Arial"/>
          <w:sz w:val="21"/>
          <w:szCs w:val="21"/>
        </w:rPr>
        <w:lastRenderedPageBreak/>
        <w:t>Scale non-saleable batch</w:t>
      </w:r>
      <w:r w:rsidR="005A4DDF" w:rsidRPr="00B34233">
        <w:rPr>
          <w:rFonts w:ascii="Arial" w:hAnsi="Arial" w:cs="Arial"/>
          <w:sz w:val="21"/>
          <w:szCs w:val="21"/>
        </w:rPr>
        <w:t xml:space="preserve"> equipment. </w:t>
      </w:r>
      <w:r w:rsidR="0049198D" w:rsidRPr="00B34233">
        <w:rPr>
          <w:rFonts w:ascii="Arial" w:hAnsi="Arial" w:cs="Arial"/>
          <w:sz w:val="21"/>
          <w:szCs w:val="21"/>
        </w:rPr>
        <w:t xml:space="preserve">The step 1 </w:t>
      </w:r>
      <w:commentRangeStart w:id="247"/>
      <w:commentRangeStart w:id="248"/>
      <w:r w:rsidR="0049198D" w:rsidRPr="00B34233">
        <w:rPr>
          <w:rFonts w:ascii="Arial" w:hAnsi="Arial" w:cs="Arial"/>
          <w:sz w:val="21"/>
          <w:szCs w:val="21"/>
        </w:rPr>
        <w:t>Equipment</w:t>
      </w:r>
      <w:r w:rsidR="0045688E">
        <w:rPr>
          <w:rFonts w:ascii="Arial" w:hAnsi="Arial" w:cs="Arial"/>
          <w:sz w:val="21"/>
          <w:szCs w:val="21"/>
        </w:rPr>
        <w:t xml:space="preserve"> Suitability Analysis (ESA) has</w:t>
      </w:r>
      <w:r w:rsidR="0049198D" w:rsidRPr="00B34233">
        <w:rPr>
          <w:rFonts w:ascii="Arial" w:hAnsi="Arial" w:cs="Arial"/>
          <w:sz w:val="21"/>
          <w:szCs w:val="21"/>
        </w:rPr>
        <w:t xml:space="preserve"> been completed and documented in Equipment Suitability Assessment Report &lt; RA-140020030101.01&gt;, in which all equipment suitability conclusion required for PPQ  have been clearly defined, and this document will be approved  prior to the PPQ batch.</w:t>
      </w:r>
      <w:commentRangeEnd w:id="247"/>
      <w:r w:rsidR="0049198D" w:rsidRPr="00B34233">
        <w:commentReference w:id="247"/>
      </w:r>
      <w:commentRangeEnd w:id="248"/>
      <w:r w:rsidR="0049198D" w:rsidRPr="00B34233">
        <w:commentReference w:id="248"/>
      </w:r>
    </w:p>
    <w:p w14:paraId="230BFE51" w14:textId="3FA5140A" w:rsidR="00E941FE" w:rsidRPr="00EF3CF2" w:rsidRDefault="00AA7543">
      <w:pPr>
        <w:spacing w:beforeLines="50" w:before="120" w:after="0" w:line="360" w:lineRule="auto"/>
        <w:jc w:val="center"/>
        <w:rPr>
          <w:ins w:id="249" w:author="Xuning Wei12232" w:date="2026-08-21T16:30:00Z"/>
          <w:rFonts w:ascii="Arial" w:eastAsia="Times New Roman" w:hAnsi="Arial" w:cs="Arial"/>
          <w:b/>
          <w:sz w:val="21"/>
          <w:szCs w:val="21"/>
          <w:rPrChange w:id="250" w:author="Xuning Wei12232" w:date="2026-08-24T11:09:00Z">
            <w:rPr>
              <w:ins w:id="251" w:author="Xuning Wei12232" w:date="2026-08-21T16:30:00Z"/>
              <w:rFonts w:ascii="Arial" w:eastAsia="Times New Roman" w:hAnsi="Arial" w:cs="Arial"/>
              <w:sz w:val="20"/>
              <w:szCs w:val="20"/>
            </w:rPr>
          </w:rPrChange>
        </w:rPr>
        <w:pPrChange w:id="252" w:author="Xuning Wei12232" w:date="2026-08-24T11:09:00Z">
          <w:pPr>
            <w:spacing w:beforeLines="50" w:before="120" w:afterLines="50" w:after="120" w:line="360" w:lineRule="auto"/>
            <w:jc w:val="both"/>
          </w:pPr>
        </w:pPrChange>
      </w:pPr>
      <w:ins w:id="253" w:author="Xuning Wei12232" w:date="2026-08-24T10:52:00Z">
        <w:r w:rsidRPr="00EF3CF2">
          <w:rPr>
            <w:rFonts w:ascii="Arial" w:eastAsia="Times New Roman" w:hAnsi="Arial" w:cs="Arial"/>
            <w:b/>
            <w:sz w:val="21"/>
            <w:szCs w:val="21"/>
          </w:rPr>
          <w:t xml:space="preserve">Table </w:t>
        </w:r>
      </w:ins>
      <w:ins w:id="254" w:author="Xuning Wei12232" w:date="2026-08-27T09:15:00Z">
        <w:r w:rsidRPr="00EF3CF2">
          <w:rPr>
            <w:rFonts w:ascii="Arial" w:eastAsia="Times New Roman" w:hAnsi="Arial" w:cs="Arial"/>
            <w:b/>
            <w:sz w:val="21"/>
            <w:szCs w:val="21"/>
          </w:rPr>
          <w:t>3</w:t>
        </w:r>
      </w:ins>
      <w:ins w:id="255" w:author="Xuning Wei12232" w:date="2026-08-24T10:59:00Z">
        <w:r w:rsidR="001816DC" w:rsidRPr="00EF3CF2">
          <w:rPr>
            <w:rFonts w:ascii="Arial" w:eastAsia="Times New Roman" w:hAnsi="Arial" w:cs="Arial"/>
            <w:b/>
            <w:sz w:val="21"/>
            <w:szCs w:val="21"/>
            <w:rPrChange w:id="256" w:author="Xuning Wei12232" w:date="2026-08-24T11:09:00Z">
              <w:rPr>
                <w:rFonts w:ascii="Arial" w:eastAsia="Times New Roman" w:hAnsi="Arial" w:cs="Arial"/>
                <w:color w:val="0000FF"/>
                <w:sz w:val="20"/>
                <w:szCs w:val="20"/>
              </w:rPr>
            </w:rPrChange>
          </w:rPr>
          <w:t>:</w:t>
        </w:r>
      </w:ins>
      <w:ins w:id="257" w:author="Xuning Wei12232" w:date="2026-08-24T10:54:00Z">
        <w:r w:rsidR="00E941FE" w:rsidRPr="00EF3CF2">
          <w:rPr>
            <w:rFonts w:ascii="Arial" w:eastAsia="Times New Roman" w:hAnsi="Arial" w:cs="Arial"/>
            <w:b/>
            <w:sz w:val="21"/>
            <w:szCs w:val="21"/>
            <w:rPrChange w:id="258" w:author="Xuning Wei12232" w:date="2026-08-24T11:09:00Z">
              <w:rPr>
                <w:rFonts w:ascii="Arial" w:eastAsia="Times New Roman" w:hAnsi="Arial" w:cs="Arial"/>
                <w:color w:val="0000FF"/>
                <w:sz w:val="20"/>
                <w:szCs w:val="20"/>
              </w:rPr>
            </w:rPrChange>
          </w:rPr>
          <w:t xml:space="preserve"> </w:t>
        </w:r>
      </w:ins>
      <w:ins w:id="259" w:author="Xuning Wei12232" w:date="2026-08-24T11:15:00Z">
        <w:r w:rsidR="00693C9B" w:rsidRPr="00EF3CF2">
          <w:rPr>
            <w:rFonts w:ascii="Arial" w:eastAsia="Times New Roman" w:hAnsi="Arial" w:cs="Arial"/>
            <w:b/>
            <w:sz w:val="21"/>
            <w:szCs w:val="21"/>
          </w:rPr>
          <w:t>T</w:t>
        </w:r>
      </w:ins>
      <w:ins w:id="260" w:author="Xuning Wei12232" w:date="2026-08-24T10:56:00Z">
        <w:r w:rsidR="00E941FE" w:rsidRPr="00EF3CF2">
          <w:rPr>
            <w:rFonts w:ascii="Arial" w:eastAsia="Times New Roman" w:hAnsi="Arial" w:cs="Arial"/>
            <w:b/>
            <w:sz w:val="21"/>
            <w:szCs w:val="21"/>
            <w:rPrChange w:id="261" w:author="Xuning Wei12232" w:date="2026-08-24T11:09:00Z">
              <w:rPr>
                <w:rFonts w:ascii="Arial" w:eastAsia="Times New Roman" w:hAnsi="Arial" w:cs="Arial"/>
                <w:color w:val="0000FF"/>
                <w:sz w:val="20"/>
                <w:szCs w:val="20"/>
              </w:rPr>
            </w:rPrChange>
          </w:rPr>
          <w:t>he</w:t>
        </w:r>
      </w:ins>
      <w:ins w:id="262" w:author="Xuning Wei12232" w:date="2026-08-24T10:57:00Z">
        <w:r w:rsidR="00E941FE" w:rsidRPr="00EF3CF2">
          <w:rPr>
            <w:rFonts w:ascii="Arial" w:eastAsia="Times New Roman" w:hAnsi="Arial" w:cs="Arial"/>
            <w:b/>
            <w:sz w:val="21"/>
            <w:szCs w:val="21"/>
            <w:rPrChange w:id="263" w:author="Xuning Wei12232" w:date="2026-08-24T11:09:00Z">
              <w:rPr>
                <w:rFonts w:ascii="Arial" w:eastAsia="Times New Roman" w:hAnsi="Arial" w:cs="Arial"/>
                <w:color w:val="0000FF"/>
                <w:sz w:val="20"/>
                <w:szCs w:val="20"/>
              </w:rPr>
            </w:rPrChange>
          </w:rPr>
          <w:t xml:space="preserve"> </w:t>
        </w:r>
      </w:ins>
      <w:ins w:id="264" w:author="Xuning Wei12232" w:date="2026-08-24T10:58:00Z">
        <w:r w:rsidR="0069213E" w:rsidRPr="00EF3CF2">
          <w:rPr>
            <w:rFonts w:ascii="Arial" w:eastAsia="Times New Roman" w:hAnsi="Arial" w:cs="Arial"/>
            <w:b/>
            <w:sz w:val="21"/>
            <w:szCs w:val="21"/>
            <w:rPrChange w:id="265" w:author="Xuning Wei12232" w:date="2026-08-24T11:09:00Z">
              <w:rPr>
                <w:rFonts w:ascii="Arial" w:eastAsia="Times New Roman" w:hAnsi="Arial" w:cs="Arial"/>
                <w:color w:val="0000FF"/>
                <w:sz w:val="20"/>
                <w:szCs w:val="20"/>
              </w:rPr>
            </w:rPrChange>
          </w:rPr>
          <w:t xml:space="preserve">Batch </w:t>
        </w:r>
      </w:ins>
      <w:ins w:id="266" w:author="Xuning Wei12232" w:date="2026-08-24T10:57:00Z">
        <w:r w:rsidR="00E941FE" w:rsidRPr="00EF3CF2">
          <w:rPr>
            <w:rFonts w:ascii="Arial" w:eastAsia="Times New Roman" w:hAnsi="Arial" w:cs="Arial"/>
            <w:b/>
            <w:sz w:val="21"/>
            <w:szCs w:val="21"/>
            <w:rPrChange w:id="267" w:author="Xuning Wei12232" w:date="2026-08-24T11:09:00Z">
              <w:rPr>
                <w:rFonts w:ascii="Arial" w:eastAsia="Times New Roman" w:hAnsi="Arial" w:cs="Arial"/>
                <w:color w:val="0000FF"/>
                <w:sz w:val="20"/>
                <w:szCs w:val="20"/>
              </w:rPr>
            </w:rPrChange>
          </w:rPr>
          <w:t>Gap</w:t>
        </w:r>
      </w:ins>
      <w:ins w:id="268" w:author="Xuning Wei12232" w:date="2026-08-24T10:56:00Z">
        <w:r w:rsidR="00693C9B" w:rsidRPr="00EF3CF2">
          <w:rPr>
            <w:rFonts w:ascii="Arial" w:eastAsia="Times New Roman" w:hAnsi="Arial" w:cs="Arial"/>
            <w:b/>
            <w:sz w:val="21"/>
            <w:szCs w:val="21"/>
          </w:rPr>
          <w:t xml:space="preserve"> of MOR </w:t>
        </w:r>
      </w:ins>
      <w:ins w:id="269" w:author="Xuning Wei12232" w:date="2026-08-24T11:16:00Z">
        <w:r w:rsidR="00693C9B" w:rsidRPr="00EF3CF2">
          <w:rPr>
            <w:rFonts w:ascii="Arial" w:eastAsia="Times New Roman" w:hAnsi="Arial" w:cs="Arial"/>
            <w:b/>
            <w:sz w:val="21"/>
            <w:szCs w:val="21"/>
          </w:rPr>
          <w:t>N</w:t>
        </w:r>
      </w:ins>
      <w:ins w:id="270" w:author="Xuning Wei12232" w:date="2026-08-24T10:56:00Z">
        <w:r w:rsidR="00693C9B" w:rsidRPr="00EF3CF2">
          <w:rPr>
            <w:rFonts w:ascii="Arial" w:eastAsia="Times New Roman" w:hAnsi="Arial" w:cs="Arial"/>
            <w:b/>
            <w:sz w:val="21"/>
            <w:szCs w:val="21"/>
          </w:rPr>
          <w:t xml:space="preserve">umber and </w:t>
        </w:r>
      </w:ins>
      <w:ins w:id="271" w:author="Xuning Wei12232" w:date="2026-08-24T11:16:00Z">
        <w:r w:rsidR="00693C9B" w:rsidRPr="00EF3CF2">
          <w:rPr>
            <w:rFonts w:ascii="Arial" w:eastAsia="Times New Roman" w:hAnsi="Arial" w:cs="Arial"/>
            <w:b/>
            <w:sz w:val="21"/>
            <w:szCs w:val="21"/>
          </w:rPr>
          <w:t>B</w:t>
        </w:r>
      </w:ins>
      <w:ins w:id="272" w:author="Xuning Wei12232" w:date="2026-08-24T10:56:00Z">
        <w:r w:rsidR="00693C9B" w:rsidRPr="00EF3CF2">
          <w:rPr>
            <w:rFonts w:ascii="Arial" w:eastAsia="Times New Roman" w:hAnsi="Arial" w:cs="Arial"/>
            <w:b/>
            <w:sz w:val="21"/>
            <w:szCs w:val="21"/>
          </w:rPr>
          <w:t xml:space="preserve">atch </w:t>
        </w:r>
      </w:ins>
      <w:ins w:id="273" w:author="Xuning Wei12232" w:date="2026-08-24T11:16:00Z">
        <w:r w:rsidR="00693C9B" w:rsidRPr="00EF3CF2">
          <w:rPr>
            <w:rFonts w:ascii="Arial" w:eastAsia="Times New Roman" w:hAnsi="Arial" w:cs="Arial"/>
            <w:b/>
            <w:sz w:val="21"/>
            <w:szCs w:val="21"/>
          </w:rPr>
          <w:t>S</w:t>
        </w:r>
      </w:ins>
      <w:ins w:id="274" w:author="Xuning Wei12232" w:date="2026-08-24T10:56:00Z">
        <w:r w:rsidR="00E941FE" w:rsidRPr="00EF3CF2">
          <w:rPr>
            <w:rFonts w:ascii="Arial" w:eastAsia="Times New Roman" w:hAnsi="Arial" w:cs="Arial"/>
            <w:b/>
            <w:sz w:val="21"/>
            <w:szCs w:val="21"/>
            <w:rPrChange w:id="275" w:author="Xuning Wei12232" w:date="2026-08-24T11:09:00Z">
              <w:rPr>
                <w:rFonts w:ascii="Arial" w:eastAsia="Times New Roman" w:hAnsi="Arial" w:cs="Arial"/>
                <w:color w:val="0000FF"/>
                <w:sz w:val="20"/>
                <w:szCs w:val="20"/>
              </w:rPr>
            </w:rPrChange>
          </w:rPr>
          <w:t>ize for Step 1</w:t>
        </w:r>
      </w:ins>
    </w:p>
    <w:tbl>
      <w:tblPr>
        <w:tblStyle w:val="ab"/>
        <w:tblW w:w="0" w:type="auto"/>
        <w:tblLook w:val="04A0" w:firstRow="1" w:lastRow="0" w:firstColumn="1" w:lastColumn="0" w:noHBand="0" w:noVBand="1"/>
      </w:tblPr>
      <w:tblGrid>
        <w:gridCol w:w="2943"/>
        <w:gridCol w:w="2895"/>
        <w:gridCol w:w="2792"/>
      </w:tblGrid>
      <w:tr w:rsidR="001942A3" w:rsidRPr="00EF3CF2" w14:paraId="778254B0" w14:textId="77777777" w:rsidTr="00594806">
        <w:trPr>
          <w:ins w:id="276" w:author="Xuning Wei12232" w:date="2026-08-21T16:30:00Z"/>
        </w:trPr>
        <w:tc>
          <w:tcPr>
            <w:tcW w:w="1696" w:type="dxa"/>
            <w:vAlign w:val="center"/>
          </w:tcPr>
          <w:p w14:paraId="1E0D7B37" w14:textId="77777777" w:rsidR="001942A3" w:rsidRPr="00EF3CF2" w:rsidRDefault="001942A3" w:rsidP="004E0322">
            <w:pPr>
              <w:spacing w:beforeLines="50" w:before="120" w:afterLines="50" w:after="120"/>
              <w:jc w:val="center"/>
              <w:rPr>
                <w:ins w:id="277" w:author="Xuning Wei12232" w:date="2026-08-21T16:30:00Z"/>
                <w:rFonts w:ascii="Arial" w:hAnsi="Arial" w:cs="Arial"/>
                <w:b/>
                <w:sz w:val="18"/>
                <w:szCs w:val="18"/>
                <w:rPrChange w:id="278" w:author="Xuning Wei12232" w:date="2026-08-24T10:57:00Z">
                  <w:rPr>
                    <w:ins w:id="279" w:author="Xuning Wei12232" w:date="2026-08-21T16:30:00Z"/>
                    <w:rFonts w:ascii="Arial" w:hAnsi="Arial" w:cs="Arial"/>
                    <w:sz w:val="20"/>
                    <w:szCs w:val="20"/>
                  </w:rPr>
                </w:rPrChange>
              </w:rPr>
            </w:pPr>
            <w:commentRangeStart w:id="280"/>
            <w:commentRangeStart w:id="281"/>
            <w:commentRangeStart w:id="282"/>
            <w:commentRangeStart w:id="283"/>
            <w:ins w:id="284" w:author="Xuning Wei12232" w:date="2026-08-21T16:30:00Z">
              <w:r w:rsidRPr="00EF3CF2">
                <w:rPr>
                  <w:rFonts w:ascii="Arial" w:hAnsi="Arial" w:cs="Arial"/>
                  <w:b/>
                  <w:sz w:val="18"/>
                  <w:szCs w:val="18"/>
                  <w:rPrChange w:id="285" w:author="Xuning Wei12232" w:date="2026-08-24T10:57:00Z">
                    <w:rPr>
                      <w:rFonts w:ascii="Arial" w:hAnsi="Arial" w:cs="Arial"/>
                      <w:sz w:val="20"/>
                      <w:szCs w:val="20"/>
                    </w:rPr>
                  </w:rPrChange>
                </w:rPr>
                <w:t>Batch Gap</w:t>
              </w:r>
            </w:ins>
            <w:commentRangeEnd w:id="280"/>
            <w:r w:rsidR="00A9257C" w:rsidRPr="00EF3CF2">
              <w:rPr>
                <w:rStyle w:val="CommentReference"/>
                <w:rFonts w:ascii="Arial" w:hAnsi="Arial" w:cs="Arial"/>
                <w:b/>
                <w:sz w:val="18"/>
                <w:szCs w:val="18"/>
                <w:rPrChange w:id="286" w:author="Xuning Wei12232" w:date="2026-08-24T10:57:00Z">
                  <w:rPr>
                    <w:rStyle w:val="CommentReference"/>
                    <w:rFonts w:ascii="Arial" w:hAnsi="Arial" w:cs="Arial"/>
                    <w:sz w:val="20"/>
                    <w:szCs w:val="20"/>
                  </w:rPr>
                </w:rPrChange>
              </w:rPr>
              <w:commentReference w:id="280"/>
            </w:r>
            <w:commentRangeEnd w:id="281"/>
            <w:r w:rsidRPr="00EF3CF2">
              <w:rPr>
                <w:rStyle w:val="CommentReference"/>
              </w:rPr>
              <w:commentReference w:id="281"/>
            </w:r>
            <w:commentRangeEnd w:id="282"/>
            <w:r w:rsidRPr="00EF3CF2">
              <w:rPr>
                <w:rStyle w:val="CommentReference"/>
              </w:rPr>
              <w:commentReference w:id="282"/>
            </w:r>
            <w:commentRangeEnd w:id="283"/>
            <w:r w:rsidRPr="00EF3CF2">
              <w:rPr>
                <w:rStyle w:val="CommentReference"/>
              </w:rPr>
              <w:commentReference w:id="283"/>
            </w:r>
          </w:p>
        </w:tc>
        <w:tc>
          <w:tcPr>
            <w:tcW w:w="3544" w:type="dxa"/>
            <w:vAlign w:val="center"/>
          </w:tcPr>
          <w:p w14:paraId="063CBF55" w14:textId="77777777" w:rsidR="001942A3" w:rsidRPr="00EF3CF2" w:rsidRDefault="001942A3" w:rsidP="004E0322">
            <w:pPr>
              <w:spacing w:beforeLines="50" w:before="120" w:afterLines="50" w:after="120"/>
              <w:jc w:val="center"/>
              <w:rPr>
                <w:ins w:id="287" w:author="Xuning Wei12232" w:date="2026-08-21T16:30:00Z"/>
                <w:rFonts w:ascii="Arial" w:eastAsia="Times New Roman" w:hAnsi="Arial" w:cs="Arial"/>
                <w:b/>
                <w:sz w:val="18"/>
                <w:szCs w:val="18"/>
                <w:rPrChange w:id="288" w:author="Xuning Wei12232" w:date="2026-08-24T10:57:00Z">
                  <w:rPr>
                    <w:ins w:id="289" w:author="Xuning Wei12232" w:date="2026-08-21T16:30:00Z"/>
                    <w:rFonts w:ascii="Arial" w:eastAsia="Times New Roman" w:hAnsi="Arial" w:cs="Arial"/>
                    <w:sz w:val="20"/>
                    <w:szCs w:val="20"/>
                  </w:rPr>
                </w:rPrChange>
              </w:rPr>
            </w:pPr>
            <w:ins w:id="290" w:author="Xuning Wei12232" w:date="2026-08-21T16:30:00Z">
              <w:r w:rsidRPr="00EF3CF2">
                <w:rPr>
                  <w:rFonts w:ascii="Arial" w:eastAsia="Times New Roman" w:hAnsi="Arial" w:cs="Arial"/>
                  <w:b/>
                  <w:sz w:val="18"/>
                  <w:szCs w:val="18"/>
                  <w:rPrChange w:id="291" w:author="Xuning Wei12232" w:date="2026-08-24T10:57:00Z">
                    <w:rPr>
                      <w:rFonts w:ascii="Arial" w:eastAsia="Times New Roman" w:hAnsi="Arial" w:cs="Arial"/>
                      <w:sz w:val="20"/>
                      <w:szCs w:val="20"/>
                    </w:rPr>
                  </w:rPrChange>
                </w:rPr>
                <w:t>The Full Scale non-saleable batch</w:t>
              </w:r>
            </w:ins>
          </w:p>
        </w:tc>
        <w:tc>
          <w:tcPr>
            <w:tcW w:w="3390" w:type="dxa"/>
            <w:vAlign w:val="center"/>
          </w:tcPr>
          <w:p w14:paraId="6384C4E4" w14:textId="77777777" w:rsidR="001942A3" w:rsidRPr="00EF3CF2" w:rsidRDefault="001942A3" w:rsidP="004E0322">
            <w:pPr>
              <w:spacing w:beforeLines="50" w:before="120" w:afterLines="50" w:after="120"/>
              <w:jc w:val="center"/>
              <w:rPr>
                <w:ins w:id="292" w:author="Xuning Wei12232" w:date="2026-08-21T16:30:00Z"/>
                <w:rFonts w:ascii="Arial" w:eastAsia="Times New Roman" w:hAnsi="Arial" w:cs="Arial"/>
                <w:b/>
                <w:sz w:val="18"/>
                <w:szCs w:val="18"/>
                <w:rPrChange w:id="293" w:author="Xuning Wei12232" w:date="2026-08-24T10:57:00Z">
                  <w:rPr>
                    <w:ins w:id="294" w:author="Xuning Wei12232" w:date="2026-08-21T16:30:00Z"/>
                    <w:rFonts w:ascii="Arial" w:eastAsia="Times New Roman" w:hAnsi="Arial" w:cs="Arial"/>
                    <w:sz w:val="20"/>
                    <w:szCs w:val="20"/>
                  </w:rPr>
                </w:rPrChange>
              </w:rPr>
            </w:pPr>
            <w:ins w:id="295" w:author="Xuning Wei12232" w:date="2026-08-21T16:30:00Z">
              <w:r w:rsidRPr="00EF3CF2">
                <w:rPr>
                  <w:rFonts w:ascii="Arial" w:eastAsia="Times New Roman" w:hAnsi="Arial" w:cs="Arial"/>
                  <w:b/>
                  <w:sz w:val="18"/>
                  <w:szCs w:val="18"/>
                  <w:rPrChange w:id="296" w:author="Xuning Wei12232" w:date="2026-08-24T10:57:00Z">
                    <w:rPr>
                      <w:rFonts w:ascii="Arial" w:eastAsia="Times New Roman" w:hAnsi="Arial" w:cs="Arial"/>
                      <w:sz w:val="20"/>
                      <w:szCs w:val="20"/>
                    </w:rPr>
                  </w:rPrChange>
                </w:rPr>
                <w:t>The PPQ &amp; Commercial Batches</w:t>
              </w:r>
            </w:ins>
          </w:p>
        </w:tc>
      </w:tr>
      <w:tr w:rsidR="001942A3" w:rsidRPr="00EF3CF2" w14:paraId="384C034F" w14:textId="77777777" w:rsidTr="00594806">
        <w:trPr>
          <w:ins w:id="297" w:author="Xuning Wei12232" w:date="2026-08-21T16:30:00Z"/>
        </w:trPr>
        <w:tc>
          <w:tcPr>
            <w:tcW w:w="1696" w:type="dxa"/>
            <w:vAlign w:val="center"/>
          </w:tcPr>
          <w:p w14:paraId="5DF7D96C" w14:textId="77777777" w:rsidR="001942A3" w:rsidRPr="00EF3CF2" w:rsidRDefault="001942A3" w:rsidP="004E0322">
            <w:pPr>
              <w:spacing w:beforeLines="50" w:before="120" w:afterLines="50" w:after="120"/>
              <w:jc w:val="center"/>
              <w:rPr>
                <w:ins w:id="298" w:author="Xuning Wei12232" w:date="2026-08-21T16:30:00Z"/>
                <w:rFonts w:ascii="Arial" w:hAnsi="Arial" w:cs="Arial"/>
                <w:sz w:val="18"/>
                <w:szCs w:val="18"/>
                <w:rPrChange w:id="299" w:author="Xuning Wei12232" w:date="2026-08-24T10:52:00Z">
                  <w:rPr>
                    <w:ins w:id="300" w:author="Xuning Wei12232" w:date="2026-08-21T16:30:00Z"/>
                    <w:rFonts w:ascii="Arial" w:hAnsi="Arial" w:cs="Arial"/>
                    <w:sz w:val="20"/>
                    <w:szCs w:val="20"/>
                  </w:rPr>
                </w:rPrChange>
              </w:rPr>
            </w:pPr>
            <w:ins w:id="301" w:author="Xuning Wei12232" w:date="2026-08-21T16:30:00Z">
              <w:r w:rsidRPr="00EF3CF2">
                <w:rPr>
                  <w:rFonts w:ascii="Arial" w:hAnsi="Arial" w:cs="Arial"/>
                  <w:sz w:val="18"/>
                  <w:szCs w:val="18"/>
                  <w:rPrChange w:id="302" w:author="Xuning Wei12232" w:date="2026-08-24T10:52:00Z">
                    <w:rPr>
                      <w:rFonts w:ascii="Arial" w:hAnsi="Arial" w:cs="Arial"/>
                      <w:sz w:val="20"/>
                      <w:szCs w:val="20"/>
                    </w:rPr>
                  </w:rPrChange>
                </w:rPr>
                <w:t>MOR</w:t>
              </w:r>
            </w:ins>
          </w:p>
        </w:tc>
        <w:tc>
          <w:tcPr>
            <w:tcW w:w="3544" w:type="dxa"/>
            <w:vAlign w:val="center"/>
          </w:tcPr>
          <w:p w14:paraId="085CFD3F" w14:textId="0DED6936" w:rsidR="001942A3" w:rsidRPr="00EF3CF2" w:rsidRDefault="001942A3" w:rsidP="004E0322">
            <w:pPr>
              <w:spacing w:beforeLines="50" w:before="120" w:afterLines="50" w:after="120"/>
              <w:jc w:val="center"/>
              <w:rPr>
                <w:ins w:id="303" w:author="Xuning Wei12232" w:date="2026-08-21T16:30:00Z"/>
                <w:rFonts w:ascii="Arial" w:eastAsia="Times New Roman" w:hAnsi="Arial" w:cs="Arial"/>
                <w:sz w:val="18"/>
                <w:szCs w:val="18"/>
                <w:rPrChange w:id="304" w:author="Xuning Wei12232" w:date="2026-08-24T10:52:00Z">
                  <w:rPr>
                    <w:ins w:id="305" w:author="Xuning Wei12232" w:date="2026-08-21T16:30:00Z"/>
                    <w:rFonts w:ascii="Arial" w:eastAsia="Times New Roman" w:hAnsi="Arial" w:cs="Arial"/>
                    <w:sz w:val="20"/>
                    <w:szCs w:val="20"/>
                  </w:rPr>
                </w:rPrChange>
              </w:rPr>
            </w:pPr>
            <w:ins w:id="306" w:author="Xuning Wei12232" w:date="2026-08-21T16:30:00Z">
              <w:r w:rsidRPr="00EF3CF2">
                <w:rPr>
                  <w:rFonts w:ascii="Arial" w:eastAsia="仿宋_GB2312" w:hAnsi="Arial" w:cs="Arial"/>
                  <w:sz w:val="18"/>
                  <w:szCs w:val="18"/>
                  <w:rPrChange w:id="307" w:author="Xuning Wei12232" w:date="2026-08-24T10:52:00Z">
                    <w:rPr>
                      <w:rFonts w:ascii="Arial" w:eastAsia="仿宋_GB2312" w:hAnsi="Arial" w:cs="Arial"/>
                      <w:sz w:val="20"/>
                      <w:szCs w:val="20"/>
                    </w:rPr>
                  </w:rPrChange>
                </w:rPr>
                <w:t>MOR-TJ41400200</w:t>
              </w:r>
            </w:ins>
            <w:ins w:id="308" w:author="Xuning Wei12232" w:date="2026-08-21T16:31:00Z">
              <w:r w:rsidRPr="00EF3CF2">
                <w:rPr>
                  <w:rFonts w:ascii="Arial" w:eastAsia="仿宋_GB2312" w:hAnsi="Arial" w:cs="Arial"/>
                  <w:sz w:val="18"/>
                  <w:szCs w:val="18"/>
                  <w:rPrChange w:id="309" w:author="Xuning Wei12232" w:date="2026-08-24T10:52:00Z">
                    <w:rPr>
                      <w:rFonts w:ascii="Arial" w:eastAsia="仿宋_GB2312" w:hAnsi="Arial" w:cs="Arial"/>
                      <w:sz w:val="20"/>
                      <w:szCs w:val="20"/>
                    </w:rPr>
                  </w:rPrChange>
                </w:rPr>
                <w:t>1</w:t>
              </w:r>
            </w:ins>
            <w:ins w:id="310" w:author="Xuning Wei12232" w:date="2026-08-21T16:30:00Z">
              <w:r w:rsidRPr="00EF3CF2">
                <w:rPr>
                  <w:rFonts w:ascii="Arial" w:eastAsia="仿宋_GB2312" w:hAnsi="Arial" w:cs="Arial"/>
                  <w:sz w:val="18"/>
                  <w:szCs w:val="18"/>
                  <w:rPrChange w:id="311" w:author="Xuning Wei12232" w:date="2026-08-24T10:52:00Z">
                    <w:rPr>
                      <w:rFonts w:ascii="Arial" w:eastAsia="仿宋_GB2312" w:hAnsi="Arial" w:cs="Arial"/>
                      <w:sz w:val="20"/>
                      <w:szCs w:val="20"/>
                    </w:rPr>
                  </w:rPrChange>
                </w:rPr>
                <w:t>.0</w:t>
              </w:r>
              <w:r w:rsidRPr="00EF3CF2">
                <w:rPr>
                  <w:rFonts w:ascii="Arial" w:hAnsi="Arial" w:cs="Arial"/>
                  <w:sz w:val="18"/>
                  <w:szCs w:val="18"/>
                  <w:rPrChange w:id="312" w:author="Xuning Wei12232" w:date="2026-08-24T10:52:00Z">
                    <w:rPr>
                      <w:rFonts w:ascii="Arial" w:hAnsi="Arial" w:cs="Arial"/>
                      <w:sz w:val="20"/>
                      <w:szCs w:val="20"/>
                    </w:rPr>
                  </w:rPrChange>
                </w:rPr>
                <w:t>3</w:t>
              </w:r>
            </w:ins>
          </w:p>
        </w:tc>
        <w:tc>
          <w:tcPr>
            <w:tcW w:w="3390" w:type="dxa"/>
            <w:vAlign w:val="center"/>
          </w:tcPr>
          <w:p w14:paraId="726C1AC6" w14:textId="4CFA2E24" w:rsidR="001942A3" w:rsidRPr="00EF3CF2" w:rsidRDefault="001942A3" w:rsidP="004E0322">
            <w:pPr>
              <w:spacing w:beforeLines="50" w:before="120" w:afterLines="50" w:after="120"/>
              <w:jc w:val="center"/>
              <w:rPr>
                <w:ins w:id="313" w:author="Xuning Wei12232" w:date="2026-08-21T16:30:00Z"/>
                <w:rFonts w:ascii="Arial" w:hAnsi="Arial" w:cs="Arial"/>
                <w:sz w:val="18"/>
                <w:szCs w:val="18"/>
                <w:rPrChange w:id="314" w:author="Xuning Wei12232" w:date="2026-08-24T10:52:00Z">
                  <w:rPr>
                    <w:ins w:id="315" w:author="Xuning Wei12232" w:date="2026-08-21T16:30:00Z"/>
                    <w:rFonts w:ascii="Arial" w:hAnsi="Arial" w:cs="Arial"/>
                    <w:sz w:val="20"/>
                    <w:szCs w:val="20"/>
                  </w:rPr>
                </w:rPrChange>
              </w:rPr>
            </w:pPr>
            <w:ins w:id="316" w:author="Xuning Wei12232" w:date="2026-08-21T16:30:00Z">
              <w:r w:rsidRPr="00EF3CF2">
                <w:rPr>
                  <w:rFonts w:ascii="Arial" w:eastAsia="仿宋_GB2312" w:hAnsi="Arial" w:cs="Arial"/>
                  <w:sz w:val="18"/>
                  <w:szCs w:val="18"/>
                  <w:rPrChange w:id="317" w:author="Xuning Wei12232" w:date="2026-08-24T10:52:00Z">
                    <w:rPr>
                      <w:rFonts w:ascii="Arial" w:eastAsia="仿宋_GB2312" w:hAnsi="Arial" w:cs="Arial"/>
                      <w:sz w:val="20"/>
                      <w:szCs w:val="20"/>
                    </w:rPr>
                  </w:rPrChange>
                </w:rPr>
                <w:t>MOR-TJ41400200</w:t>
              </w:r>
            </w:ins>
            <w:ins w:id="318" w:author="Xuning Wei12232" w:date="2026-08-21T16:31:00Z">
              <w:r w:rsidRPr="00EF3CF2">
                <w:rPr>
                  <w:rFonts w:ascii="Arial" w:eastAsia="仿宋_GB2312" w:hAnsi="Arial" w:cs="Arial"/>
                  <w:sz w:val="18"/>
                  <w:szCs w:val="18"/>
                  <w:rPrChange w:id="319" w:author="Xuning Wei12232" w:date="2026-08-24T10:52:00Z">
                    <w:rPr>
                      <w:rFonts w:ascii="Arial" w:eastAsia="仿宋_GB2312" w:hAnsi="Arial" w:cs="Arial"/>
                      <w:sz w:val="20"/>
                      <w:szCs w:val="20"/>
                    </w:rPr>
                  </w:rPrChange>
                </w:rPr>
                <w:t>1</w:t>
              </w:r>
            </w:ins>
            <w:ins w:id="320" w:author="Xuning Wei12232" w:date="2026-08-21T16:30:00Z">
              <w:r w:rsidRPr="00EF3CF2">
                <w:rPr>
                  <w:rFonts w:ascii="Arial" w:eastAsia="仿宋_GB2312" w:hAnsi="Arial" w:cs="Arial"/>
                  <w:sz w:val="18"/>
                  <w:szCs w:val="18"/>
                  <w:rPrChange w:id="321" w:author="Xuning Wei12232" w:date="2026-08-24T10:52:00Z">
                    <w:rPr>
                      <w:rFonts w:ascii="Arial" w:eastAsia="仿宋_GB2312" w:hAnsi="Arial" w:cs="Arial"/>
                      <w:sz w:val="20"/>
                      <w:szCs w:val="20"/>
                    </w:rPr>
                  </w:rPrChange>
                </w:rPr>
                <w:t>.0</w:t>
              </w:r>
              <w:r w:rsidRPr="00EF3CF2">
                <w:rPr>
                  <w:rFonts w:ascii="Arial" w:hAnsi="Arial" w:cs="Arial"/>
                  <w:sz w:val="18"/>
                  <w:szCs w:val="18"/>
                  <w:rPrChange w:id="322" w:author="Xuning Wei12232" w:date="2026-08-24T10:52:00Z">
                    <w:rPr>
                      <w:rFonts w:ascii="Arial" w:hAnsi="Arial" w:cs="Arial"/>
                      <w:sz w:val="20"/>
                      <w:szCs w:val="20"/>
                    </w:rPr>
                  </w:rPrChange>
                </w:rPr>
                <w:t>4</w:t>
              </w:r>
            </w:ins>
          </w:p>
        </w:tc>
      </w:tr>
      <w:tr w:rsidR="0060566C" w:rsidRPr="00EF3CF2" w14:paraId="7A37B88E" w14:textId="77777777" w:rsidTr="00594806">
        <w:trPr>
          <w:ins w:id="323" w:author="Xuning Wei12232" w:date="2026-08-21T16:30:00Z"/>
        </w:trPr>
        <w:tc>
          <w:tcPr>
            <w:tcW w:w="1696" w:type="dxa"/>
            <w:vAlign w:val="center"/>
          </w:tcPr>
          <w:p w14:paraId="5727BE65" w14:textId="77777777" w:rsidR="001942A3" w:rsidRPr="00EF3CF2" w:rsidRDefault="001942A3" w:rsidP="004E0322">
            <w:pPr>
              <w:spacing w:beforeLines="50" w:before="120" w:afterLines="50" w:after="120"/>
              <w:jc w:val="center"/>
              <w:rPr>
                <w:ins w:id="324" w:author="Xuning Wei12232" w:date="2026-08-21T16:30:00Z"/>
                <w:rFonts w:ascii="Arial" w:eastAsia="Times New Roman" w:hAnsi="Arial" w:cs="Arial"/>
                <w:sz w:val="18"/>
                <w:szCs w:val="18"/>
                <w:rPrChange w:id="325" w:author="Xuning Wei12232" w:date="2026-08-24T10:52:00Z">
                  <w:rPr>
                    <w:ins w:id="326" w:author="Xuning Wei12232" w:date="2026-08-21T16:30:00Z"/>
                    <w:rFonts w:ascii="Arial" w:eastAsia="Times New Roman" w:hAnsi="Arial" w:cs="Arial"/>
                    <w:sz w:val="20"/>
                    <w:szCs w:val="20"/>
                  </w:rPr>
                </w:rPrChange>
              </w:rPr>
            </w:pPr>
            <w:ins w:id="327" w:author="Xuning Wei12232" w:date="2026-08-21T16:30:00Z">
              <w:r w:rsidRPr="00EF3CF2">
                <w:rPr>
                  <w:rFonts w:ascii="Arial" w:hAnsi="Arial" w:cs="Arial"/>
                  <w:sz w:val="18"/>
                  <w:szCs w:val="18"/>
                  <w:lang w:val="en-IE"/>
                  <w:rPrChange w:id="328" w:author="Xuning Wei12232" w:date="2026-08-24T10:52:00Z">
                    <w:rPr>
                      <w:rFonts w:ascii="Arial" w:hAnsi="Arial" w:cs="Arial"/>
                      <w:sz w:val="20"/>
                      <w:szCs w:val="20"/>
                      <w:lang w:val="en-IE"/>
                    </w:rPr>
                  </w:rPrChange>
                </w:rPr>
                <w:t>Batch size</w:t>
              </w:r>
            </w:ins>
          </w:p>
        </w:tc>
        <w:tc>
          <w:tcPr>
            <w:tcW w:w="3544" w:type="dxa"/>
            <w:vAlign w:val="center"/>
          </w:tcPr>
          <w:p w14:paraId="2AC01A96" w14:textId="7A1C8052" w:rsidR="001942A3" w:rsidRPr="00EF3CF2" w:rsidRDefault="0028206E" w:rsidP="004E0322">
            <w:pPr>
              <w:spacing w:beforeLines="50" w:before="120" w:afterLines="50" w:after="120"/>
              <w:jc w:val="center"/>
              <w:rPr>
                <w:ins w:id="329" w:author="Xuning Wei12232" w:date="2026-08-21T16:30:00Z"/>
                <w:rFonts w:ascii="Arial" w:eastAsia="Times New Roman" w:hAnsi="Arial" w:cs="Arial"/>
                <w:sz w:val="18"/>
                <w:szCs w:val="18"/>
                <w:rPrChange w:id="330" w:author="Xuning Wei12232" w:date="2026-08-24T10:52:00Z">
                  <w:rPr>
                    <w:ins w:id="331" w:author="Xuning Wei12232" w:date="2026-08-21T16:30:00Z"/>
                    <w:rFonts w:ascii="Arial" w:eastAsia="Times New Roman" w:hAnsi="Arial" w:cs="Arial"/>
                    <w:sz w:val="20"/>
                    <w:szCs w:val="20"/>
                  </w:rPr>
                </w:rPrChange>
              </w:rPr>
            </w:pPr>
            <w:ins w:id="332" w:author="Xuning Wei12232" w:date="2026-08-24T21:34:00Z">
              <w:r w:rsidRPr="00EF3CF2">
                <w:rPr>
                  <w:rFonts w:ascii="Arial" w:hAnsi="Arial" w:cs="Arial"/>
                  <w:sz w:val="18"/>
                  <w:szCs w:val="18"/>
                </w:rPr>
                <w:t>170</w:t>
              </w:r>
            </w:ins>
            <w:ins w:id="333" w:author="Xuning Wei12232" w:date="2026-08-21T16:31:00Z">
              <w:r w:rsidR="001942A3" w:rsidRPr="00EF3CF2">
                <w:rPr>
                  <w:rFonts w:ascii="Arial" w:hAnsi="Arial" w:cs="Arial"/>
                  <w:sz w:val="18"/>
                  <w:szCs w:val="18"/>
                  <w:rPrChange w:id="334" w:author="Xuning Wei12232" w:date="2026-08-24T10:52:00Z">
                    <w:rPr>
                      <w:rFonts w:ascii="Arial" w:hAnsi="Arial" w:cs="Arial"/>
                      <w:sz w:val="20"/>
                      <w:szCs w:val="20"/>
                    </w:rPr>
                  </w:rPrChange>
                </w:rPr>
                <w:t xml:space="preserve">.00 </w:t>
              </w:r>
            </w:ins>
            <w:ins w:id="335" w:author="Xuning Wei12232" w:date="2026-08-21T16:30:00Z">
              <w:r w:rsidR="001942A3" w:rsidRPr="00EF3CF2">
                <w:rPr>
                  <w:rFonts w:ascii="Arial" w:hAnsi="Arial" w:cs="Arial"/>
                  <w:sz w:val="18"/>
                  <w:szCs w:val="18"/>
                  <w:rPrChange w:id="336" w:author="Xuning Wei12232" w:date="2026-08-24T10:52:00Z">
                    <w:rPr>
                      <w:rFonts w:ascii="Arial" w:hAnsi="Arial" w:cs="Arial"/>
                      <w:sz w:val="20"/>
                      <w:szCs w:val="20"/>
                    </w:rPr>
                  </w:rPrChange>
                </w:rPr>
                <w:t>kg</w:t>
              </w:r>
            </w:ins>
            <w:ins w:id="337" w:author="Xuning Wei12232" w:date="2026-08-24T21:34:00Z">
              <w:r w:rsidRPr="00EF3CF2">
                <w:rPr>
                  <w:rFonts w:ascii="Arial" w:hAnsi="Arial" w:cs="Arial"/>
                  <w:sz w:val="18"/>
                  <w:szCs w:val="18"/>
                </w:rPr>
                <w:t xml:space="preserve"> – 190.00 </w:t>
              </w:r>
              <w:r w:rsidRPr="00EF3CF2">
                <w:rPr>
                  <w:rFonts w:ascii="Arial" w:hAnsi="Arial" w:cs="Arial" w:hint="eastAsia"/>
                  <w:sz w:val="18"/>
                  <w:szCs w:val="18"/>
                </w:rPr>
                <w:t>kg</w:t>
              </w:r>
            </w:ins>
          </w:p>
        </w:tc>
        <w:tc>
          <w:tcPr>
            <w:tcW w:w="3390" w:type="dxa"/>
            <w:vAlign w:val="center"/>
          </w:tcPr>
          <w:p w14:paraId="26C8A391" w14:textId="3C366521" w:rsidR="001942A3" w:rsidRPr="00EF3CF2" w:rsidRDefault="0028206E" w:rsidP="0049198D">
            <w:pPr>
              <w:spacing w:beforeLines="50" w:before="120" w:afterLines="50" w:after="120"/>
              <w:jc w:val="center"/>
              <w:rPr>
                <w:ins w:id="338" w:author="Xuning Wei12232" w:date="2026-08-21T16:30:00Z"/>
                <w:rFonts w:ascii="Arial" w:eastAsia="Times New Roman" w:hAnsi="Arial" w:cs="Arial"/>
                <w:sz w:val="18"/>
                <w:szCs w:val="18"/>
                <w:rPrChange w:id="339" w:author="Xuning Wei12232" w:date="2026-08-24T10:52:00Z">
                  <w:rPr>
                    <w:ins w:id="340" w:author="Xuning Wei12232" w:date="2026-08-21T16:30:00Z"/>
                    <w:rFonts w:ascii="Arial" w:eastAsia="Times New Roman" w:hAnsi="Arial" w:cs="Arial"/>
                    <w:sz w:val="20"/>
                    <w:szCs w:val="20"/>
                  </w:rPr>
                </w:rPrChange>
              </w:rPr>
            </w:pPr>
            <w:ins w:id="341" w:author="Xuning Wei12232" w:date="2026-08-24T21:34:00Z">
              <w:r w:rsidRPr="00EF3CF2">
                <w:rPr>
                  <w:rFonts w:ascii="Arial" w:hAnsi="Arial" w:cs="Arial"/>
                  <w:sz w:val="18"/>
                  <w:szCs w:val="18"/>
                </w:rPr>
                <w:t>1</w:t>
              </w:r>
            </w:ins>
            <w:r w:rsidR="0049198D" w:rsidRPr="00EF3CF2">
              <w:rPr>
                <w:rFonts w:ascii="Arial" w:hAnsi="Arial" w:cs="Arial"/>
                <w:sz w:val="18"/>
                <w:szCs w:val="18"/>
              </w:rPr>
              <w:t>05</w:t>
            </w:r>
            <w:ins w:id="342" w:author="Xuning Wei12232" w:date="2026-08-24T21:34:00Z">
              <w:r w:rsidRPr="00EF3CF2">
                <w:rPr>
                  <w:rFonts w:ascii="Arial" w:hAnsi="Arial" w:cs="Arial"/>
                  <w:sz w:val="18"/>
                  <w:szCs w:val="18"/>
                </w:rPr>
                <w:t>.</w:t>
              </w:r>
            </w:ins>
            <w:r w:rsidR="0049198D" w:rsidRPr="00EF3CF2">
              <w:rPr>
                <w:rFonts w:ascii="Arial" w:hAnsi="Arial" w:cs="Arial"/>
                <w:sz w:val="18"/>
                <w:szCs w:val="18"/>
              </w:rPr>
              <w:t>63</w:t>
            </w:r>
            <w:ins w:id="343" w:author="Xuning Wei12232" w:date="2026-08-24T21:34:00Z">
              <w:r w:rsidRPr="00EF3CF2">
                <w:rPr>
                  <w:rFonts w:ascii="Arial" w:hAnsi="Arial" w:cs="Arial"/>
                  <w:sz w:val="18"/>
                  <w:szCs w:val="18"/>
                </w:rPr>
                <w:t xml:space="preserve"> kg </w:t>
              </w:r>
            </w:ins>
            <w:r w:rsidR="0049198D" w:rsidRPr="00EF3CF2">
              <w:rPr>
                <w:rFonts w:ascii="Arial" w:hAnsi="Arial" w:cs="Arial"/>
                <w:sz w:val="18"/>
                <w:szCs w:val="18"/>
              </w:rPr>
              <w:t>–</w:t>
            </w:r>
            <w:ins w:id="344" w:author="Xuning Wei12232" w:date="2026-08-24T21:34:00Z">
              <w:r w:rsidRPr="00EF3CF2">
                <w:rPr>
                  <w:rFonts w:ascii="Arial" w:hAnsi="Arial" w:cs="Arial"/>
                  <w:sz w:val="18"/>
                  <w:szCs w:val="18"/>
                </w:rPr>
                <w:t xml:space="preserve"> 27</w:t>
              </w:r>
            </w:ins>
            <w:r w:rsidR="0049198D" w:rsidRPr="00EF3CF2">
              <w:rPr>
                <w:rFonts w:ascii="Arial" w:hAnsi="Arial" w:cs="Arial"/>
                <w:sz w:val="18"/>
                <w:szCs w:val="18"/>
              </w:rPr>
              <w:t>8.62</w:t>
            </w:r>
            <w:ins w:id="345" w:author="Xuning Wei12232" w:date="2026-08-24T21:34:00Z">
              <w:r w:rsidRPr="00EF3CF2">
                <w:rPr>
                  <w:rFonts w:ascii="Arial" w:hAnsi="Arial" w:cs="Arial"/>
                  <w:sz w:val="18"/>
                  <w:szCs w:val="18"/>
                </w:rPr>
                <w:t xml:space="preserve"> kg</w:t>
              </w:r>
            </w:ins>
          </w:p>
        </w:tc>
      </w:tr>
    </w:tbl>
    <w:p w14:paraId="46B87D7A" w14:textId="77777777" w:rsidR="004E0322" w:rsidRPr="0075456A" w:rsidRDefault="004E0322" w:rsidP="004E0322">
      <w:pPr>
        <w:spacing w:beforeLines="50" w:before="120" w:after="0" w:line="360" w:lineRule="auto"/>
        <w:jc w:val="center"/>
        <w:rPr>
          <w:rFonts w:ascii="Arial" w:eastAsia="Times New Roman" w:hAnsi="Arial" w:cs="Arial"/>
          <w:b/>
          <w:sz w:val="18"/>
          <w:szCs w:val="18"/>
        </w:rPr>
      </w:pPr>
    </w:p>
    <w:p w14:paraId="02A42FD6" w14:textId="11F65B03" w:rsidR="001816DC" w:rsidRPr="00505CAB" w:rsidRDefault="001816DC">
      <w:pPr>
        <w:spacing w:beforeLines="50" w:before="120" w:after="0" w:line="360" w:lineRule="auto"/>
        <w:jc w:val="center"/>
        <w:rPr>
          <w:ins w:id="346" w:author="Xuning Wei12232" w:date="2026-08-24T10:59:00Z"/>
          <w:rFonts w:ascii="Arial" w:eastAsia="Times New Roman" w:hAnsi="Arial" w:cs="Arial"/>
          <w:b/>
          <w:sz w:val="21"/>
          <w:szCs w:val="21"/>
          <w:rPrChange w:id="347" w:author="Xuning Wei12232" w:date="2026-08-24T11:09:00Z">
            <w:rPr>
              <w:ins w:id="348" w:author="Xuning Wei12232" w:date="2026-08-24T10:59:00Z"/>
              <w:rFonts w:ascii="Arial" w:eastAsia="Times New Roman" w:hAnsi="Arial" w:cs="Arial"/>
              <w:sz w:val="20"/>
              <w:szCs w:val="20"/>
            </w:rPr>
          </w:rPrChange>
        </w:rPr>
        <w:pPrChange w:id="349" w:author="Xuning Wei12232" w:date="2026-08-24T11:09:00Z">
          <w:pPr>
            <w:spacing w:beforeLines="50" w:before="120" w:afterLines="50" w:after="120" w:line="360" w:lineRule="auto"/>
            <w:jc w:val="center"/>
          </w:pPr>
        </w:pPrChange>
      </w:pPr>
      <w:commentRangeStart w:id="350"/>
      <w:commentRangeStart w:id="351"/>
      <w:ins w:id="352" w:author="Xuning Wei12232" w:date="2026-08-24T10:59:00Z">
        <w:r w:rsidRPr="00505CAB">
          <w:rPr>
            <w:rFonts w:ascii="Arial" w:eastAsia="Times New Roman" w:hAnsi="Arial" w:cs="Arial"/>
            <w:b/>
            <w:sz w:val="21"/>
            <w:szCs w:val="21"/>
            <w:rPrChange w:id="353" w:author="Xuning Wei12232" w:date="2026-08-24T11:09:00Z">
              <w:rPr>
                <w:rFonts w:ascii="Arial" w:eastAsia="Times New Roman" w:hAnsi="Arial" w:cs="Arial"/>
                <w:color w:val="0000FF"/>
                <w:sz w:val="20"/>
                <w:szCs w:val="20"/>
              </w:rPr>
            </w:rPrChange>
          </w:rPr>
          <w:t xml:space="preserve">Table </w:t>
        </w:r>
      </w:ins>
      <w:commentRangeEnd w:id="350"/>
      <w:r w:rsidR="006556A2" w:rsidRPr="00505CAB">
        <w:rPr>
          <w:rStyle w:val="CommentReference"/>
          <w:rFonts w:ascii="Arial" w:eastAsia="Times New Roman" w:hAnsi="Arial" w:cs="Arial"/>
          <w:b/>
        </w:rPr>
        <w:commentReference w:id="350"/>
      </w:r>
      <w:commentRangeEnd w:id="351"/>
      <w:r w:rsidRPr="00505CAB">
        <w:rPr>
          <w:rStyle w:val="CommentReference"/>
        </w:rPr>
        <w:commentReference w:id="351"/>
      </w:r>
      <w:ins w:id="354" w:author="Xuning Wei12232" w:date="2026-08-27T09:16:00Z">
        <w:r w:rsidR="00AA7543" w:rsidRPr="00505CAB">
          <w:rPr>
            <w:rFonts w:ascii="Arial" w:eastAsia="Times New Roman" w:hAnsi="Arial" w:cs="Arial"/>
            <w:b/>
            <w:sz w:val="21"/>
            <w:szCs w:val="21"/>
          </w:rPr>
          <w:t>4</w:t>
        </w:r>
      </w:ins>
      <w:ins w:id="355" w:author="Xuning Wei12232" w:date="2026-08-24T10:59:00Z">
        <w:r w:rsidRPr="00505CAB">
          <w:rPr>
            <w:rFonts w:ascii="Arial" w:eastAsia="Times New Roman" w:hAnsi="Arial" w:cs="Arial"/>
            <w:b/>
            <w:sz w:val="21"/>
            <w:szCs w:val="21"/>
            <w:rPrChange w:id="356" w:author="Xuning Wei12232" w:date="2026-08-24T11:09:00Z">
              <w:rPr>
                <w:rFonts w:ascii="Arial" w:eastAsia="Times New Roman" w:hAnsi="Arial" w:cs="Arial"/>
                <w:color w:val="0000FF"/>
                <w:sz w:val="20"/>
                <w:szCs w:val="20"/>
              </w:rPr>
            </w:rPrChange>
          </w:rPr>
          <w:t>:</w:t>
        </w:r>
      </w:ins>
      <w:ins w:id="357" w:author="Xuning Wei12232" w:date="2026-08-24T11:08:00Z">
        <w:r w:rsidR="008E4848" w:rsidRPr="00505CAB">
          <w:rPr>
            <w:b/>
            <w:sz w:val="21"/>
            <w:szCs w:val="21"/>
            <w:rPrChange w:id="358" w:author="Xuning Wei12232" w:date="2026-08-24T11:09:00Z">
              <w:rPr/>
            </w:rPrChange>
          </w:rPr>
          <w:t xml:space="preserve"> </w:t>
        </w:r>
      </w:ins>
      <w:r w:rsidR="00505CAB" w:rsidRPr="00505CAB">
        <w:rPr>
          <w:rFonts w:ascii="Arial" w:eastAsia="Times New Roman" w:hAnsi="Arial" w:cs="Arial"/>
          <w:b/>
          <w:bCs/>
          <w:sz w:val="21"/>
          <w:szCs w:val="21"/>
        </w:rPr>
        <w:t xml:space="preserve">The Step 1 Process Equipment Gap Comparison </w:t>
      </w:r>
    </w:p>
    <w:p w14:paraId="703553BF" w14:textId="0ECC811F" w:rsidR="005A4DDF" w:rsidRPr="0075456A" w:rsidDel="001816DC" w:rsidRDefault="005A4DDF" w:rsidP="00E74925">
      <w:pPr>
        <w:spacing w:beforeLines="50" w:before="120" w:afterLines="50" w:after="120" w:line="360" w:lineRule="auto"/>
        <w:jc w:val="both"/>
        <w:rPr>
          <w:del w:id="359" w:author="Xuning Wei12232" w:date="2026-08-24T10:59:00Z"/>
          <w:rFonts w:ascii="Arial" w:eastAsia="Times New Roman" w:hAnsi="Arial" w:cs="Arial"/>
          <w:sz w:val="20"/>
          <w:szCs w:val="20"/>
        </w:rPr>
      </w:pPr>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992"/>
        <w:gridCol w:w="851"/>
        <w:gridCol w:w="850"/>
        <w:gridCol w:w="1134"/>
        <w:gridCol w:w="851"/>
        <w:gridCol w:w="1134"/>
        <w:gridCol w:w="1544"/>
      </w:tblGrid>
      <w:tr w:rsidR="002247EB" w:rsidRPr="0075456A" w14:paraId="21A1A0C6" w14:textId="77777777" w:rsidTr="006912B2">
        <w:trPr>
          <w:trHeight w:val="300"/>
          <w:tblHeader/>
        </w:trPr>
        <w:tc>
          <w:tcPr>
            <w:tcW w:w="1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7C5B170" w14:textId="77F92F3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Intended Purpose</w:t>
            </w:r>
          </w:p>
        </w:tc>
        <w:tc>
          <w:tcPr>
            <w:tcW w:w="99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634C365" w14:textId="2D964C32" w:rsidR="005A4DDF" w:rsidRPr="00505CAB" w:rsidRDefault="00B43565"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Full Scale non-saleable batch</w:t>
            </w:r>
            <w:r w:rsidR="005A4DDF" w:rsidRPr="00505CAB">
              <w:rPr>
                <w:rFonts w:ascii="Arial" w:hAnsi="Arial" w:cs="Arial"/>
                <w:b/>
                <w:color w:val="FFFFFF" w:themeColor="background1"/>
                <w:sz w:val="18"/>
                <w:szCs w:val="18"/>
              </w:rPr>
              <w:t xml:space="preserve"> Equipment Code</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138CBE3" w14:textId="79F5D893"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Capacity</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AF2A745" w14:textId="67828B5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MOC*</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A07D9CF" w14:textId="16297AA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PPQ Equipment Code</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A3BA893" w14:textId="50541D68"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Capacity</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DBEE918" w14:textId="45F90176"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MOC*</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0010174" w14:textId="7CB9EE2B"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Comments</w:t>
            </w:r>
          </w:p>
        </w:tc>
      </w:tr>
      <w:tr w:rsidR="002247EB" w:rsidRPr="0075456A" w14:paraId="5A1C483F"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0A19968" w14:textId="034C6B3A"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 xml:space="preserve">Peptide synthesis, </w:t>
            </w:r>
            <w:proofErr w:type="spellStart"/>
            <w:r w:rsidRPr="00E37D71">
              <w:rPr>
                <w:rFonts w:ascii="Arial" w:eastAsia="仿宋_GB2312" w:hAnsi="Arial" w:cs="Arial"/>
                <w:sz w:val="18"/>
                <w:szCs w:val="18"/>
              </w:rPr>
              <w:t>Fmoc</w:t>
            </w:r>
            <w:proofErr w:type="spellEnd"/>
            <w:r w:rsidRPr="00E37D71">
              <w:rPr>
                <w:rFonts w:ascii="Arial" w:eastAsia="仿宋_GB2312" w:hAnsi="Arial" w:cs="Arial"/>
                <w:sz w:val="18"/>
                <w:szCs w:val="18"/>
              </w:rPr>
              <w:t xml:space="preserve"> </w:t>
            </w:r>
            <w:proofErr w:type="spellStart"/>
            <w:r w:rsidRPr="00E37D71">
              <w:rPr>
                <w:rFonts w:ascii="Arial" w:eastAsia="仿宋_GB2312" w:hAnsi="Arial" w:cs="Arial"/>
                <w:sz w:val="18"/>
                <w:szCs w:val="18"/>
              </w:rPr>
              <w:t>deprotection</w:t>
            </w:r>
            <w:proofErr w:type="spellEnd"/>
            <w:r w:rsidRPr="00E37D71">
              <w:rPr>
                <w:rFonts w:ascii="Arial" w:eastAsia="仿宋_GB2312" w:hAnsi="Arial" w:cs="Arial"/>
                <w:sz w:val="18"/>
                <w:szCs w:val="18"/>
              </w:rPr>
              <w:t>, Wash resin, Drying</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286FD93" w14:textId="4A1F201A"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BAE596" w14:textId="0CAAA595"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w:t>
            </w:r>
            <w:ins w:id="360"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A059C9" w14:textId="77777777"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7006AEFD" w14:textId="6EA1580C"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7417B8" w14:textId="74C2EFF4"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BED8C4" w14:textId="4963FED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w:t>
            </w:r>
            <w:ins w:id="361"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F1AEE9" w14:textId="2B3B4318"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178EB8C3" w14:textId="39597ECB"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952D759" w14:textId="03F2F3D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1A633B9B"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5DAFF98" w14:textId="4E6B8D1F" w:rsidR="002247EB" w:rsidRPr="00E37D71" w:rsidRDefault="002247EB" w:rsidP="006912B2">
            <w:pPr>
              <w:spacing w:after="0"/>
              <w:jc w:val="center"/>
              <w:rPr>
                <w:rFonts w:ascii="Arial" w:eastAsia="仿宋_GB2312" w:hAnsi="Arial" w:cs="Arial"/>
                <w:sz w:val="18"/>
                <w:szCs w:val="18"/>
              </w:rPr>
            </w:pPr>
            <w:r w:rsidRPr="00E37D71">
              <w:rPr>
                <w:rFonts w:ascii="Arial" w:eastAsia="仿宋_GB2312" w:hAnsi="Arial" w:cs="Arial"/>
                <w:sz w:val="18"/>
                <w:szCs w:val="18"/>
              </w:rPr>
              <w:t>Activation tank</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D8C5645" w14:textId="682C87C9" w:rsidR="002247EB" w:rsidRPr="0075456A" w:rsidRDefault="002247EB" w:rsidP="006912B2">
            <w:pPr>
              <w:spacing w:after="0"/>
              <w:jc w:val="center"/>
              <w:rPr>
                <w:rFonts w:ascii="Arial" w:hAnsi="Arial" w:cs="Arial"/>
                <w:sz w:val="18"/>
                <w:szCs w:val="18"/>
              </w:rPr>
            </w:pPr>
            <w:r>
              <w:rPr>
                <w:rFonts w:ascii="Arial" w:eastAsia="仿宋_GB2312" w:hAnsi="Arial" w:cs="Arial"/>
                <w:sz w:val="18"/>
                <w:szCs w:val="18"/>
              </w:rPr>
              <w:t>TJ4S-1213-Sy15</w:t>
            </w:r>
            <w:r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D645B2" w14:textId="37B93922"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1500 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072399" w14:textId="77777777"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563C9315" w14:textId="3BED87CA"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CE3692A" w14:textId="2F014978" w:rsidR="002247EB" w:rsidRPr="0075456A" w:rsidRDefault="00CD23ED" w:rsidP="006912B2">
            <w:pPr>
              <w:spacing w:after="0"/>
              <w:jc w:val="center"/>
              <w:rPr>
                <w:rFonts w:ascii="Arial" w:hAnsi="Arial" w:cs="Arial"/>
                <w:sz w:val="18"/>
                <w:szCs w:val="18"/>
              </w:rPr>
            </w:pPr>
            <w:r>
              <w:rPr>
                <w:rFonts w:ascii="Arial" w:eastAsia="仿宋_GB2312" w:hAnsi="Arial" w:cs="Arial"/>
                <w:sz w:val="18"/>
                <w:szCs w:val="18"/>
              </w:rPr>
              <w:t>TJ4S-1213-Sy15</w:t>
            </w:r>
            <w:r w:rsidR="002247EB"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B46569C" w14:textId="75ED16A7"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1500 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19AA99B" w14:textId="77777777"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04757D4F" w14:textId="55698FC6" w:rsidR="002247EB" w:rsidRPr="00E37D71" w:rsidRDefault="002247EB" w:rsidP="006912B2">
            <w:pPr>
              <w:spacing w:after="0"/>
              <w:jc w:val="center"/>
              <w:rPr>
                <w:rFonts w:ascii="Arial" w:eastAsia="仿宋_GB2312"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A550310" w14:textId="236CBD0B" w:rsidR="002247EB" w:rsidRPr="0075456A" w:rsidRDefault="002247EB" w:rsidP="006912B2">
            <w:pPr>
              <w:spacing w:after="0"/>
              <w:jc w:val="center"/>
              <w:rPr>
                <w:rFonts w:ascii="Arial" w:hAnsi="Arial" w:cs="Arial"/>
                <w:sz w:val="18"/>
                <w:szCs w:val="18"/>
              </w:rPr>
            </w:pPr>
            <w:r w:rsidRPr="00E37D71">
              <w:rPr>
                <w:rFonts w:ascii="Arial" w:hAnsi="Arial" w:cs="Arial"/>
                <w:sz w:val="18"/>
                <w:szCs w:val="18"/>
              </w:rPr>
              <w:t>No gap — same equipment.</w:t>
            </w:r>
          </w:p>
        </w:tc>
      </w:tr>
      <w:tr w:rsidR="002247EB" w:rsidRPr="0075456A" w14:paraId="6BF9029E" w14:textId="77777777" w:rsidTr="006912B2">
        <w:trPr>
          <w:trHeight w:val="300"/>
        </w:trPr>
        <w:tc>
          <w:tcPr>
            <w:tcW w:w="1268" w:type="dxa"/>
            <w:vMerge w:val="restart"/>
            <w:tcBorders>
              <w:top w:val="single" w:sz="6" w:space="0" w:color="AAAAAA"/>
              <w:left w:val="single" w:sz="6" w:space="0" w:color="AAAAAA"/>
              <w:right w:val="single" w:sz="6" w:space="0" w:color="AAAAAA"/>
            </w:tcBorders>
            <w:vAlign w:val="center"/>
            <w:hideMark/>
          </w:tcPr>
          <w:p w14:paraId="0A0C8DB4" w14:textId="5A72BB0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Storage of Prepared De-</w:t>
            </w:r>
            <w:proofErr w:type="spellStart"/>
            <w:r w:rsidRPr="0075456A">
              <w:rPr>
                <w:rFonts w:ascii="Arial" w:hAnsi="Arial" w:cs="Arial"/>
                <w:sz w:val="18"/>
                <w:szCs w:val="18"/>
              </w:rPr>
              <w:t>Fmoc</w:t>
            </w:r>
            <w:proofErr w:type="spellEnd"/>
            <w:r w:rsidRPr="0075456A">
              <w:rPr>
                <w:rFonts w:ascii="Arial" w:hAnsi="Arial" w:cs="Arial"/>
                <w:sz w:val="18"/>
                <w:szCs w:val="18"/>
              </w:rPr>
              <w:t xml:space="preserve"> Solution</w:t>
            </w:r>
          </w:p>
        </w:tc>
        <w:tc>
          <w:tcPr>
            <w:tcW w:w="992" w:type="dxa"/>
            <w:tcBorders>
              <w:top w:val="single" w:sz="6" w:space="0" w:color="AAAAAA"/>
              <w:left w:val="single" w:sz="6" w:space="0" w:color="AAAAAA"/>
              <w:bottom w:val="single" w:sz="6" w:space="0" w:color="AAAAAA"/>
              <w:right w:val="single" w:sz="6" w:space="0" w:color="AAAAAA"/>
            </w:tcBorders>
            <w:vAlign w:val="center"/>
            <w:hideMark/>
          </w:tcPr>
          <w:p w14:paraId="1EA4ECB0" w14:textId="63E9E6BB"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3818DB8D" w14:textId="49DB2533"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2CAB923B" w14:textId="02A79B6A" w:rsidR="002247EB" w:rsidRPr="0075456A" w:rsidRDefault="002247EB" w:rsidP="006912B2">
            <w:pPr>
              <w:jc w:val="center"/>
              <w:rPr>
                <w:rFonts w:ascii="Arial" w:hAnsi="Arial" w:cs="Arial"/>
                <w:sz w:val="18"/>
                <w:szCs w:val="18"/>
              </w:rPr>
            </w:pPr>
            <w:r>
              <w:rPr>
                <w:rFonts w:ascii="Times New Roman" w:eastAsia="仿宋_GB2312" w:hAnsi="Times New Roman" w:cs="Times New Roman"/>
                <w:bCs/>
                <w:sz w:val="18"/>
                <w:szCs w:val="18"/>
                <w:rPrChange w:id="362"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3"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4D15AB63" w14:textId="38719350"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535CD985" w14:textId="5DE5A6CD"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2C119404" w14:textId="3A8E35D1" w:rsidR="002247EB" w:rsidRPr="0075456A" w:rsidRDefault="002247EB" w:rsidP="006912B2">
            <w:pPr>
              <w:jc w:val="center"/>
              <w:rPr>
                <w:rFonts w:ascii="Arial" w:hAnsi="Arial" w:cs="Arial"/>
                <w:sz w:val="18"/>
                <w:szCs w:val="18"/>
              </w:rPr>
            </w:pPr>
            <w:r>
              <w:rPr>
                <w:rFonts w:ascii="Times New Roman" w:eastAsia="仿宋_GB2312" w:hAnsi="Times New Roman" w:cs="Times New Roman"/>
                <w:bCs/>
                <w:sz w:val="18"/>
                <w:szCs w:val="18"/>
                <w:rPrChange w:id="364"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5"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396828FB" w14:textId="2F20FC5E"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0CDBEA86" w14:textId="77777777" w:rsidTr="006912B2">
        <w:trPr>
          <w:trHeight w:val="300"/>
        </w:trPr>
        <w:tc>
          <w:tcPr>
            <w:tcW w:w="1268" w:type="dxa"/>
            <w:vMerge/>
            <w:tcBorders>
              <w:left w:val="single" w:sz="6" w:space="0" w:color="AAAAAA"/>
              <w:bottom w:val="single" w:sz="6" w:space="0" w:color="AAAAAA"/>
              <w:right w:val="single" w:sz="6" w:space="0" w:color="AAAAAA"/>
            </w:tcBorders>
            <w:vAlign w:val="center"/>
          </w:tcPr>
          <w:p w14:paraId="4B531986" w14:textId="77777777" w:rsidR="002247EB" w:rsidRPr="0075456A" w:rsidRDefault="002247EB" w:rsidP="006912B2">
            <w:pPr>
              <w:spacing w:after="0"/>
              <w:jc w:val="center"/>
              <w:rPr>
                <w:rFonts w:ascii="Arial"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vAlign w:val="center"/>
          </w:tcPr>
          <w:p w14:paraId="4E07180C" w14:textId="6DFAF3C7"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0132738F" w14:textId="4855198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tcPr>
          <w:p w14:paraId="0787D758" w14:textId="71649ABF" w:rsidR="002247EB" w:rsidRPr="0075456A" w:rsidRDefault="002247EB" w:rsidP="006912B2">
            <w:pPr>
              <w:spacing w:after="0"/>
              <w:jc w:val="center"/>
              <w:rPr>
                <w:rFonts w:ascii="Arial" w:hAnsi="Arial" w:cs="Arial"/>
                <w:sz w:val="18"/>
                <w:szCs w:val="18"/>
              </w:rPr>
            </w:pPr>
            <w:r>
              <w:rPr>
                <w:rFonts w:ascii="Times New Roman" w:eastAsia="仿宋_GB2312" w:hAnsi="Times New Roman" w:cs="Times New Roman"/>
                <w:bCs/>
                <w:sz w:val="18"/>
                <w:szCs w:val="18"/>
                <w:rPrChange w:id="366"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7"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tcPr>
          <w:p w14:paraId="015D0CC3" w14:textId="2E9B329A"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69BF3FE2" w14:textId="12F104E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tcPr>
          <w:p w14:paraId="6902BBA5" w14:textId="6110DEEF" w:rsidR="002247EB" w:rsidRPr="0075456A" w:rsidRDefault="002247EB" w:rsidP="006912B2">
            <w:pPr>
              <w:spacing w:after="0"/>
              <w:jc w:val="center"/>
              <w:rPr>
                <w:rFonts w:ascii="Arial" w:hAnsi="Arial" w:cs="Arial"/>
                <w:sz w:val="18"/>
                <w:szCs w:val="18"/>
              </w:rPr>
            </w:pPr>
            <w:r>
              <w:rPr>
                <w:rFonts w:ascii="Times New Roman" w:eastAsia="仿宋_GB2312" w:hAnsi="Times New Roman" w:cs="Times New Roman"/>
                <w:bCs/>
                <w:sz w:val="18"/>
                <w:szCs w:val="18"/>
                <w:rPrChange w:id="368"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9"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tcPr>
          <w:p w14:paraId="28E5A446" w14:textId="3A40806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16A8AE5A"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AE654A5" w14:textId="1A8046B6"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 xml:space="preserve">Prepared </w:t>
            </w:r>
            <w:proofErr w:type="spellStart"/>
            <w:r w:rsidRPr="0075456A">
              <w:rPr>
                <w:rFonts w:ascii="Arial" w:hAnsi="Arial" w:cs="Arial"/>
                <w:sz w:val="18"/>
                <w:szCs w:val="18"/>
              </w:rPr>
              <w:t>OxymaPure</w:t>
            </w:r>
            <w:proofErr w:type="spellEnd"/>
            <w:r w:rsidRPr="0075456A">
              <w:rPr>
                <w:rFonts w:ascii="Arial" w:hAnsi="Arial" w:cs="Arial"/>
                <w:sz w:val="18"/>
                <w:szCs w:val="18"/>
              </w:rPr>
              <w:t>/ DMF Solution</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14A117E" w14:textId="76B74F52"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TJ4S-1213-R21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8DB032" w14:textId="6FECCC35"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200</w:t>
            </w:r>
            <w:ins w:id="370"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3AD2218" w14:textId="57E9F074"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Glass-lined</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01ACFA" w14:textId="6ECD936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TJ4S-1200-AT02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55C221" w14:textId="240FC20E"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500</w:t>
            </w:r>
            <w:ins w:id="371"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2BC82B" w14:textId="78BCB6CE"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4805633D" w14:textId="6FAABD36"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BCE4F8" w14:textId="0E9628D6"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 xml:space="preserve">The equipment is changed from glass-lined reactor to stirred tank. The equipment working volume has been changed from 200 L to 500 L, and the primary raw material has been switched from Glass-lined to </w:t>
            </w:r>
            <w:proofErr w:type="spellStart"/>
            <w:r w:rsidR="007A06D5">
              <w:rPr>
                <w:rFonts w:ascii="Arial" w:hAnsi="Arial" w:cs="Arial" w:hint="eastAsia"/>
                <w:sz w:val="18"/>
                <w:szCs w:val="18"/>
              </w:rPr>
              <w:t>Hast</w:t>
            </w:r>
            <w:r w:rsidR="007A06D5">
              <w:rPr>
                <w:rFonts w:ascii="Arial" w:hAnsi="Arial" w:cs="Arial"/>
                <w:sz w:val="18"/>
                <w:szCs w:val="18"/>
              </w:rPr>
              <w:t>elloy</w:t>
            </w:r>
            <w:proofErr w:type="spellEnd"/>
            <w:r w:rsidR="007A06D5">
              <w:rPr>
                <w:rFonts w:ascii="Arial" w:hAnsi="Arial" w:cs="Arial"/>
                <w:sz w:val="18"/>
                <w:szCs w:val="18"/>
              </w:rPr>
              <w:t xml:space="preserve"> </w:t>
            </w:r>
            <w:r w:rsidRPr="0075456A">
              <w:rPr>
                <w:rFonts w:ascii="Arial" w:hAnsi="Arial" w:cs="Arial"/>
                <w:sz w:val="18"/>
                <w:szCs w:val="18"/>
              </w:rPr>
              <w:t xml:space="preserve">C-276. / The new </w:t>
            </w:r>
            <w:r w:rsidRPr="0075456A">
              <w:rPr>
                <w:rFonts w:ascii="Arial" w:hAnsi="Arial" w:cs="Arial"/>
                <w:sz w:val="18"/>
                <w:szCs w:val="18"/>
              </w:rPr>
              <w:lastRenderedPageBreak/>
              <w:t>equipment has good material compatibility, with minimum stirring volume compliant with process demands.</w:t>
            </w:r>
          </w:p>
        </w:tc>
      </w:tr>
      <w:tr w:rsidR="002247EB" w:rsidRPr="0075456A" w14:paraId="49434081"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ED678A2" w14:textId="20AE675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lastRenderedPageBreak/>
              <w:t>Prepared Capping (Ac</w:t>
            </w:r>
            <w:r w:rsidRPr="0075456A">
              <w:rPr>
                <w:rFonts w:ascii="Arial" w:hAnsi="Arial" w:cs="Arial"/>
                <w:sz w:val="18"/>
                <w:szCs w:val="18"/>
                <w:vertAlign w:val="subscript"/>
                <w:rPrChange w:id="372" w:author="Xuning Wei12232" w:date="2026-08-24T10:53:00Z">
                  <w:rPr>
                    <w:rFonts w:ascii="Arial" w:hAnsi="Arial" w:cs="Arial"/>
                    <w:color w:val="000000" w:themeColor="text1"/>
                    <w:sz w:val="18"/>
                    <w:szCs w:val="18"/>
                  </w:rPr>
                </w:rPrChange>
              </w:rPr>
              <w:t>2</w:t>
            </w:r>
            <w:r w:rsidRPr="0075456A">
              <w:rPr>
                <w:rFonts w:ascii="Arial" w:hAnsi="Arial" w:cs="Arial"/>
                <w:sz w:val="18"/>
                <w:szCs w:val="18"/>
              </w:rPr>
              <w:t>O/ Pyridine) Solution</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4DEAF40" w14:textId="3EE6359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F60045" w14:textId="2D3178E9"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1500</w:t>
            </w:r>
            <w:ins w:id="373"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C38FFEB" w14:textId="77777777" w:rsidR="002247EB" w:rsidRDefault="002247EB" w:rsidP="006912B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p w14:paraId="31751EA0" w14:textId="01BE9498"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524A581" w14:textId="02E8322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TJ4S-1213-R22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EE4DB6" w14:textId="3EA74D2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1000</w:t>
            </w:r>
            <w:ins w:id="374"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627FEBB" w14:textId="6538EF7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42DF1" w14:textId="48C0AAA4"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The equipment is changed from Activation Tank to glass-lined reactor. The equipment working volume has been changed from 1500 L to 1000 L, and the primary raw material has been switch</w:t>
            </w:r>
            <w:r>
              <w:rPr>
                <w:rFonts w:ascii="Arial" w:hAnsi="Arial" w:cs="Arial"/>
                <w:sz w:val="18"/>
                <w:szCs w:val="18"/>
              </w:rPr>
              <w:t xml:space="preserve">ed from C-276 to Glass-lined./ </w:t>
            </w:r>
            <w:r w:rsidRPr="0075456A">
              <w:rPr>
                <w:rFonts w:ascii="Arial" w:hAnsi="Arial" w:cs="Arial"/>
                <w:sz w:val="18"/>
                <w:szCs w:val="18"/>
              </w:rPr>
              <w:br/>
              <w:t>The new equipment has excellent material compatibility, and its stirring volume meets the process requirements</w:t>
            </w:r>
          </w:p>
        </w:tc>
      </w:tr>
    </w:tbl>
    <w:p w14:paraId="7B7AF934" w14:textId="527E8DFD" w:rsidR="005A4DDF" w:rsidRPr="0075456A" w:rsidRDefault="005A4DDF" w:rsidP="00D35015">
      <w:pPr>
        <w:rPr>
          <w:rFonts w:ascii="Arial" w:hAnsi="Arial" w:cs="Arial"/>
          <w:sz w:val="18"/>
          <w:szCs w:val="18"/>
        </w:rPr>
      </w:pPr>
      <w:r w:rsidRPr="0075456A">
        <w:rPr>
          <w:rFonts w:ascii="Arial" w:hAnsi="Arial" w:cs="Arial"/>
          <w:sz w:val="18"/>
          <w:szCs w:val="18"/>
        </w:rPr>
        <w:t> * MOC = Mat</w:t>
      </w:r>
      <w:r w:rsidR="00360032" w:rsidRPr="0075456A">
        <w:rPr>
          <w:rFonts w:ascii="Arial" w:hAnsi="Arial" w:cs="Arial"/>
          <w:sz w:val="18"/>
          <w:szCs w:val="18"/>
        </w:rPr>
        <w:t>erial of Construction   S30408</w:t>
      </w:r>
      <w:r w:rsidRPr="0075456A">
        <w:rPr>
          <w:rFonts w:ascii="Arial" w:hAnsi="Arial" w:cs="Arial"/>
          <w:sz w:val="18"/>
          <w:szCs w:val="18"/>
        </w:rPr>
        <w:t xml:space="preserve"> = </w:t>
      </w:r>
      <w:r w:rsidR="00360032" w:rsidRPr="0075456A">
        <w:rPr>
          <w:rFonts w:ascii="Arial" w:hAnsi="Arial" w:cs="Arial"/>
          <w:sz w:val="18"/>
          <w:szCs w:val="18"/>
        </w:rPr>
        <w:t xml:space="preserve">30408 Stainless Steel C-276 = </w:t>
      </w:r>
      <w:proofErr w:type="spellStart"/>
      <w:r w:rsidR="00360032" w:rsidRPr="0075456A">
        <w:rPr>
          <w:rFonts w:ascii="Arial" w:hAnsi="Arial" w:cs="Arial"/>
          <w:sz w:val="18"/>
          <w:szCs w:val="18"/>
        </w:rPr>
        <w:t>Hastelloy</w:t>
      </w:r>
      <w:proofErr w:type="spellEnd"/>
      <w:r w:rsidR="00360032" w:rsidRPr="0075456A">
        <w:rPr>
          <w:rFonts w:ascii="Arial" w:hAnsi="Arial" w:cs="Arial"/>
          <w:sz w:val="18"/>
          <w:szCs w:val="18"/>
        </w:rPr>
        <w:t xml:space="preserve"> </w:t>
      </w:r>
    </w:p>
    <w:p w14:paraId="37B74ABC" w14:textId="32C21607" w:rsidR="005A4DDF" w:rsidRPr="00F860FB" w:rsidRDefault="00044F80" w:rsidP="00E925E6">
      <w:pPr>
        <w:spacing w:beforeLines="50" w:before="120" w:afterLines="50" w:after="120" w:line="360" w:lineRule="auto"/>
        <w:jc w:val="both"/>
        <w:rPr>
          <w:rFonts w:ascii="Arial" w:eastAsia="Times New Roman" w:hAnsi="Arial" w:cs="Arial"/>
          <w:sz w:val="21"/>
          <w:szCs w:val="21"/>
        </w:rPr>
      </w:pPr>
      <w:r w:rsidRPr="0075456A">
        <w:rPr>
          <w:rFonts w:ascii="Arial" w:eastAsia="Times New Roman" w:hAnsi="Arial" w:cs="Arial"/>
          <w:b/>
          <w:sz w:val="20"/>
          <w:szCs w:val="20"/>
        </w:rPr>
        <w:t>C</w:t>
      </w:r>
      <w:r w:rsidR="005A4DDF" w:rsidRPr="0075456A">
        <w:rPr>
          <w:rFonts w:ascii="Arial" w:eastAsia="Times New Roman" w:hAnsi="Arial" w:cs="Arial"/>
          <w:b/>
          <w:sz w:val="20"/>
          <w:szCs w:val="20"/>
        </w:rPr>
        <w:t xml:space="preserve">onclusion: </w:t>
      </w:r>
      <w:ins w:id="375" w:author="Xuning Wei12232" w:date="2026-08-24T21:44:00Z">
        <w:r w:rsidR="006A2144" w:rsidRPr="00B34233">
          <w:rPr>
            <w:rFonts w:ascii="Arial" w:hAnsi="Arial" w:cs="Arial"/>
            <w:sz w:val="21"/>
            <w:szCs w:val="21"/>
            <w:rPrChange w:id="376" w:author="Xuning Wei12232" w:date="2026-08-24T21:46:00Z">
              <w:rPr>
                <w:rFonts w:ascii="Arial" w:eastAsia="Times New Roman" w:hAnsi="Arial" w:cs="Arial"/>
                <w:b/>
                <w:sz w:val="20"/>
                <w:szCs w:val="20"/>
              </w:rPr>
            </w:rPrChange>
          </w:rPr>
          <w:t>The input quantity remains unchanged, while the batch</w:t>
        </w:r>
        <w:r w:rsidR="006A2144" w:rsidRPr="00B34233">
          <w:rPr>
            <w:rFonts w:ascii="Cambria Math" w:hAnsi="Cambria Math" w:cs="Cambria Math"/>
            <w:sz w:val="21"/>
            <w:szCs w:val="21"/>
            <w:rPrChange w:id="377" w:author="Xuning Wei12232" w:date="2026-08-24T21:46:00Z">
              <w:rPr>
                <w:rFonts w:ascii="Cambria Math" w:eastAsia="Times New Roman" w:hAnsi="Cambria Math" w:cs="Cambria Math"/>
                <w:b/>
                <w:sz w:val="20"/>
                <w:szCs w:val="20"/>
              </w:rPr>
            </w:rPrChange>
          </w:rPr>
          <w:t>‑</w:t>
        </w:r>
        <w:r w:rsidR="006A2144" w:rsidRPr="00B34233">
          <w:rPr>
            <w:rFonts w:ascii="Arial" w:hAnsi="Arial" w:cs="Arial"/>
            <w:sz w:val="21"/>
            <w:szCs w:val="21"/>
            <w:rPrChange w:id="378" w:author="Xuning Wei12232" w:date="2026-08-24T21:46:00Z">
              <w:rPr>
                <w:rFonts w:ascii="Arial" w:eastAsia="Times New Roman" w:hAnsi="Arial" w:cs="Arial"/>
                <w:b/>
                <w:sz w:val="20"/>
                <w:szCs w:val="20"/>
              </w:rPr>
            </w:rPrChange>
          </w:rPr>
          <w:t>size value has been revised with an expanded range.</w:t>
        </w:r>
      </w:ins>
      <w:r w:rsidR="001F7537" w:rsidRPr="00B34233">
        <w:rPr>
          <w:rFonts w:ascii="Arial" w:hAnsi="Arial" w:cs="Arial"/>
          <w:sz w:val="21"/>
          <w:szCs w:val="21"/>
        </w:rPr>
        <w:t xml:space="preserve"> </w:t>
      </w:r>
      <w:r w:rsidR="002247EB" w:rsidRPr="00B34233">
        <w:rPr>
          <w:rFonts w:ascii="Arial" w:hAnsi="Arial" w:cs="Arial"/>
          <w:sz w:val="21"/>
          <w:szCs w:val="21"/>
        </w:rPr>
        <w:t xml:space="preserve">The equipment </w:t>
      </w:r>
      <w:r w:rsidR="00A2782F" w:rsidRPr="001F7537">
        <w:rPr>
          <w:rFonts w:ascii="Arial" w:hAnsi="Arial" w:cs="Arial"/>
          <w:sz w:val="21"/>
          <w:szCs w:val="21"/>
        </w:rPr>
        <w:t xml:space="preserve">(Peptide Synthesis, </w:t>
      </w:r>
      <w:proofErr w:type="spellStart"/>
      <w:r w:rsidR="00A2782F" w:rsidRPr="001F7537">
        <w:rPr>
          <w:rFonts w:ascii="Arial" w:hAnsi="Arial" w:cs="Arial"/>
          <w:sz w:val="21"/>
          <w:szCs w:val="21"/>
        </w:rPr>
        <w:t>Fmoc</w:t>
      </w:r>
      <w:proofErr w:type="spellEnd"/>
      <w:r w:rsidR="00A2782F" w:rsidRPr="001F7537">
        <w:rPr>
          <w:rFonts w:ascii="Arial" w:hAnsi="Arial" w:cs="Arial"/>
          <w:sz w:val="21"/>
          <w:szCs w:val="21"/>
        </w:rPr>
        <w:t xml:space="preserve"> </w:t>
      </w:r>
      <w:proofErr w:type="spellStart"/>
      <w:r w:rsidR="00A2782F" w:rsidRPr="001F7537">
        <w:rPr>
          <w:rFonts w:ascii="Arial" w:hAnsi="Arial" w:cs="Arial"/>
          <w:sz w:val="21"/>
          <w:szCs w:val="21"/>
        </w:rPr>
        <w:t>Deprotection</w:t>
      </w:r>
      <w:proofErr w:type="spellEnd"/>
      <w:r w:rsidR="00A2782F" w:rsidRPr="001F7537">
        <w:rPr>
          <w:rFonts w:ascii="Arial" w:hAnsi="Arial" w:cs="Arial"/>
          <w:sz w:val="21"/>
          <w:szCs w:val="21"/>
        </w:rPr>
        <w:t>, Resin Wash, Drying, Activation Vessel, Storage of Prepared De-</w:t>
      </w:r>
      <w:proofErr w:type="spellStart"/>
      <w:r w:rsidR="00A2782F" w:rsidRPr="001F7537">
        <w:rPr>
          <w:rFonts w:ascii="Arial" w:hAnsi="Arial" w:cs="Arial"/>
          <w:sz w:val="21"/>
          <w:szCs w:val="21"/>
        </w:rPr>
        <w:t>Fmoc</w:t>
      </w:r>
      <w:proofErr w:type="spellEnd"/>
      <w:r w:rsidR="00A2782F" w:rsidRPr="001F7537">
        <w:rPr>
          <w:rFonts w:ascii="Arial" w:hAnsi="Arial" w:cs="Arial"/>
          <w:sz w:val="21"/>
          <w:szCs w:val="21"/>
        </w:rPr>
        <w:t xml:space="preserve"> Solution) </w:t>
      </w:r>
      <w:r w:rsidR="002247EB" w:rsidRPr="00B34233">
        <w:rPr>
          <w:rFonts w:ascii="Arial" w:hAnsi="Arial" w:cs="Arial"/>
          <w:sz w:val="21"/>
          <w:szCs w:val="21"/>
        </w:rPr>
        <w:t xml:space="preserve">used for </w:t>
      </w:r>
      <w:commentRangeStart w:id="379"/>
      <w:commentRangeStart w:id="380"/>
      <w:r w:rsidR="002247EB" w:rsidRPr="00B34233">
        <w:rPr>
          <w:rFonts w:ascii="Arial" w:hAnsi="Arial" w:cs="Arial"/>
          <w:sz w:val="21"/>
          <w:szCs w:val="21"/>
        </w:rPr>
        <w:t xml:space="preserve">Full scale non saleable batches </w:t>
      </w:r>
      <w:commentRangeEnd w:id="379"/>
      <w:r w:rsidR="002247EB" w:rsidRPr="00B34233">
        <w:commentReference w:id="379"/>
      </w:r>
      <w:commentRangeEnd w:id="380"/>
      <w:r w:rsidR="002247EB" w:rsidRPr="00B34233">
        <w:commentReference w:id="380"/>
      </w:r>
      <w:r w:rsidR="00F860FB" w:rsidRPr="00B34233">
        <w:rPr>
          <w:rFonts w:ascii="Arial" w:hAnsi="Arial" w:cs="Arial"/>
          <w:sz w:val="21"/>
          <w:szCs w:val="21"/>
        </w:rPr>
        <w:t>and PPQ batches is identical</w:t>
      </w:r>
      <w:r w:rsidR="00A2782F" w:rsidRPr="00B34233">
        <w:rPr>
          <w:rFonts w:ascii="Arial" w:hAnsi="Arial" w:cs="Arial"/>
          <w:sz w:val="21"/>
          <w:szCs w:val="21"/>
        </w:rPr>
        <w:t xml:space="preserve">. The equipment (Prepared </w:t>
      </w:r>
      <w:proofErr w:type="spellStart"/>
      <w:r w:rsidR="00A2782F" w:rsidRPr="00B34233">
        <w:rPr>
          <w:rFonts w:ascii="Arial" w:hAnsi="Arial" w:cs="Arial"/>
          <w:sz w:val="21"/>
          <w:szCs w:val="21"/>
        </w:rPr>
        <w:t>OxymaPure</w:t>
      </w:r>
      <w:proofErr w:type="spellEnd"/>
      <w:r w:rsidR="00A2782F" w:rsidRPr="00B34233">
        <w:rPr>
          <w:rFonts w:ascii="Arial" w:hAnsi="Arial" w:cs="Arial"/>
          <w:sz w:val="21"/>
          <w:szCs w:val="21"/>
        </w:rPr>
        <w:t>/DMF Solution) is changed from the Glass-lined reactor TJ4S-</w:t>
      </w:r>
      <w:r w:rsidR="00B6416B">
        <w:rPr>
          <w:rFonts w:ascii="Arial" w:hAnsi="Arial" w:cs="Arial"/>
          <w:sz w:val="21"/>
          <w:szCs w:val="21"/>
        </w:rPr>
        <w:t xml:space="preserve">1213-R21 to the Agitation tank </w:t>
      </w:r>
      <w:r w:rsidR="00A2782F" w:rsidRPr="00B34233">
        <w:rPr>
          <w:rFonts w:ascii="Arial" w:hAnsi="Arial" w:cs="Arial"/>
          <w:sz w:val="21"/>
          <w:szCs w:val="21"/>
        </w:rPr>
        <w:t xml:space="preserve">TJ4S-1200-AT02. The equipment (Prepared Capping Solution- Ac2O/ Pyridine) is changed from Activation tank TJ4S-1213-Sy15-R01 to the </w:t>
      </w:r>
      <w:proofErr w:type="spellStart"/>
      <w:r w:rsidR="00A2782F" w:rsidRPr="00B34233">
        <w:rPr>
          <w:rFonts w:ascii="Arial" w:hAnsi="Arial" w:cs="Arial"/>
          <w:sz w:val="21"/>
          <w:szCs w:val="21"/>
        </w:rPr>
        <w:t>the</w:t>
      </w:r>
      <w:proofErr w:type="spellEnd"/>
      <w:r w:rsidR="00A2782F" w:rsidRPr="00B34233">
        <w:rPr>
          <w:rFonts w:ascii="Arial" w:hAnsi="Arial" w:cs="Arial"/>
          <w:sz w:val="21"/>
          <w:szCs w:val="21"/>
        </w:rPr>
        <w:t xml:space="preserve"> Glass-lined reactor TJ4S-1213-R21.</w:t>
      </w:r>
      <w:r w:rsidR="00DE75BB" w:rsidRPr="00B34233">
        <w:rPr>
          <w:rFonts w:ascii="Arial" w:hAnsi="Arial" w:cs="Arial"/>
          <w:sz w:val="21"/>
          <w:szCs w:val="21"/>
        </w:rPr>
        <w:t>The replaced equipment can satisfy the requirements for solution preparation in the process with regard to working volume and minimum agitation volume</w:t>
      </w:r>
      <w:del w:id="381" w:author="Johan Granander" w:date="2026-08-07T12:01:00Z">
        <w:r w:rsidR="00DE75BB" w:rsidRPr="00B34233" w:rsidDel="00E75399">
          <w:rPr>
            <w:rFonts w:ascii="Arial" w:hAnsi="Arial" w:cs="Arial"/>
            <w:sz w:val="21"/>
            <w:szCs w:val="21"/>
          </w:rPr>
          <w:delText>,</w:delText>
        </w:r>
      </w:del>
      <w:r w:rsidR="00DE75BB" w:rsidRPr="00B34233">
        <w:rPr>
          <w:rFonts w:ascii="Arial" w:hAnsi="Arial" w:cs="Arial"/>
          <w:sz w:val="21"/>
          <w:szCs w:val="21"/>
        </w:rPr>
        <w:t xml:space="preserve"> and complies with process requirements. R</w:t>
      </w:r>
      <w:r w:rsidR="005A4DDF" w:rsidRPr="00B34233">
        <w:rPr>
          <w:rFonts w:ascii="Arial" w:hAnsi="Arial" w:cs="Arial"/>
          <w:sz w:val="21"/>
          <w:szCs w:val="21"/>
        </w:rPr>
        <w:t>eference the Equipment Suitability Assessment report (</w:t>
      </w:r>
      <w:r w:rsidR="009E2625" w:rsidRPr="00B34233">
        <w:rPr>
          <w:rFonts w:ascii="Arial" w:hAnsi="Arial" w:cs="Arial"/>
          <w:sz w:val="21"/>
          <w:szCs w:val="21"/>
        </w:rPr>
        <w:t>RA-</w:t>
      </w:r>
      <w:del w:id="382" w:author="Johan Granander" w:date="2026-08-07T12:02:00Z">
        <w:r w:rsidR="009E2625" w:rsidRPr="00B34233" w:rsidDel="00E75399">
          <w:rPr>
            <w:rFonts w:ascii="Arial" w:hAnsi="Arial" w:cs="Arial"/>
            <w:sz w:val="21"/>
            <w:szCs w:val="21"/>
          </w:rPr>
          <w:delText xml:space="preserve"> </w:delText>
        </w:r>
      </w:del>
      <w:r w:rsidR="009E2625" w:rsidRPr="00B34233">
        <w:rPr>
          <w:rFonts w:ascii="Arial" w:hAnsi="Arial" w:cs="Arial"/>
          <w:sz w:val="21"/>
          <w:szCs w:val="21"/>
        </w:rPr>
        <w:t>140020030101.01</w:t>
      </w:r>
      <w:r w:rsidR="005A4DDF" w:rsidRPr="00B34233">
        <w:rPr>
          <w:rFonts w:ascii="Arial" w:hAnsi="Arial" w:cs="Arial"/>
          <w:sz w:val="21"/>
          <w:szCs w:val="21"/>
        </w:rPr>
        <w:t>).</w:t>
      </w:r>
    </w:p>
    <w:p w14:paraId="0DBAD81B" w14:textId="0191752A" w:rsidR="005A4DDF" w:rsidRPr="00F148E7" w:rsidRDefault="00045244" w:rsidP="00D62CDB">
      <w:pPr>
        <w:rPr>
          <w:rFonts w:ascii="Arial" w:eastAsia="Times New Roman" w:hAnsi="Arial" w:cs="Arial"/>
          <w:b/>
          <w:bCs/>
          <w:sz w:val="21"/>
          <w:szCs w:val="21"/>
        </w:rPr>
      </w:pPr>
      <w:r w:rsidRPr="00F148E7">
        <w:rPr>
          <w:rFonts w:ascii="Arial" w:eastAsia="Times New Roman" w:hAnsi="Arial" w:cs="Arial"/>
          <w:b/>
          <w:sz w:val="21"/>
          <w:szCs w:val="21"/>
        </w:rPr>
        <w:lastRenderedPageBreak/>
        <w:t>3.3</w:t>
      </w:r>
      <w:r w:rsidR="001C689D" w:rsidRPr="00F148E7">
        <w:rPr>
          <w:rFonts w:ascii="Arial" w:eastAsia="Times New Roman" w:hAnsi="Arial" w:cs="Arial"/>
          <w:b/>
          <w:sz w:val="21"/>
          <w:szCs w:val="21"/>
        </w:rPr>
        <w:t>.2 The</w:t>
      </w:r>
      <w:r w:rsidR="001C689D" w:rsidRPr="00F148E7">
        <w:rPr>
          <w:rFonts w:ascii="Arial" w:hAnsi="Arial" w:cs="Arial"/>
          <w:b/>
          <w:sz w:val="21"/>
          <w:szCs w:val="21"/>
        </w:rPr>
        <w:t xml:space="preserve"> </w:t>
      </w:r>
      <w:r w:rsidR="001C689D" w:rsidRPr="00F148E7">
        <w:rPr>
          <w:rFonts w:ascii="Arial" w:eastAsia="Times New Roman" w:hAnsi="Arial" w:cs="Arial"/>
          <w:b/>
          <w:sz w:val="21"/>
          <w:szCs w:val="21"/>
        </w:rPr>
        <w:t>Process Changes for LSN4182924/ASYM-140020 (Step 2)</w:t>
      </w:r>
    </w:p>
    <w:p w14:paraId="404A1447" w14:textId="401DAEDD" w:rsidR="00FE6644" w:rsidRPr="00B34233" w:rsidRDefault="009E7F86" w:rsidP="00E925E6">
      <w:pPr>
        <w:spacing w:beforeLines="50" w:before="120" w:afterLines="50" w:after="120" w:line="360" w:lineRule="auto"/>
        <w:jc w:val="both"/>
        <w:rPr>
          <w:ins w:id="383" w:author="Xuning Wei12232" w:date="2026-08-24T11:12:00Z"/>
          <w:rFonts w:ascii="Arial" w:hAnsi="Arial" w:cs="Arial"/>
          <w:sz w:val="21"/>
          <w:szCs w:val="21"/>
        </w:rPr>
      </w:pPr>
      <w:ins w:id="384" w:author="Xuning Wei12232" w:date="2026-08-24T11:11:00Z">
        <w:r w:rsidRPr="00B34233">
          <w:rPr>
            <w:rFonts w:ascii="Arial" w:hAnsi="Arial" w:cs="Arial"/>
            <w:sz w:val="21"/>
            <w:szCs w:val="21"/>
          </w:rPr>
          <w:t xml:space="preserve">The detailed information of MOR number and batch size for Step 2 between The Full Scale non-saleable batch and The PPQ &amp; Commercial Batches is listed in </w:t>
        </w:r>
        <w:commentRangeStart w:id="385"/>
        <w:commentRangeStart w:id="386"/>
        <w:r w:rsidRPr="00B34233">
          <w:rPr>
            <w:rFonts w:ascii="Arial" w:hAnsi="Arial" w:cs="Arial"/>
            <w:sz w:val="21"/>
            <w:szCs w:val="21"/>
          </w:rPr>
          <w:t xml:space="preserve">table </w:t>
        </w:r>
      </w:ins>
      <w:commentRangeEnd w:id="385"/>
      <w:del w:id="387" w:author="Xuning Wei12232" w:date="2026-08-27T09:16:00Z">
        <w:r w:rsidR="00F23677" w:rsidRPr="00B34233" w:rsidDel="00AA7543">
          <w:commentReference w:id="385"/>
        </w:r>
        <w:commentRangeEnd w:id="386"/>
        <w:r w:rsidRPr="00B34233">
          <w:rPr>
            <w:rFonts w:ascii="Arial" w:hAnsi="Arial" w:cs="Arial"/>
          </w:rPr>
          <w:commentReference w:id="386"/>
        </w:r>
      </w:del>
      <w:ins w:id="388" w:author="Xuning Wei12232" w:date="2026-08-27T09:16:00Z">
        <w:r w:rsidR="00AA7543" w:rsidRPr="00B34233">
          <w:rPr>
            <w:rFonts w:ascii="Arial" w:hAnsi="Arial" w:cs="Arial"/>
            <w:sz w:val="21"/>
            <w:szCs w:val="21"/>
          </w:rPr>
          <w:t>5</w:t>
        </w:r>
      </w:ins>
      <w:r w:rsidR="00C637A2" w:rsidRPr="00B34233">
        <w:rPr>
          <w:rFonts w:ascii="Arial" w:hAnsi="Arial" w:cs="Arial"/>
          <w:sz w:val="21"/>
          <w:szCs w:val="21"/>
        </w:rPr>
        <w:t>.</w:t>
      </w:r>
      <w:ins w:id="389" w:author="Xuning Wei12232" w:date="2026-08-24T11:11:00Z">
        <w:r w:rsidRPr="00B34233">
          <w:rPr>
            <w:rFonts w:ascii="Arial" w:hAnsi="Arial" w:cs="Arial"/>
            <w:sz w:val="21"/>
            <w:szCs w:val="21"/>
          </w:rPr>
          <w:t xml:space="preserve"> </w:t>
        </w:r>
      </w:ins>
      <w:r w:rsidR="001C689D" w:rsidRPr="00B34233">
        <w:rPr>
          <w:rFonts w:ascii="Arial" w:hAnsi="Arial" w:cs="Arial"/>
          <w:sz w:val="21"/>
          <w:szCs w:val="21"/>
        </w:rPr>
        <w:t>The process equipment proposed for the PPQ campaign is listed</w:t>
      </w:r>
      <w:ins w:id="390" w:author="Xuning Wei12232" w:date="2026-08-24T11:11:00Z">
        <w:r w:rsidRPr="00B34233">
          <w:rPr>
            <w:rFonts w:ascii="Arial" w:hAnsi="Arial" w:cs="Arial"/>
            <w:sz w:val="21"/>
            <w:szCs w:val="21"/>
          </w:rPr>
          <w:t xml:space="preserve"> </w:t>
        </w:r>
      </w:ins>
      <w:del w:id="391" w:author="Xuning Wei12232" w:date="2026-08-24T11:11:00Z">
        <w:r w:rsidR="001C689D" w:rsidRPr="00B34233" w:rsidDel="009E7F86">
          <w:rPr>
            <w:rFonts w:ascii="Arial" w:hAnsi="Arial" w:cs="Arial"/>
            <w:sz w:val="21"/>
            <w:szCs w:val="21"/>
          </w:rPr>
          <w:delText xml:space="preserve"> below</w:delText>
        </w:r>
      </w:del>
      <w:ins w:id="392" w:author="Xuning Wei12232" w:date="2026-08-24T11:11:00Z">
        <w:r w:rsidRPr="00B34233">
          <w:rPr>
            <w:rFonts w:ascii="Arial" w:hAnsi="Arial" w:cs="Arial"/>
            <w:sz w:val="21"/>
            <w:szCs w:val="21"/>
          </w:rPr>
          <w:t xml:space="preserve">in </w:t>
        </w:r>
        <w:commentRangeStart w:id="393"/>
        <w:commentRangeStart w:id="394"/>
        <w:r w:rsidRPr="00B34233">
          <w:rPr>
            <w:rFonts w:ascii="Arial" w:hAnsi="Arial" w:cs="Arial"/>
            <w:sz w:val="21"/>
            <w:szCs w:val="21"/>
            <w:rPrChange w:id="395" w:author="Xuning Wei12232" w:date="2026-08-24T11:12:00Z">
              <w:rPr>
                <w:rFonts w:ascii="Arial" w:eastAsia="Times New Roman" w:hAnsi="Arial" w:cs="Arial"/>
                <w:sz w:val="20"/>
                <w:szCs w:val="20"/>
              </w:rPr>
            </w:rPrChange>
          </w:rPr>
          <w:t xml:space="preserve">table </w:t>
        </w:r>
      </w:ins>
      <w:commentRangeEnd w:id="393"/>
      <w:del w:id="396" w:author="Xuning Wei12232" w:date="2026-08-27T09:16:00Z">
        <w:r w:rsidR="00F23677" w:rsidRPr="00B34233" w:rsidDel="00AA7543">
          <w:commentReference w:id="393"/>
        </w:r>
        <w:commentRangeEnd w:id="394"/>
        <w:r w:rsidRPr="00B34233">
          <w:rPr>
            <w:rFonts w:ascii="Arial" w:hAnsi="Arial" w:cs="Arial"/>
          </w:rPr>
          <w:commentReference w:id="394"/>
        </w:r>
      </w:del>
      <w:ins w:id="397" w:author="Xuning Wei12232" w:date="2026-08-27T09:16:00Z">
        <w:r w:rsidR="00AA7543" w:rsidRPr="00B34233">
          <w:rPr>
            <w:rFonts w:ascii="Arial" w:hAnsi="Arial" w:cs="Arial"/>
            <w:sz w:val="21"/>
            <w:szCs w:val="21"/>
          </w:rPr>
          <w:t xml:space="preserve">6 </w:t>
        </w:r>
      </w:ins>
      <w:del w:id="398" w:author="Xuning Wei12232" w:date="2026-08-27T09:16:00Z">
        <w:r w:rsidR="001C689D" w:rsidRPr="00B34233" w:rsidDel="00AA7543">
          <w:rPr>
            <w:rFonts w:ascii="Arial" w:hAnsi="Arial" w:cs="Arial"/>
            <w:sz w:val="21"/>
            <w:szCs w:val="21"/>
          </w:rPr>
          <w:delText xml:space="preserve"> </w:delText>
        </w:r>
      </w:del>
      <w:r w:rsidR="001C689D" w:rsidRPr="00B34233">
        <w:rPr>
          <w:rFonts w:ascii="Arial" w:hAnsi="Arial" w:cs="Arial"/>
          <w:sz w:val="21"/>
          <w:szCs w:val="21"/>
        </w:rPr>
        <w:t xml:space="preserve">and compared with the Full Scale non-saleable batch equipment. </w:t>
      </w:r>
      <w:r w:rsidR="0049198D" w:rsidRPr="00B34233">
        <w:rPr>
          <w:rFonts w:ascii="Arial" w:hAnsi="Arial" w:cs="Arial"/>
          <w:sz w:val="21"/>
          <w:szCs w:val="21"/>
        </w:rPr>
        <w:t xml:space="preserve">The Step 2 </w:t>
      </w:r>
      <w:commentRangeStart w:id="399"/>
      <w:commentRangeStart w:id="400"/>
      <w:r w:rsidR="0049198D" w:rsidRPr="00B34233">
        <w:rPr>
          <w:rFonts w:ascii="Arial" w:hAnsi="Arial" w:cs="Arial"/>
          <w:sz w:val="21"/>
          <w:szCs w:val="21"/>
        </w:rPr>
        <w:t xml:space="preserve">Equipment Suitability Analysis (ESA) and report are in preparation and will be completed by </w:t>
      </w:r>
      <w:proofErr w:type="spellStart"/>
      <w:r w:rsidR="0049198D" w:rsidRPr="00B34233">
        <w:rPr>
          <w:rFonts w:ascii="Arial" w:hAnsi="Arial" w:cs="Arial"/>
          <w:sz w:val="21"/>
          <w:szCs w:val="21"/>
        </w:rPr>
        <w:t>Asymchem</w:t>
      </w:r>
      <w:proofErr w:type="spellEnd"/>
      <w:r w:rsidR="0049198D" w:rsidRPr="00B34233">
        <w:rPr>
          <w:rFonts w:ascii="Arial" w:hAnsi="Arial" w:cs="Arial"/>
          <w:sz w:val="21"/>
          <w:szCs w:val="21"/>
        </w:rPr>
        <w:t xml:space="preserve"> prior to the step 2 PPQ campaign.</w:t>
      </w:r>
      <w:commentRangeEnd w:id="399"/>
      <w:r w:rsidR="0049198D" w:rsidRPr="00B34233">
        <w:commentReference w:id="399"/>
      </w:r>
      <w:commentRangeEnd w:id="400"/>
      <w:r w:rsidR="0049198D" w:rsidRPr="00B34233">
        <w:rPr>
          <w:rFonts w:ascii="Arial" w:hAnsi="Arial" w:cs="Arial"/>
        </w:rPr>
        <w:commentReference w:id="400"/>
      </w:r>
    </w:p>
    <w:p w14:paraId="2DAEC621" w14:textId="2BED1A38" w:rsidR="00A0415D" w:rsidRPr="00EF3CF2" w:rsidRDefault="00FE6644">
      <w:pPr>
        <w:spacing w:beforeLines="50" w:before="120" w:after="0" w:line="360" w:lineRule="auto"/>
        <w:jc w:val="center"/>
        <w:rPr>
          <w:ins w:id="401" w:author="Xuning Wei12232" w:date="2026-08-21T16:10:00Z"/>
          <w:rFonts w:ascii="Arial" w:eastAsia="Times New Roman" w:hAnsi="Arial" w:cs="Arial"/>
          <w:b/>
          <w:sz w:val="18"/>
          <w:szCs w:val="18"/>
          <w:rPrChange w:id="402" w:author="Xuning Wei12232" w:date="2026-08-24T11:12:00Z">
            <w:rPr>
              <w:ins w:id="403" w:author="Xuning Wei12232" w:date="2026-08-21T16:10:00Z"/>
              <w:rFonts w:ascii="Arial" w:eastAsia="Times New Roman" w:hAnsi="Arial" w:cs="Arial"/>
              <w:sz w:val="20"/>
              <w:szCs w:val="20"/>
            </w:rPr>
          </w:rPrChange>
        </w:rPr>
        <w:pPrChange w:id="404" w:author="Xuning Wei12232" w:date="2026-08-24T11:12:00Z">
          <w:pPr>
            <w:spacing w:beforeLines="50" w:before="120" w:afterLines="50" w:after="120" w:line="360" w:lineRule="auto"/>
            <w:jc w:val="both"/>
          </w:pPr>
        </w:pPrChange>
      </w:pPr>
      <w:commentRangeStart w:id="405"/>
      <w:commentRangeStart w:id="406"/>
      <w:ins w:id="407" w:author="Xuning Wei12232" w:date="2026-08-24T11:12:00Z">
        <w:r w:rsidRPr="00EF3CF2">
          <w:rPr>
            <w:rFonts w:ascii="Arial" w:eastAsia="Times New Roman" w:hAnsi="Arial" w:cs="Arial"/>
            <w:b/>
            <w:sz w:val="18"/>
            <w:szCs w:val="18"/>
          </w:rPr>
          <w:t xml:space="preserve">Table </w:t>
        </w:r>
      </w:ins>
      <w:commentRangeEnd w:id="405"/>
      <w:del w:id="408" w:author="Xuning Wei12232" w:date="2026-08-27T09:16:00Z">
        <w:r w:rsidR="006556A2" w:rsidRPr="00EF3CF2" w:rsidDel="00AA7543">
          <w:rPr>
            <w:rStyle w:val="CommentReference"/>
            <w:rFonts w:ascii="Arial" w:eastAsia="Times New Roman" w:hAnsi="Arial" w:cs="Arial"/>
            <w:b/>
            <w:sz w:val="18"/>
            <w:szCs w:val="18"/>
          </w:rPr>
          <w:commentReference w:id="405"/>
        </w:r>
        <w:commentRangeEnd w:id="406"/>
        <w:r w:rsidRPr="00EF3CF2">
          <w:rPr>
            <w:rStyle w:val="CommentReference"/>
          </w:rPr>
          <w:commentReference w:id="406"/>
        </w:r>
      </w:del>
      <w:ins w:id="409" w:author="Xuning Wei12232" w:date="2026-08-27T09:16:00Z">
        <w:r w:rsidR="00AA7543" w:rsidRPr="00EF3CF2">
          <w:rPr>
            <w:rFonts w:ascii="Arial" w:eastAsia="Times New Roman" w:hAnsi="Arial" w:cs="Arial"/>
            <w:b/>
            <w:sz w:val="18"/>
            <w:szCs w:val="18"/>
          </w:rPr>
          <w:t>5</w:t>
        </w:r>
        <w:r w:rsidR="00AA7543" w:rsidRPr="00EF3CF2">
          <w:rPr>
            <w:rFonts w:asciiTheme="minorEastAsia" w:hAnsiTheme="minorEastAsia" w:cs="Arial" w:hint="eastAsia"/>
            <w:b/>
            <w:sz w:val="18"/>
            <w:szCs w:val="18"/>
          </w:rPr>
          <w:t>:</w:t>
        </w:r>
        <w:r w:rsidR="00AA7543" w:rsidRPr="00EF3CF2">
          <w:rPr>
            <w:rFonts w:asciiTheme="minorEastAsia" w:hAnsiTheme="minorEastAsia" w:cs="Arial"/>
            <w:b/>
            <w:sz w:val="18"/>
            <w:szCs w:val="18"/>
          </w:rPr>
          <w:t xml:space="preserve"> </w:t>
        </w:r>
      </w:ins>
      <w:ins w:id="410" w:author="Xuning Wei12232" w:date="2026-08-24T11:15:00Z">
        <w:r w:rsidR="00693C9B" w:rsidRPr="00EF3CF2">
          <w:rPr>
            <w:rFonts w:ascii="Arial" w:eastAsia="Times New Roman" w:hAnsi="Arial" w:cs="Arial"/>
            <w:b/>
            <w:sz w:val="18"/>
            <w:szCs w:val="18"/>
          </w:rPr>
          <w:t>T</w:t>
        </w:r>
      </w:ins>
      <w:ins w:id="411" w:author="Xuning Wei12232" w:date="2026-08-24T11:12:00Z">
        <w:r w:rsidRPr="00EF3CF2">
          <w:rPr>
            <w:rFonts w:ascii="Arial" w:eastAsia="Times New Roman" w:hAnsi="Arial" w:cs="Arial"/>
            <w:b/>
            <w:sz w:val="18"/>
            <w:szCs w:val="18"/>
          </w:rPr>
          <w:t xml:space="preserve">he Batch Gap of MOR </w:t>
        </w:r>
      </w:ins>
      <w:ins w:id="412" w:author="Xuning Wei12232" w:date="2026-08-24T11:16:00Z">
        <w:r w:rsidR="00693C9B" w:rsidRPr="00EF3CF2">
          <w:rPr>
            <w:rFonts w:ascii="Arial" w:eastAsia="Times New Roman" w:hAnsi="Arial" w:cs="Arial"/>
            <w:b/>
            <w:sz w:val="18"/>
            <w:szCs w:val="18"/>
          </w:rPr>
          <w:t>N</w:t>
        </w:r>
      </w:ins>
      <w:ins w:id="413" w:author="Xuning Wei12232" w:date="2026-08-24T11:12:00Z">
        <w:r w:rsidR="00693C9B" w:rsidRPr="00EF3CF2">
          <w:rPr>
            <w:rFonts w:ascii="Arial" w:eastAsia="Times New Roman" w:hAnsi="Arial" w:cs="Arial"/>
            <w:b/>
            <w:sz w:val="18"/>
            <w:szCs w:val="18"/>
          </w:rPr>
          <w:t xml:space="preserve">umber and </w:t>
        </w:r>
      </w:ins>
      <w:ins w:id="414" w:author="Xuning Wei12232" w:date="2026-08-24T11:16:00Z">
        <w:r w:rsidR="00693C9B" w:rsidRPr="00EF3CF2">
          <w:rPr>
            <w:rFonts w:ascii="Arial" w:eastAsia="Times New Roman" w:hAnsi="Arial" w:cs="Arial"/>
            <w:b/>
            <w:sz w:val="18"/>
            <w:szCs w:val="18"/>
          </w:rPr>
          <w:t>B</w:t>
        </w:r>
      </w:ins>
      <w:ins w:id="415" w:author="Xuning Wei12232" w:date="2026-08-24T11:12:00Z">
        <w:r w:rsidR="00693C9B" w:rsidRPr="00EF3CF2">
          <w:rPr>
            <w:rFonts w:ascii="Arial" w:eastAsia="Times New Roman" w:hAnsi="Arial" w:cs="Arial"/>
            <w:b/>
            <w:sz w:val="18"/>
            <w:szCs w:val="18"/>
          </w:rPr>
          <w:t xml:space="preserve">atch </w:t>
        </w:r>
      </w:ins>
      <w:ins w:id="416" w:author="Xuning Wei12232" w:date="2026-08-24T11:17:00Z">
        <w:r w:rsidR="0046650D" w:rsidRPr="00EF3CF2">
          <w:rPr>
            <w:rFonts w:ascii="Arial" w:eastAsia="Times New Roman" w:hAnsi="Arial" w:cs="Arial"/>
            <w:b/>
            <w:sz w:val="18"/>
            <w:szCs w:val="18"/>
          </w:rPr>
          <w:t>S</w:t>
        </w:r>
      </w:ins>
      <w:ins w:id="417" w:author="Xuning Wei12232" w:date="2026-08-24T11:12:00Z">
        <w:r w:rsidRPr="00EF3CF2">
          <w:rPr>
            <w:rFonts w:ascii="Arial" w:eastAsia="Times New Roman" w:hAnsi="Arial" w:cs="Arial"/>
            <w:b/>
            <w:sz w:val="18"/>
            <w:szCs w:val="18"/>
          </w:rPr>
          <w:t>ize for Step 2</w:t>
        </w:r>
      </w:ins>
      <w:del w:id="418" w:author="Xuning Wei12232" w:date="2026-08-21T16:09:00Z">
        <w:r w:rsidR="001C689D" w:rsidRPr="00EF3CF2" w:rsidDel="00A0415D">
          <w:rPr>
            <w:rFonts w:ascii="Arial" w:eastAsia="Times New Roman" w:hAnsi="Arial" w:cs="Arial"/>
            <w:sz w:val="20"/>
            <w:szCs w:val="20"/>
          </w:rPr>
          <w:delText> </w:delText>
        </w:r>
      </w:del>
    </w:p>
    <w:tbl>
      <w:tblPr>
        <w:tblStyle w:val="ab"/>
        <w:tblW w:w="0" w:type="auto"/>
        <w:tblLook w:val="04A0" w:firstRow="1" w:lastRow="0" w:firstColumn="1" w:lastColumn="0" w:noHBand="0" w:noVBand="1"/>
        <w:tblPrChange w:id="419" w:author="Xuning Wei12232" w:date="2026-08-21T16:22:00Z">
          <w:tblPr>
            <w:tblStyle w:val="ab"/>
            <w:tblW w:w="0" w:type="auto"/>
            <w:tblLook w:val="04A0" w:firstRow="1" w:lastRow="0" w:firstColumn="1" w:lastColumn="0" w:noHBand="0" w:noVBand="1"/>
          </w:tblPr>
        </w:tblPrChange>
      </w:tblPr>
      <w:tblGrid>
        <w:gridCol w:w="1696"/>
        <w:gridCol w:w="3544"/>
        <w:gridCol w:w="3390"/>
        <w:tblGridChange w:id="420">
          <w:tblGrid>
            <w:gridCol w:w="2876"/>
            <w:gridCol w:w="2877"/>
            <w:gridCol w:w="2877"/>
          </w:tblGrid>
        </w:tblGridChange>
      </w:tblGrid>
      <w:tr w:rsidR="00A0415D" w:rsidRPr="00EF3CF2" w14:paraId="090D93ED" w14:textId="77777777" w:rsidTr="006E13E5">
        <w:trPr>
          <w:ins w:id="421" w:author="Xuning Wei12232" w:date="2026-08-21T16:10:00Z"/>
        </w:trPr>
        <w:tc>
          <w:tcPr>
            <w:tcW w:w="1696" w:type="dxa"/>
            <w:vAlign w:val="center"/>
            <w:tcPrChange w:id="422" w:author="Xuning Wei12232" w:date="2026-08-21T16:22:00Z">
              <w:tcPr>
                <w:tcW w:w="2876" w:type="dxa"/>
              </w:tcPr>
            </w:tcPrChange>
          </w:tcPr>
          <w:p w14:paraId="64788A79" w14:textId="1ED369FC" w:rsidR="00A0415D" w:rsidRPr="00EF3CF2" w:rsidRDefault="00A0415D">
            <w:pPr>
              <w:spacing w:beforeLines="50" w:before="120" w:afterLines="50" w:after="120"/>
              <w:jc w:val="center"/>
              <w:rPr>
                <w:ins w:id="423" w:author="Xuning Wei12232" w:date="2026-08-21T16:10:00Z"/>
                <w:rFonts w:ascii="Arial" w:hAnsi="Arial" w:cs="Arial"/>
                <w:b/>
                <w:sz w:val="18"/>
                <w:szCs w:val="18"/>
                <w:rPrChange w:id="424" w:author="Xuning Wei12232" w:date="2026-08-24T11:12:00Z">
                  <w:rPr>
                    <w:ins w:id="425" w:author="Xuning Wei12232" w:date="2026-08-21T16:10:00Z"/>
                    <w:rFonts w:ascii="Arial" w:eastAsia="Times New Roman" w:hAnsi="Arial" w:cs="Arial"/>
                    <w:sz w:val="20"/>
                    <w:szCs w:val="20"/>
                  </w:rPr>
                </w:rPrChange>
              </w:rPr>
              <w:pPrChange w:id="426" w:author="Xuning Wei12232" w:date="2026-08-21T16:27:00Z">
                <w:pPr>
                  <w:spacing w:beforeLines="50" w:before="120" w:afterLines="50" w:after="120" w:line="360" w:lineRule="auto"/>
                  <w:jc w:val="both"/>
                </w:pPr>
              </w:pPrChange>
            </w:pPr>
            <w:ins w:id="427" w:author="Xuning Wei12232" w:date="2026-08-21T16:16:00Z">
              <w:r w:rsidRPr="00EF3CF2">
                <w:rPr>
                  <w:rFonts w:ascii="Arial" w:hAnsi="Arial" w:cs="Arial"/>
                  <w:b/>
                  <w:sz w:val="18"/>
                  <w:szCs w:val="18"/>
                  <w:rPrChange w:id="428" w:author="Xuning Wei12232" w:date="2026-08-24T11:12:00Z">
                    <w:rPr>
                      <w:rFonts w:ascii="Arial" w:hAnsi="Arial" w:cs="Arial"/>
                      <w:sz w:val="20"/>
                      <w:szCs w:val="20"/>
                    </w:rPr>
                  </w:rPrChange>
                </w:rPr>
                <w:t>Batch</w:t>
              </w:r>
            </w:ins>
            <w:ins w:id="429" w:author="Xuning Wei12232" w:date="2026-08-21T16:27:00Z">
              <w:r w:rsidR="00FE07AB" w:rsidRPr="00EF3CF2">
                <w:rPr>
                  <w:rFonts w:ascii="Arial" w:hAnsi="Arial" w:cs="Arial"/>
                  <w:b/>
                  <w:sz w:val="18"/>
                  <w:szCs w:val="18"/>
                  <w:rPrChange w:id="430" w:author="Xuning Wei12232" w:date="2026-08-24T11:12:00Z">
                    <w:rPr>
                      <w:rFonts w:ascii="Arial" w:hAnsi="Arial" w:cs="Arial"/>
                      <w:sz w:val="20"/>
                      <w:szCs w:val="20"/>
                    </w:rPr>
                  </w:rPrChange>
                </w:rPr>
                <w:t xml:space="preserve"> Gap</w:t>
              </w:r>
            </w:ins>
          </w:p>
        </w:tc>
        <w:tc>
          <w:tcPr>
            <w:tcW w:w="3544" w:type="dxa"/>
            <w:vAlign w:val="center"/>
            <w:tcPrChange w:id="431" w:author="Xuning Wei12232" w:date="2026-08-21T16:22:00Z">
              <w:tcPr>
                <w:tcW w:w="2877" w:type="dxa"/>
              </w:tcPr>
            </w:tcPrChange>
          </w:tcPr>
          <w:p w14:paraId="7F65236A" w14:textId="6F5983A5" w:rsidR="00A0415D" w:rsidRPr="00EF3CF2" w:rsidRDefault="009853B5">
            <w:pPr>
              <w:spacing w:beforeLines="50" w:before="120" w:afterLines="50" w:after="120"/>
              <w:jc w:val="center"/>
              <w:rPr>
                <w:ins w:id="432" w:author="Xuning Wei12232" w:date="2026-08-21T16:10:00Z"/>
                <w:rFonts w:ascii="Arial" w:eastAsia="Times New Roman" w:hAnsi="Arial" w:cs="Arial"/>
                <w:b/>
                <w:sz w:val="18"/>
                <w:szCs w:val="18"/>
                <w:rPrChange w:id="433" w:author="Xuning Wei12232" w:date="2026-08-24T11:12:00Z">
                  <w:rPr>
                    <w:ins w:id="434" w:author="Xuning Wei12232" w:date="2026-08-21T16:10:00Z"/>
                    <w:rFonts w:ascii="Arial" w:eastAsia="Times New Roman" w:hAnsi="Arial" w:cs="Arial"/>
                    <w:sz w:val="20"/>
                    <w:szCs w:val="20"/>
                  </w:rPr>
                </w:rPrChange>
              </w:rPr>
              <w:pPrChange w:id="435" w:author="Xuning Wei12232" w:date="2026-08-21T16:22:00Z">
                <w:pPr>
                  <w:spacing w:beforeLines="50" w:before="120" w:afterLines="50" w:after="120" w:line="360" w:lineRule="auto"/>
                  <w:jc w:val="both"/>
                </w:pPr>
              </w:pPrChange>
            </w:pPr>
            <w:ins w:id="436" w:author="Xuning Wei12232" w:date="2026-08-21T16:20:00Z">
              <w:r w:rsidRPr="00EF3CF2">
                <w:rPr>
                  <w:rFonts w:ascii="Arial" w:eastAsia="Times New Roman" w:hAnsi="Arial" w:cs="Arial"/>
                  <w:b/>
                  <w:sz w:val="18"/>
                  <w:szCs w:val="18"/>
                  <w:rPrChange w:id="437" w:author="Xuning Wei12232" w:date="2026-08-24T11:12:00Z">
                    <w:rPr>
                      <w:rFonts w:ascii="Arial" w:eastAsia="Times New Roman" w:hAnsi="Arial" w:cs="Arial"/>
                      <w:sz w:val="20"/>
                      <w:szCs w:val="20"/>
                    </w:rPr>
                  </w:rPrChange>
                </w:rPr>
                <w:t>The Full Scale non-saleable batch</w:t>
              </w:r>
            </w:ins>
          </w:p>
        </w:tc>
        <w:tc>
          <w:tcPr>
            <w:tcW w:w="3390" w:type="dxa"/>
            <w:vAlign w:val="center"/>
            <w:tcPrChange w:id="438" w:author="Xuning Wei12232" w:date="2026-08-21T16:22:00Z">
              <w:tcPr>
                <w:tcW w:w="2877" w:type="dxa"/>
              </w:tcPr>
            </w:tcPrChange>
          </w:tcPr>
          <w:p w14:paraId="660C8314" w14:textId="3F2F4D56" w:rsidR="00A0415D" w:rsidRPr="00EF3CF2" w:rsidRDefault="009853B5">
            <w:pPr>
              <w:spacing w:beforeLines="50" w:before="120" w:afterLines="50" w:after="120"/>
              <w:jc w:val="center"/>
              <w:rPr>
                <w:ins w:id="439" w:author="Xuning Wei12232" w:date="2026-08-21T16:10:00Z"/>
                <w:rFonts w:ascii="Arial" w:eastAsia="Times New Roman" w:hAnsi="Arial" w:cs="Arial"/>
                <w:b/>
                <w:sz w:val="18"/>
                <w:szCs w:val="18"/>
                <w:rPrChange w:id="440" w:author="Xuning Wei12232" w:date="2026-08-24T11:12:00Z">
                  <w:rPr>
                    <w:ins w:id="441" w:author="Xuning Wei12232" w:date="2026-08-21T16:10:00Z"/>
                    <w:rFonts w:ascii="Arial" w:eastAsia="Times New Roman" w:hAnsi="Arial" w:cs="Arial"/>
                    <w:sz w:val="20"/>
                    <w:szCs w:val="20"/>
                  </w:rPr>
                </w:rPrChange>
              </w:rPr>
              <w:pPrChange w:id="442" w:author="Xuning Wei12232" w:date="2026-08-21T16:22:00Z">
                <w:pPr>
                  <w:spacing w:beforeLines="50" w:before="120" w:afterLines="50" w:after="120" w:line="360" w:lineRule="auto"/>
                  <w:jc w:val="both"/>
                </w:pPr>
              </w:pPrChange>
            </w:pPr>
            <w:ins w:id="443" w:author="Xuning Wei12232" w:date="2026-08-21T16:20:00Z">
              <w:r w:rsidRPr="00EF3CF2">
                <w:rPr>
                  <w:rFonts w:ascii="Arial" w:eastAsia="Times New Roman" w:hAnsi="Arial" w:cs="Arial"/>
                  <w:b/>
                  <w:sz w:val="18"/>
                  <w:szCs w:val="18"/>
                  <w:rPrChange w:id="444" w:author="Xuning Wei12232" w:date="2026-08-24T11:12:00Z">
                    <w:rPr>
                      <w:rFonts w:ascii="Arial" w:eastAsia="Times New Roman" w:hAnsi="Arial" w:cs="Arial"/>
                      <w:sz w:val="20"/>
                      <w:szCs w:val="20"/>
                    </w:rPr>
                  </w:rPrChange>
                </w:rPr>
                <w:t>The PPQ &amp; Commercial Batches</w:t>
              </w:r>
            </w:ins>
          </w:p>
        </w:tc>
      </w:tr>
      <w:tr w:rsidR="00A0415D" w:rsidRPr="00EF3CF2" w14:paraId="6599D445" w14:textId="77777777" w:rsidTr="006E13E5">
        <w:trPr>
          <w:ins w:id="445" w:author="Xuning Wei12232" w:date="2026-08-21T16:10:00Z"/>
        </w:trPr>
        <w:tc>
          <w:tcPr>
            <w:tcW w:w="1696" w:type="dxa"/>
            <w:vAlign w:val="center"/>
            <w:tcPrChange w:id="446" w:author="Xuning Wei12232" w:date="2026-08-21T16:22:00Z">
              <w:tcPr>
                <w:tcW w:w="2876" w:type="dxa"/>
              </w:tcPr>
            </w:tcPrChange>
          </w:tcPr>
          <w:p w14:paraId="68F08FA9" w14:textId="704D457C" w:rsidR="00A0415D" w:rsidRPr="00EF3CF2" w:rsidRDefault="009853B5">
            <w:pPr>
              <w:spacing w:beforeLines="50" w:before="120" w:afterLines="50" w:after="120"/>
              <w:jc w:val="center"/>
              <w:rPr>
                <w:ins w:id="447" w:author="Xuning Wei12232" w:date="2026-08-21T16:10:00Z"/>
                <w:rFonts w:ascii="Arial" w:hAnsi="Arial" w:cs="Arial"/>
                <w:sz w:val="18"/>
                <w:szCs w:val="18"/>
                <w:rPrChange w:id="448" w:author="Xuning Wei12232" w:date="2026-08-24T11:12:00Z">
                  <w:rPr>
                    <w:ins w:id="449" w:author="Xuning Wei12232" w:date="2026-08-21T16:10:00Z"/>
                    <w:rFonts w:ascii="Arial" w:eastAsia="Times New Roman" w:hAnsi="Arial" w:cs="Arial"/>
                    <w:sz w:val="20"/>
                    <w:szCs w:val="20"/>
                  </w:rPr>
                </w:rPrChange>
              </w:rPr>
              <w:pPrChange w:id="450" w:author="Xuning Wei12232" w:date="2026-08-21T16:22:00Z">
                <w:pPr>
                  <w:spacing w:beforeLines="50" w:before="120" w:afterLines="50" w:after="120" w:line="360" w:lineRule="auto"/>
                  <w:jc w:val="both"/>
                </w:pPr>
              </w:pPrChange>
            </w:pPr>
            <w:ins w:id="451" w:author="Xuning Wei12232" w:date="2026-08-21T16:20:00Z">
              <w:r w:rsidRPr="00EF3CF2">
                <w:rPr>
                  <w:rFonts w:ascii="Arial" w:hAnsi="Arial" w:cs="Arial"/>
                  <w:sz w:val="18"/>
                  <w:szCs w:val="18"/>
                  <w:rPrChange w:id="452" w:author="Xuning Wei12232" w:date="2026-08-24T11:12:00Z">
                    <w:rPr>
                      <w:rFonts w:ascii="Arial" w:hAnsi="Arial" w:cs="Arial"/>
                      <w:sz w:val="20"/>
                      <w:szCs w:val="20"/>
                    </w:rPr>
                  </w:rPrChange>
                </w:rPr>
                <w:t>MOR</w:t>
              </w:r>
            </w:ins>
          </w:p>
        </w:tc>
        <w:tc>
          <w:tcPr>
            <w:tcW w:w="3544" w:type="dxa"/>
            <w:vAlign w:val="center"/>
            <w:tcPrChange w:id="453" w:author="Xuning Wei12232" w:date="2026-08-21T16:22:00Z">
              <w:tcPr>
                <w:tcW w:w="2877" w:type="dxa"/>
              </w:tcPr>
            </w:tcPrChange>
          </w:tcPr>
          <w:p w14:paraId="6FC438CF" w14:textId="449AE22D" w:rsidR="00A0415D" w:rsidRPr="00EF3CF2" w:rsidRDefault="00A0415D">
            <w:pPr>
              <w:spacing w:beforeLines="50" w:before="120" w:afterLines="50" w:after="120"/>
              <w:jc w:val="center"/>
              <w:rPr>
                <w:ins w:id="454" w:author="Xuning Wei12232" w:date="2026-08-21T16:10:00Z"/>
                <w:rFonts w:ascii="Arial" w:eastAsia="Times New Roman" w:hAnsi="Arial" w:cs="Arial"/>
                <w:sz w:val="18"/>
                <w:szCs w:val="18"/>
                <w:rPrChange w:id="455" w:author="Xuning Wei12232" w:date="2026-08-24T11:12:00Z">
                  <w:rPr>
                    <w:ins w:id="456" w:author="Xuning Wei12232" w:date="2026-08-21T16:10:00Z"/>
                    <w:rFonts w:ascii="Arial" w:eastAsia="Times New Roman" w:hAnsi="Arial" w:cs="Arial"/>
                    <w:sz w:val="20"/>
                    <w:szCs w:val="20"/>
                  </w:rPr>
                </w:rPrChange>
              </w:rPr>
              <w:pPrChange w:id="457" w:author="Xuning Wei12232" w:date="2026-08-21T16:22:00Z">
                <w:pPr>
                  <w:spacing w:beforeLines="50" w:before="120" w:afterLines="50" w:after="120" w:line="360" w:lineRule="auto"/>
                  <w:jc w:val="both"/>
                </w:pPr>
              </w:pPrChange>
            </w:pPr>
            <w:ins w:id="458" w:author="Xuning Wei12232" w:date="2026-08-21T16:15:00Z">
              <w:r w:rsidRPr="00EF3CF2">
                <w:rPr>
                  <w:rFonts w:ascii="Arial" w:eastAsia="仿宋_GB2312" w:hAnsi="Arial" w:cs="Arial"/>
                  <w:sz w:val="18"/>
                  <w:szCs w:val="18"/>
                  <w:rPrChange w:id="459" w:author="Xuning Wei12232" w:date="2026-08-24T11:12:00Z">
                    <w:rPr>
                      <w:rFonts w:eastAsia="仿宋_GB2312"/>
                    </w:rPr>
                  </w:rPrChange>
                </w:rPr>
                <w:t>MOR-TJ4140020</w:t>
              </w:r>
              <w:r w:rsidR="001942A3" w:rsidRPr="00EF3CF2">
                <w:rPr>
                  <w:rFonts w:ascii="Arial" w:eastAsia="仿宋_GB2312" w:hAnsi="Arial" w:cs="Arial"/>
                  <w:sz w:val="18"/>
                  <w:szCs w:val="18"/>
                  <w:rPrChange w:id="460" w:author="Xuning Wei12232" w:date="2026-08-24T11:12:00Z">
                    <w:rPr>
                      <w:rFonts w:ascii="Arial" w:eastAsia="仿宋_GB2312" w:hAnsi="Arial" w:cs="Arial"/>
                      <w:sz w:val="20"/>
                      <w:szCs w:val="20"/>
                    </w:rPr>
                  </w:rPrChange>
                </w:rPr>
                <w:t>0</w:t>
              </w:r>
            </w:ins>
            <w:ins w:id="461" w:author="Xuning Wei12232" w:date="2026-08-21T16:28:00Z">
              <w:r w:rsidR="001942A3" w:rsidRPr="00EF3CF2">
                <w:rPr>
                  <w:rFonts w:ascii="Arial" w:eastAsia="仿宋_GB2312" w:hAnsi="Arial" w:cs="Arial"/>
                  <w:sz w:val="18"/>
                  <w:szCs w:val="18"/>
                  <w:rPrChange w:id="462" w:author="Xuning Wei12232" w:date="2026-08-24T11:12:00Z">
                    <w:rPr>
                      <w:rFonts w:ascii="Arial" w:eastAsia="仿宋_GB2312" w:hAnsi="Arial" w:cs="Arial"/>
                      <w:sz w:val="20"/>
                      <w:szCs w:val="20"/>
                    </w:rPr>
                  </w:rPrChange>
                </w:rPr>
                <w:t>2</w:t>
              </w:r>
            </w:ins>
            <w:ins w:id="463" w:author="Xuning Wei12232" w:date="2026-08-21T16:15:00Z">
              <w:r w:rsidRPr="00EF3CF2">
                <w:rPr>
                  <w:rFonts w:ascii="Arial" w:eastAsia="仿宋_GB2312" w:hAnsi="Arial" w:cs="Arial"/>
                  <w:sz w:val="18"/>
                  <w:szCs w:val="18"/>
                  <w:rPrChange w:id="464" w:author="Xuning Wei12232" w:date="2026-08-24T11:12:00Z">
                    <w:rPr>
                      <w:rFonts w:eastAsia="仿宋_GB2312"/>
                    </w:rPr>
                  </w:rPrChange>
                </w:rPr>
                <w:t>.0</w:t>
              </w:r>
              <w:r w:rsidRPr="00EF3CF2">
                <w:rPr>
                  <w:rFonts w:ascii="Arial" w:hAnsi="Arial" w:cs="Arial"/>
                  <w:sz w:val="18"/>
                  <w:szCs w:val="18"/>
                  <w:rPrChange w:id="465" w:author="Xuning Wei12232" w:date="2026-08-24T11:12:00Z">
                    <w:rPr/>
                  </w:rPrChange>
                </w:rPr>
                <w:t>3</w:t>
              </w:r>
            </w:ins>
          </w:p>
        </w:tc>
        <w:tc>
          <w:tcPr>
            <w:tcW w:w="3390" w:type="dxa"/>
            <w:vAlign w:val="center"/>
            <w:tcPrChange w:id="466" w:author="Xuning Wei12232" w:date="2026-08-21T16:22:00Z">
              <w:tcPr>
                <w:tcW w:w="2877" w:type="dxa"/>
              </w:tcPr>
            </w:tcPrChange>
          </w:tcPr>
          <w:p w14:paraId="55C4450D" w14:textId="14C6659D" w:rsidR="00A0415D" w:rsidRPr="00EF3CF2" w:rsidRDefault="001942A3">
            <w:pPr>
              <w:spacing w:beforeLines="50" w:before="120" w:afterLines="50" w:after="120"/>
              <w:jc w:val="center"/>
              <w:rPr>
                <w:ins w:id="467" w:author="Xuning Wei12232" w:date="2026-08-21T16:10:00Z"/>
                <w:rFonts w:ascii="Arial" w:hAnsi="Arial" w:cs="Arial"/>
                <w:sz w:val="18"/>
                <w:szCs w:val="18"/>
                <w:rPrChange w:id="468" w:author="Xuning Wei12232" w:date="2026-08-24T11:12:00Z">
                  <w:rPr>
                    <w:ins w:id="469" w:author="Xuning Wei12232" w:date="2026-08-21T16:10:00Z"/>
                    <w:rFonts w:ascii="Arial" w:eastAsia="Times New Roman" w:hAnsi="Arial" w:cs="Arial"/>
                    <w:sz w:val="20"/>
                    <w:szCs w:val="20"/>
                  </w:rPr>
                </w:rPrChange>
              </w:rPr>
              <w:pPrChange w:id="470" w:author="Xuning Wei12232" w:date="2026-08-21T16:27:00Z">
                <w:pPr>
                  <w:spacing w:beforeLines="50" w:before="120" w:afterLines="50" w:after="120" w:line="360" w:lineRule="auto"/>
                  <w:jc w:val="both"/>
                </w:pPr>
              </w:pPrChange>
            </w:pPr>
            <w:ins w:id="471" w:author="Xuning Wei12232" w:date="2026-08-21T16:27:00Z">
              <w:r w:rsidRPr="00EF3CF2">
                <w:rPr>
                  <w:rFonts w:ascii="Arial" w:eastAsia="仿宋_GB2312" w:hAnsi="Arial" w:cs="Arial"/>
                  <w:sz w:val="18"/>
                  <w:szCs w:val="18"/>
                  <w:rPrChange w:id="472" w:author="Xuning Wei12232" w:date="2026-08-24T11:12:00Z">
                    <w:rPr>
                      <w:rFonts w:ascii="Arial" w:eastAsia="仿宋_GB2312" w:hAnsi="Arial" w:cs="Arial"/>
                      <w:sz w:val="20"/>
                      <w:szCs w:val="20"/>
                    </w:rPr>
                  </w:rPrChange>
                </w:rPr>
                <w:t>MOR-TJ41400200</w:t>
              </w:r>
            </w:ins>
            <w:ins w:id="473" w:author="Xuning Wei12232" w:date="2026-08-21T16:28:00Z">
              <w:r w:rsidRPr="00EF3CF2">
                <w:rPr>
                  <w:rFonts w:ascii="Arial" w:eastAsia="仿宋_GB2312" w:hAnsi="Arial" w:cs="Arial"/>
                  <w:sz w:val="18"/>
                  <w:szCs w:val="18"/>
                  <w:rPrChange w:id="474" w:author="Xuning Wei12232" w:date="2026-08-24T11:12:00Z">
                    <w:rPr>
                      <w:rFonts w:ascii="Arial" w:eastAsia="仿宋_GB2312" w:hAnsi="Arial" w:cs="Arial"/>
                      <w:sz w:val="20"/>
                      <w:szCs w:val="20"/>
                    </w:rPr>
                  </w:rPrChange>
                </w:rPr>
                <w:t>2</w:t>
              </w:r>
            </w:ins>
            <w:ins w:id="475" w:author="Xuning Wei12232" w:date="2026-08-21T16:27:00Z">
              <w:r w:rsidRPr="00EF3CF2">
                <w:rPr>
                  <w:rFonts w:ascii="Arial" w:eastAsia="仿宋_GB2312" w:hAnsi="Arial" w:cs="Arial"/>
                  <w:sz w:val="18"/>
                  <w:szCs w:val="18"/>
                  <w:rPrChange w:id="476" w:author="Xuning Wei12232" w:date="2026-08-24T11:12:00Z">
                    <w:rPr>
                      <w:rFonts w:ascii="Arial" w:eastAsia="仿宋_GB2312" w:hAnsi="Arial" w:cs="Arial"/>
                      <w:sz w:val="20"/>
                      <w:szCs w:val="20"/>
                    </w:rPr>
                  </w:rPrChange>
                </w:rPr>
                <w:t>.0</w:t>
              </w:r>
              <w:r w:rsidRPr="00EF3CF2">
                <w:rPr>
                  <w:rFonts w:ascii="Arial" w:hAnsi="Arial" w:cs="Arial"/>
                  <w:sz w:val="18"/>
                  <w:szCs w:val="18"/>
                  <w:rPrChange w:id="477" w:author="Xuning Wei12232" w:date="2026-08-24T11:12:00Z">
                    <w:rPr>
                      <w:rFonts w:ascii="Arial" w:hAnsi="Arial" w:cs="Arial"/>
                      <w:sz w:val="20"/>
                      <w:szCs w:val="20"/>
                    </w:rPr>
                  </w:rPrChange>
                </w:rPr>
                <w:t>4</w:t>
              </w:r>
            </w:ins>
          </w:p>
        </w:tc>
      </w:tr>
      <w:tr w:rsidR="00A0415D" w:rsidRPr="00EF3CF2" w14:paraId="4A6CFC71" w14:textId="77777777" w:rsidTr="006E13E5">
        <w:trPr>
          <w:ins w:id="478" w:author="Xuning Wei12232" w:date="2026-08-21T16:10:00Z"/>
        </w:trPr>
        <w:tc>
          <w:tcPr>
            <w:tcW w:w="1696" w:type="dxa"/>
            <w:vAlign w:val="center"/>
            <w:tcPrChange w:id="479" w:author="Xuning Wei12232" w:date="2026-08-21T16:22:00Z">
              <w:tcPr>
                <w:tcW w:w="2876" w:type="dxa"/>
              </w:tcPr>
            </w:tcPrChange>
          </w:tcPr>
          <w:p w14:paraId="63BD72BA" w14:textId="7C3E59DF" w:rsidR="00A0415D" w:rsidRPr="00EF3CF2" w:rsidRDefault="009853B5">
            <w:pPr>
              <w:spacing w:beforeLines="50" w:before="120" w:afterLines="50" w:after="120"/>
              <w:jc w:val="center"/>
              <w:rPr>
                <w:ins w:id="480" w:author="Xuning Wei12232" w:date="2026-08-21T16:10:00Z"/>
                <w:rFonts w:ascii="Arial" w:eastAsia="Times New Roman" w:hAnsi="Arial" w:cs="Arial"/>
                <w:sz w:val="18"/>
                <w:szCs w:val="18"/>
                <w:rPrChange w:id="481" w:author="Xuning Wei12232" w:date="2026-08-24T11:12:00Z">
                  <w:rPr>
                    <w:ins w:id="482" w:author="Xuning Wei12232" w:date="2026-08-21T16:10:00Z"/>
                    <w:rFonts w:ascii="Arial" w:eastAsia="Times New Roman" w:hAnsi="Arial" w:cs="Arial"/>
                    <w:sz w:val="20"/>
                    <w:szCs w:val="20"/>
                  </w:rPr>
                </w:rPrChange>
              </w:rPr>
              <w:pPrChange w:id="483" w:author="Xuning Wei12232" w:date="2026-08-21T16:22:00Z">
                <w:pPr>
                  <w:spacing w:beforeLines="50" w:before="120" w:afterLines="50" w:after="120" w:line="360" w:lineRule="auto"/>
                  <w:jc w:val="both"/>
                </w:pPr>
              </w:pPrChange>
            </w:pPr>
            <w:ins w:id="484" w:author="Xuning Wei12232" w:date="2026-08-21T16:20:00Z">
              <w:r w:rsidRPr="00EF3CF2">
                <w:rPr>
                  <w:rFonts w:ascii="Arial" w:hAnsi="Arial" w:cs="Arial"/>
                  <w:sz w:val="18"/>
                  <w:szCs w:val="18"/>
                  <w:lang w:val="en-IE"/>
                  <w:rPrChange w:id="485" w:author="Xuning Wei12232" w:date="2026-08-24T11:12:00Z">
                    <w:rPr>
                      <w:lang w:val="en-IE"/>
                    </w:rPr>
                  </w:rPrChange>
                </w:rPr>
                <w:t>Batch size</w:t>
              </w:r>
            </w:ins>
          </w:p>
        </w:tc>
        <w:tc>
          <w:tcPr>
            <w:tcW w:w="3544" w:type="dxa"/>
            <w:vAlign w:val="center"/>
            <w:tcPrChange w:id="486" w:author="Xuning Wei12232" w:date="2026-08-21T16:22:00Z">
              <w:tcPr>
                <w:tcW w:w="2877" w:type="dxa"/>
              </w:tcPr>
            </w:tcPrChange>
          </w:tcPr>
          <w:p w14:paraId="75E72F05" w14:textId="4A3FC610" w:rsidR="00A0415D" w:rsidRPr="00EF3CF2" w:rsidRDefault="006A6F54">
            <w:pPr>
              <w:spacing w:beforeLines="50" w:before="120" w:afterLines="50" w:after="120"/>
              <w:jc w:val="center"/>
              <w:rPr>
                <w:ins w:id="487" w:author="Xuning Wei12232" w:date="2026-08-21T16:10:00Z"/>
                <w:rFonts w:ascii="Arial" w:eastAsia="Times New Roman" w:hAnsi="Arial" w:cs="Arial"/>
                <w:sz w:val="18"/>
                <w:szCs w:val="18"/>
                <w:rPrChange w:id="488" w:author="Xuning Wei12232" w:date="2026-08-24T11:12:00Z">
                  <w:rPr>
                    <w:ins w:id="489" w:author="Xuning Wei12232" w:date="2026-08-21T16:10:00Z"/>
                    <w:rFonts w:ascii="Arial" w:eastAsia="Times New Roman" w:hAnsi="Arial" w:cs="Arial"/>
                    <w:sz w:val="20"/>
                    <w:szCs w:val="20"/>
                  </w:rPr>
                </w:rPrChange>
              </w:rPr>
              <w:pPrChange w:id="490" w:author="Xuning Wei12232" w:date="2026-08-21T16:22:00Z">
                <w:pPr>
                  <w:spacing w:beforeLines="50" w:before="120" w:afterLines="50" w:after="120" w:line="360" w:lineRule="auto"/>
                  <w:jc w:val="both"/>
                </w:pPr>
              </w:pPrChange>
            </w:pPr>
            <w:ins w:id="491" w:author="Xuning Wei12232" w:date="2026-08-24T21:38:00Z">
              <w:r w:rsidRPr="00EF3CF2">
                <w:rPr>
                  <w:rFonts w:ascii="Arial" w:hAnsi="Arial" w:cs="Arial"/>
                  <w:sz w:val="18"/>
                  <w:szCs w:val="18"/>
                </w:rPr>
                <w:t>9</w:t>
              </w:r>
            </w:ins>
            <w:ins w:id="492" w:author="Xuning Wei12232" w:date="2026-08-21T16:27:00Z">
              <w:r w:rsidRPr="00EF3CF2">
                <w:rPr>
                  <w:rFonts w:ascii="Arial" w:hAnsi="Arial" w:cs="Arial"/>
                  <w:sz w:val="18"/>
                  <w:szCs w:val="18"/>
                </w:rPr>
                <w:t>0 kg - 1</w:t>
              </w:r>
            </w:ins>
            <w:ins w:id="493" w:author="Xuning Wei12232" w:date="2026-08-24T21:39:00Z">
              <w:r w:rsidRPr="00EF3CF2">
                <w:rPr>
                  <w:rFonts w:ascii="Arial" w:hAnsi="Arial" w:cs="Arial"/>
                  <w:sz w:val="18"/>
                  <w:szCs w:val="18"/>
                </w:rPr>
                <w:t>4</w:t>
              </w:r>
            </w:ins>
            <w:ins w:id="494" w:author="Xuning Wei12232" w:date="2026-08-21T16:27:00Z">
              <w:r w:rsidR="001942A3" w:rsidRPr="00EF3CF2">
                <w:rPr>
                  <w:rFonts w:ascii="Arial" w:hAnsi="Arial" w:cs="Arial"/>
                  <w:sz w:val="18"/>
                  <w:szCs w:val="18"/>
                  <w:rPrChange w:id="495" w:author="Xuning Wei12232" w:date="2026-08-24T11:12:00Z">
                    <w:rPr>
                      <w:rFonts w:ascii="Arial" w:hAnsi="Arial" w:cs="Arial"/>
                      <w:sz w:val="20"/>
                      <w:szCs w:val="20"/>
                    </w:rPr>
                  </w:rPrChange>
                </w:rPr>
                <w:t>0 kg</w:t>
              </w:r>
            </w:ins>
          </w:p>
        </w:tc>
        <w:tc>
          <w:tcPr>
            <w:tcW w:w="3390" w:type="dxa"/>
            <w:vAlign w:val="center"/>
            <w:tcPrChange w:id="496" w:author="Xuning Wei12232" w:date="2026-08-21T16:22:00Z">
              <w:tcPr>
                <w:tcW w:w="2877" w:type="dxa"/>
              </w:tcPr>
            </w:tcPrChange>
          </w:tcPr>
          <w:p w14:paraId="4103D0C5" w14:textId="1DE8AF12" w:rsidR="00A0415D" w:rsidRPr="00EF3CF2" w:rsidRDefault="006A6F54">
            <w:pPr>
              <w:spacing w:beforeLines="50" w:before="120" w:afterLines="50" w:after="120"/>
              <w:jc w:val="center"/>
              <w:rPr>
                <w:ins w:id="497" w:author="Xuning Wei12232" w:date="2026-08-21T16:10:00Z"/>
                <w:rFonts w:ascii="Arial" w:eastAsia="Times New Roman" w:hAnsi="Arial" w:cs="Arial"/>
                <w:sz w:val="18"/>
                <w:szCs w:val="18"/>
                <w:rPrChange w:id="498" w:author="Xuning Wei12232" w:date="2026-08-24T11:12:00Z">
                  <w:rPr>
                    <w:ins w:id="499" w:author="Xuning Wei12232" w:date="2026-08-21T16:10:00Z"/>
                    <w:rFonts w:ascii="Arial" w:eastAsia="Times New Roman" w:hAnsi="Arial" w:cs="Arial"/>
                    <w:sz w:val="20"/>
                    <w:szCs w:val="20"/>
                  </w:rPr>
                </w:rPrChange>
              </w:rPr>
              <w:pPrChange w:id="500" w:author="Xuning Wei12232" w:date="2026-08-21T16:22:00Z">
                <w:pPr>
                  <w:spacing w:beforeLines="50" w:before="120" w:afterLines="50" w:after="120" w:line="360" w:lineRule="auto"/>
                  <w:jc w:val="both"/>
                </w:pPr>
              </w:pPrChange>
            </w:pPr>
            <w:ins w:id="501" w:author="Xuning Wei12232" w:date="2026-08-24T21:38:00Z">
              <w:r w:rsidRPr="00EF3CF2">
                <w:rPr>
                  <w:rFonts w:ascii="Times New Roman" w:eastAsia="仿宋_GB2312" w:hAnsi="Times New Roman" w:cs="Times New Roman"/>
                  <w:sz w:val="21"/>
                  <w:szCs w:val="21"/>
                </w:rPr>
                <w:t>67.62 - 154.82</w:t>
              </w:r>
            </w:ins>
          </w:p>
        </w:tc>
      </w:tr>
    </w:tbl>
    <w:p w14:paraId="34B2D473" w14:textId="2A9C137F" w:rsidR="00FE55D0" w:rsidRPr="0075456A" w:rsidDel="000D4FB8" w:rsidRDefault="00FE55D0">
      <w:pPr>
        <w:spacing w:beforeLines="50" w:before="120" w:after="0"/>
        <w:jc w:val="center"/>
        <w:rPr>
          <w:del w:id="502" w:author="Xuning Wei12232" w:date="2026-08-24T11:13:00Z"/>
          <w:rFonts w:ascii="Arial" w:eastAsia="仿宋_GB2312" w:hAnsi="Arial" w:cs="Arial"/>
          <w:i/>
          <w:sz w:val="18"/>
          <w:szCs w:val="20"/>
        </w:rPr>
        <w:pPrChange w:id="503" w:author="Xuning Wei12232" w:date="2026-08-24T21:57:00Z">
          <w:pPr/>
        </w:pPrChange>
      </w:pPr>
    </w:p>
    <w:p w14:paraId="262EEEA0" w14:textId="6AC290BB" w:rsidR="00FE55D0" w:rsidRPr="0075456A" w:rsidRDefault="00FE55D0">
      <w:pPr>
        <w:spacing w:beforeLines="50" w:before="120" w:after="0" w:line="360" w:lineRule="auto"/>
        <w:jc w:val="center"/>
        <w:rPr>
          <w:rFonts w:ascii="Arial" w:eastAsia="Times New Roman" w:hAnsi="Arial" w:cs="Arial"/>
          <w:sz w:val="20"/>
          <w:szCs w:val="20"/>
        </w:rPr>
        <w:pPrChange w:id="504" w:author="Xuning Wei12232" w:date="2026-08-24T21:57:00Z">
          <w:pPr/>
        </w:pPrChange>
      </w:pPr>
      <w:del w:id="505" w:author="Xuning Wei12232" w:date="2026-08-21T16:35:00Z">
        <w:r w:rsidRPr="0075456A" w:rsidDel="00255C7C">
          <w:rPr>
            <w:rFonts w:ascii="Arial" w:eastAsia="Times New Roman" w:hAnsi="Arial" w:cs="Arial"/>
            <w:sz w:val="20"/>
            <w:szCs w:val="20"/>
          </w:rPr>
          <w:br w:type="page"/>
        </w:r>
      </w:del>
      <w:commentRangeStart w:id="506"/>
      <w:commentRangeStart w:id="507"/>
      <w:ins w:id="508" w:author="Xuning Wei12232" w:date="2026-08-24T11:14:00Z">
        <w:r w:rsidR="00FE6644" w:rsidRPr="0075456A">
          <w:rPr>
            <w:rFonts w:ascii="Arial" w:eastAsia="Times New Roman" w:hAnsi="Arial" w:cs="Arial"/>
            <w:b/>
            <w:sz w:val="18"/>
            <w:szCs w:val="18"/>
          </w:rPr>
          <w:t xml:space="preserve">Table </w:t>
        </w:r>
      </w:ins>
      <w:commentRangeEnd w:id="506"/>
      <w:del w:id="509" w:author="Xuning Wei12232" w:date="2026-08-27T09:16:00Z">
        <w:r w:rsidR="006556A2" w:rsidRPr="0075456A" w:rsidDel="00AA7543">
          <w:rPr>
            <w:rStyle w:val="CommentReference"/>
            <w:rFonts w:ascii="Arial" w:eastAsia="Times New Roman" w:hAnsi="Arial" w:cs="Arial"/>
            <w:b/>
            <w:sz w:val="18"/>
            <w:szCs w:val="18"/>
          </w:rPr>
          <w:commentReference w:id="506"/>
        </w:r>
        <w:commentRangeEnd w:id="507"/>
        <w:r w:rsidRPr="0075456A">
          <w:rPr>
            <w:rStyle w:val="CommentReference"/>
          </w:rPr>
          <w:commentReference w:id="507"/>
        </w:r>
      </w:del>
      <w:ins w:id="510" w:author="Xuning Wei12232" w:date="2026-08-27T09:16:00Z">
        <w:r w:rsidR="00AA7543" w:rsidRPr="0075456A">
          <w:rPr>
            <w:rFonts w:ascii="Arial" w:eastAsia="Times New Roman" w:hAnsi="Arial" w:cs="Arial"/>
            <w:b/>
            <w:sz w:val="18"/>
            <w:szCs w:val="18"/>
          </w:rPr>
          <w:t>6:</w:t>
        </w:r>
      </w:ins>
      <w:ins w:id="511" w:author="Xuning Wei12232" w:date="2026-08-24T11:14:00Z">
        <w:r w:rsidR="00FE6644" w:rsidRPr="0075456A">
          <w:rPr>
            <w:b/>
            <w:sz w:val="18"/>
            <w:szCs w:val="18"/>
          </w:rPr>
          <w:t xml:space="preserve"> </w:t>
        </w:r>
        <w:r w:rsidR="00FE6644" w:rsidRPr="0075456A">
          <w:rPr>
            <w:rFonts w:ascii="Arial" w:eastAsia="Times New Roman" w:hAnsi="Arial" w:cs="Arial"/>
            <w:b/>
            <w:sz w:val="18"/>
            <w:szCs w:val="18"/>
          </w:rPr>
          <w:t>The Process Equipment Proposed GAP for Step 2</w:t>
        </w:r>
      </w:ins>
      <w:commentRangeStart w:id="512"/>
      <w:commentRangeStart w:id="513"/>
      <w:commentRangeStart w:id="514"/>
      <w:commentRangeEnd w:id="512"/>
      <w:del w:id="515" w:author="Xuning Wei12232" w:date="2026-08-21T16:35:00Z">
        <w:r w:rsidR="00BA1986" w:rsidRPr="0075456A" w:rsidDel="00255C7C">
          <w:rPr>
            <w:rStyle w:val="CommentReference"/>
            <w:rFonts w:ascii="Arial" w:eastAsia="Times New Roman" w:hAnsi="Arial" w:cs="Arial"/>
            <w:sz w:val="20"/>
            <w:szCs w:val="20"/>
          </w:rPr>
          <w:commentReference w:id="512"/>
        </w:r>
        <w:commentRangeEnd w:id="513"/>
        <w:r w:rsidRPr="0075456A">
          <w:rPr>
            <w:rStyle w:val="CommentReference"/>
          </w:rPr>
          <w:commentReference w:id="513"/>
        </w:r>
        <w:commentRangeEnd w:id="514"/>
        <w:r w:rsidRPr="0075456A">
          <w:rPr>
            <w:rStyle w:val="CommentReference"/>
          </w:rPr>
          <w:commentReference w:id="514"/>
        </w:r>
      </w:del>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59"/>
        <w:gridCol w:w="1227"/>
        <w:gridCol w:w="850"/>
        <w:gridCol w:w="851"/>
        <w:gridCol w:w="850"/>
        <w:gridCol w:w="846"/>
        <w:gridCol w:w="997"/>
        <w:gridCol w:w="1544"/>
      </w:tblGrid>
      <w:tr w:rsidR="0049198D" w:rsidRPr="0075456A" w14:paraId="3FBE3A25"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8D022A"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 Intended Purpose </w:t>
            </w:r>
          </w:p>
        </w:tc>
        <w:tc>
          <w:tcPr>
            <w:tcW w:w="122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98DC8C"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Full Scale non-saleable batch Equipment Code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251D827"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8DE1C39"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ED7832"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PPQ Equipment Code </w:t>
            </w:r>
          </w:p>
        </w:tc>
        <w:tc>
          <w:tcPr>
            <w:tcW w:w="84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28E68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99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C21F854"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E409C6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Comments / GAP Assessment </w:t>
            </w:r>
          </w:p>
        </w:tc>
      </w:tr>
      <w:tr w:rsidR="0049198D" w:rsidRPr="0075456A" w14:paraId="64B3DCC6" w14:textId="77777777" w:rsidTr="0019540D">
        <w:trPr>
          <w:trHeight w:val="300"/>
        </w:trPr>
        <w:tc>
          <w:tcPr>
            <w:tcW w:w="1459" w:type="dxa"/>
            <w:tcBorders>
              <w:top w:val="single" w:sz="6" w:space="0" w:color="AAAAAA"/>
              <w:left w:val="single" w:sz="6" w:space="0" w:color="AAAAAA"/>
              <w:bottom w:val="single" w:sz="4" w:space="0" w:color="000000" w:themeColor="text1"/>
              <w:right w:val="single" w:sz="6" w:space="0" w:color="AAAAAA"/>
            </w:tcBorders>
            <w:shd w:val="clear" w:color="auto" w:fill="FFFFFF"/>
            <w:vAlign w:val="center"/>
            <w:hideMark/>
          </w:tcPr>
          <w:p w14:paraId="7FC985F6" w14:textId="299B713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neutralization solution &amp; brine</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253D7A" w14:textId="7207228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B46F20" w14:textId="1ECD88A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16"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17F790" w14:textId="1811544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814074" w14:textId="299FFFE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C9286C5" w14:textId="2719A6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17"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490B3B" w14:textId="00C0F47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940C435" w14:textId="0643E46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324451A8" w14:textId="77777777" w:rsidTr="0019540D">
        <w:trPr>
          <w:trHeight w:val="300"/>
        </w:trPr>
        <w:tc>
          <w:tcPr>
            <w:tcW w:w="1459" w:type="dxa"/>
            <w:tcBorders>
              <w:top w:val="single" w:sz="4" w:space="0" w:color="000000" w:themeColor="text1"/>
              <w:left w:val="single" w:sz="6" w:space="0" w:color="AAAAAA"/>
              <w:bottom w:val="single" w:sz="4" w:space="0" w:color="000000" w:themeColor="text1"/>
              <w:right w:val="single" w:sz="6" w:space="0" w:color="AAAAAA"/>
            </w:tcBorders>
            <w:vAlign w:val="center"/>
            <w:hideMark/>
          </w:tcPr>
          <w:p w14:paraId="6329889F" w14:textId="27C794F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cleavage  solution</w:t>
            </w:r>
          </w:p>
        </w:tc>
        <w:tc>
          <w:tcPr>
            <w:tcW w:w="1227" w:type="dxa"/>
            <w:tcBorders>
              <w:top w:val="single" w:sz="6" w:space="0" w:color="AAAAAA"/>
              <w:left w:val="single" w:sz="6" w:space="0" w:color="AAAAAA"/>
              <w:bottom w:val="single" w:sz="6" w:space="0" w:color="AAAAAA"/>
              <w:right w:val="single" w:sz="6" w:space="0" w:color="AAAAAA"/>
            </w:tcBorders>
            <w:vAlign w:val="center"/>
            <w:hideMark/>
          </w:tcPr>
          <w:p w14:paraId="4B6B1CCB" w14:textId="01D8FAD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673C7A33" w14:textId="79C526C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18"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1628EA4B" w14:textId="4A1A09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3AB10B13" w14:textId="2789D5B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46" w:type="dxa"/>
            <w:tcBorders>
              <w:top w:val="single" w:sz="6" w:space="0" w:color="AAAAAA"/>
              <w:left w:val="single" w:sz="6" w:space="0" w:color="AAAAAA"/>
              <w:bottom w:val="single" w:sz="6" w:space="0" w:color="AAAAAA"/>
              <w:right w:val="single" w:sz="6" w:space="0" w:color="AAAAAA"/>
            </w:tcBorders>
            <w:vAlign w:val="center"/>
            <w:hideMark/>
          </w:tcPr>
          <w:p w14:paraId="3502AAD9" w14:textId="109C758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19"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vAlign w:val="center"/>
            <w:hideMark/>
          </w:tcPr>
          <w:p w14:paraId="42612398" w14:textId="1860076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239F531D"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72E1EFDC" w14:textId="77777777" w:rsidTr="0019540D">
        <w:trPr>
          <w:trHeight w:val="300"/>
        </w:trPr>
        <w:tc>
          <w:tcPr>
            <w:tcW w:w="1459" w:type="dxa"/>
            <w:tcBorders>
              <w:top w:val="single" w:sz="4" w:space="0" w:color="000000" w:themeColor="text1"/>
              <w:left w:val="single" w:sz="6" w:space="0" w:color="AAAAAA"/>
              <w:bottom w:val="single" w:sz="6" w:space="0" w:color="AAAAAA"/>
              <w:right w:val="single" w:sz="6" w:space="0" w:color="AAAAAA"/>
            </w:tcBorders>
            <w:shd w:val="clear" w:color="auto" w:fill="FFFFFF"/>
            <w:vAlign w:val="center"/>
          </w:tcPr>
          <w:p w14:paraId="01FD76DF" w14:textId="008BD10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Cleavage &amp; Filtration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3C5FE82" w14:textId="16EA033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C1B599" w14:textId="022CD95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0"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605611" w14:textId="3073F6F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proofErr w:type="spellStart"/>
            <w:r w:rsidR="0019540D" w:rsidRPr="0075456A">
              <w:rPr>
                <w:rFonts w:ascii="Arial" w:hAnsi="Arial" w:cs="Arial"/>
                <w:sz w:val="18"/>
                <w:szCs w:val="18"/>
              </w:rPr>
              <w:t>Hastelloy</w:t>
            </w:r>
            <w:proofErr w:type="spellEnd"/>
            <w:r w:rsidR="0019540D" w:rsidRPr="0075456A">
              <w:rPr>
                <w:rFonts w:ascii="Arial" w:hAnsi="Arial" w:cs="Arial"/>
                <w:sz w:val="18"/>
                <w:szCs w:val="18"/>
              </w:rPr>
              <w:t xml:space="preserve"> </w:t>
            </w:r>
            <w:r w:rsidRPr="0075456A">
              <w:rPr>
                <w:rFonts w:ascii="Arial" w:hAnsi="Arial" w:cs="Arial"/>
                <w:sz w:val="18"/>
                <w:szCs w:val="18"/>
              </w:rPr>
              <w:t>C-22</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D2BFD1" w14:textId="10F309A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5156F25" w14:textId="3BF8A02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1"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55BD73" w14:textId="0922A0D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proofErr w:type="spellStart"/>
            <w:r w:rsidR="0019540D" w:rsidRPr="0075456A">
              <w:rPr>
                <w:rFonts w:ascii="Arial" w:hAnsi="Arial" w:cs="Arial"/>
                <w:sz w:val="18"/>
                <w:szCs w:val="18"/>
              </w:rPr>
              <w:t>Hastelloy</w:t>
            </w:r>
            <w:proofErr w:type="spellEnd"/>
            <w:r w:rsidR="0019540D" w:rsidRPr="0075456A">
              <w:rPr>
                <w:rFonts w:ascii="Arial" w:hAnsi="Arial" w:cs="Arial"/>
                <w:sz w:val="18"/>
                <w:szCs w:val="18"/>
              </w:rPr>
              <w:t xml:space="preserve"> </w:t>
            </w:r>
            <w:r w:rsidRPr="0075456A">
              <w:rPr>
                <w:rFonts w:ascii="Arial" w:hAnsi="Arial" w:cs="Arial"/>
                <w:sz w:val="18"/>
                <w:szCs w:val="18"/>
              </w:rPr>
              <w:t>C-22</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E51CAE8"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5BDF2592"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0BBB2FF" w14:textId="12B76A5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Neutralization &amp; washing &amp; Concentration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EC604" w14:textId="06BF03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8F5813" w14:textId="0F1A582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22"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32BBD4" w14:textId="3FCFAEC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95C6F35" w14:textId="2FDD96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A23311F" w14:textId="1A63BC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23"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3206F8B" w14:textId="60868BC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63F5F1" w14:textId="6D3E320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2CC63F8E"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AB1382B" w14:textId="78E9813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Precipitation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49334" w14:textId="6A7AA6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F4FF39A" w14:textId="1451CFA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24"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414040" w14:textId="061D260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74AA0E7" w14:textId="6CE2F11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50BACF7" w14:textId="0CF6D75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25"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F73AB3" w14:textId="0C63261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693BCFE" w14:textId="2D50F0E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0D543471"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6E02585" w14:textId="2B213C0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Filter &amp; Dry</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00C31F6" w14:textId="241E31C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EE5919D" w14:textId="10E1BAE2"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w:t>
            </w:r>
            <w:r w:rsidR="001A2509" w:rsidRPr="0075456A">
              <w:rPr>
                <w:rFonts w:ascii="Arial" w:hAnsi="Arial" w:cs="Arial"/>
                <w:sz w:val="18"/>
                <w:szCs w:val="18"/>
              </w:rPr>
              <w:t xml:space="preserve">2000 </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8103FC7" w14:textId="7CD03E9A" w:rsidR="001A2509" w:rsidRPr="0075456A" w:rsidRDefault="0049198D" w:rsidP="0049198D">
            <w:pPr>
              <w:spacing w:after="0" w:line="240" w:lineRule="auto"/>
              <w:jc w:val="both"/>
              <w:rPr>
                <w:rFonts w:ascii="Arial" w:hAnsi="Arial" w:cs="Arial"/>
                <w:sz w:val="18"/>
                <w:szCs w:val="18"/>
              </w:rPr>
            </w:pPr>
            <w:proofErr w:type="spellStart"/>
            <w:r w:rsidRPr="0075456A">
              <w:rPr>
                <w:rFonts w:ascii="Arial" w:hAnsi="Arial" w:cs="Arial"/>
                <w:sz w:val="18"/>
                <w:szCs w:val="18"/>
              </w:rPr>
              <w:t>Hastelloy</w:t>
            </w:r>
            <w:proofErr w:type="spellEnd"/>
            <w:r w:rsidRPr="0075456A">
              <w:rPr>
                <w:rFonts w:ascii="Arial" w:hAnsi="Arial" w:cs="Arial"/>
                <w:sz w:val="18"/>
                <w:szCs w:val="18"/>
              </w:rPr>
              <w:t xml:space="preserve"> </w:t>
            </w:r>
            <w:r>
              <w:rPr>
                <w:rFonts w:ascii="Arial" w:hAnsi="Arial" w:cs="Arial"/>
                <w:sz w:val="18"/>
                <w:szCs w:val="18"/>
              </w:rPr>
              <w:br/>
            </w:r>
            <w:r w:rsidR="001A2509" w:rsidRPr="0075456A">
              <w:rPr>
                <w:rFonts w:ascii="Arial" w:hAnsi="Arial" w:cs="Arial"/>
                <w:sz w:val="18"/>
                <w:szCs w:val="18"/>
              </w:rPr>
              <w:t>C-276</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26B85FE" w14:textId="3208BFB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002CCD" w14:textId="46F7580B"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DN2000</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BC391E9" w14:textId="317403C1" w:rsidR="001A2509" w:rsidRPr="0075456A" w:rsidRDefault="0049198D" w:rsidP="004E0322">
            <w:pPr>
              <w:spacing w:after="0" w:line="240" w:lineRule="auto"/>
              <w:rPr>
                <w:rFonts w:ascii="Arial" w:hAnsi="Arial" w:cs="Arial"/>
                <w:sz w:val="18"/>
                <w:szCs w:val="18"/>
              </w:rPr>
            </w:pPr>
            <w:proofErr w:type="spellStart"/>
            <w:r w:rsidRPr="0075456A">
              <w:rPr>
                <w:rFonts w:ascii="Arial" w:hAnsi="Arial" w:cs="Arial"/>
                <w:sz w:val="18"/>
                <w:szCs w:val="18"/>
              </w:rPr>
              <w:t>Hastelloy</w:t>
            </w:r>
            <w:proofErr w:type="spellEnd"/>
            <w:r w:rsidRPr="0075456A">
              <w:rPr>
                <w:rFonts w:ascii="Arial" w:hAnsi="Arial" w:cs="Arial"/>
                <w:sz w:val="18"/>
                <w:szCs w:val="18"/>
              </w:rPr>
              <w:t xml:space="preserve"> </w:t>
            </w:r>
            <w:r w:rsidR="0019540D">
              <w:rPr>
                <w:rFonts w:ascii="Arial" w:hAnsi="Arial" w:cs="Arial"/>
                <w:sz w:val="18"/>
                <w:szCs w:val="18"/>
              </w:rPr>
              <w:br/>
            </w:r>
            <w:r w:rsidR="001A2509" w:rsidRPr="0075456A">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8C15E87" w14:textId="15360B6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bl>
    <w:p w14:paraId="0AB390DF" w14:textId="65BCD981" w:rsidR="001C689D" w:rsidRPr="0075456A" w:rsidRDefault="001C689D" w:rsidP="00D35015">
      <w:pPr>
        <w:rPr>
          <w:rFonts w:ascii="Arial" w:hAnsi="Arial" w:cs="Arial"/>
          <w:sz w:val="18"/>
          <w:szCs w:val="18"/>
        </w:rPr>
      </w:pPr>
      <w:r w:rsidRPr="0075456A">
        <w:rPr>
          <w:rFonts w:ascii="Arial" w:hAnsi="Arial" w:cs="Arial"/>
          <w:sz w:val="18"/>
          <w:szCs w:val="18"/>
        </w:rPr>
        <w:t> * MOC = Mat</w:t>
      </w:r>
      <w:r w:rsidR="00AD00A8" w:rsidRPr="0075456A">
        <w:rPr>
          <w:rFonts w:ascii="Arial" w:hAnsi="Arial" w:cs="Arial"/>
          <w:sz w:val="18"/>
          <w:szCs w:val="18"/>
        </w:rPr>
        <w:t xml:space="preserve">erial of Construction </w:t>
      </w:r>
      <w:r w:rsidRPr="0075456A">
        <w:rPr>
          <w:rFonts w:ascii="Arial" w:hAnsi="Arial" w:cs="Arial"/>
          <w:sz w:val="18"/>
          <w:szCs w:val="18"/>
        </w:rPr>
        <w:t xml:space="preserve">  </w:t>
      </w:r>
      <w:r w:rsidR="0017151E" w:rsidRPr="0075456A">
        <w:rPr>
          <w:rFonts w:ascii="Arial" w:hAnsi="Arial" w:cs="Arial"/>
          <w:sz w:val="18"/>
          <w:szCs w:val="18"/>
        </w:rPr>
        <w:t>C-276</w:t>
      </w:r>
      <w:r w:rsidRPr="0075456A">
        <w:rPr>
          <w:rFonts w:ascii="Arial" w:hAnsi="Arial" w:cs="Arial"/>
          <w:sz w:val="18"/>
          <w:szCs w:val="18"/>
        </w:rPr>
        <w:t xml:space="preserve"> = </w:t>
      </w:r>
      <w:proofErr w:type="spellStart"/>
      <w:r w:rsidR="0017151E" w:rsidRPr="0075456A">
        <w:rPr>
          <w:rFonts w:ascii="Arial" w:hAnsi="Arial" w:cs="Arial"/>
          <w:sz w:val="18"/>
          <w:szCs w:val="18"/>
        </w:rPr>
        <w:t>Hastelloy</w:t>
      </w:r>
      <w:proofErr w:type="spellEnd"/>
      <w:r w:rsidR="0017151E" w:rsidRPr="0075456A">
        <w:rPr>
          <w:rFonts w:ascii="Arial" w:hAnsi="Arial" w:cs="Arial"/>
          <w:sz w:val="18"/>
          <w:szCs w:val="18"/>
        </w:rPr>
        <w:t xml:space="preserve"> C-276</w:t>
      </w:r>
      <w:r w:rsidR="00AD00A8" w:rsidRPr="0075456A">
        <w:rPr>
          <w:rFonts w:ascii="Arial" w:hAnsi="Arial" w:cs="Arial"/>
          <w:sz w:val="18"/>
          <w:szCs w:val="18"/>
        </w:rPr>
        <w:t xml:space="preserve">  </w:t>
      </w:r>
      <w:r w:rsidR="00071B12" w:rsidRPr="0075456A">
        <w:rPr>
          <w:rFonts w:ascii="Arial" w:hAnsi="Arial" w:cs="Arial"/>
          <w:sz w:val="18"/>
          <w:szCs w:val="18"/>
        </w:rPr>
        <w:t xml:space="preserve"> C-22</w:t>
      </w:r>
      <w:r w:rsidRPr="0075456A">
        <w:rPr>
          <w:rFonts w:ascii="Arial" w:hAnsi="Arial" w:cs="Arial"/>
          <w:sz w:val="18"/>
          <w:szCs w:val="18"/>
        </w:rPr>
        <w:t xml:space="preserve"> = </w:t>
      </w:r>
      <w:proofErr w:type="spellStart"/>
      <w:r w:rsidR="00071B12" w:rsidRPr="0075456A">
        <w:rPr>
          <w:rFonts w:ascii="Arial" w:hAnsi="Arial" w:cs="Arial"/>
          <w:sz w:val="18"/>
          <w:szCs w:val="18"/>
        </w:rPr>
        <w:t>Hastelloy</w:t>
      </w:r>
      <w:proofErr w:type="spellEnd"/>
      <w:r w:rsidR="00071B12" w:rsidRPr="0075456A">
        <w:rPr>
          <w:rFonts w:ascii="Arial" w:hAnsi="Arial" w:cs="Arial"/>
          <w:sz w:val="18"/>
          <w:szCs w:val="18"/>
        </w:rPr>
        <w:t xml:space="preserve"> C-22</w:t>
      </w:r>
    </w:p>
    <w:p w14:paraId="6D1DEC31" w14:textId="72A169D9" w:rsidR="001C0CB0" w:rsidRPr="0075456A" w:rsidRDefault="00044F80" w:rsidP="00E74925">
      <w:pPr>
        <w:spacing w:beforeLines="50" w:before="120" w:afterLines="50" w:after="120" w:line="360" w:lineRule="auto"/>
        <w:contextualSpacing/>
        <w:jc w:val="both"/>
        <w:rPr>
          <w:rFonts w:ascii="Arial" w:hAnsi="Arial" w:cs="Arial"/>
          <w:sz w:val="20"/>
          <w:szCs w:val="20"/>
        </w:rPr>
        <w:sectPr w:rsidR="001C0CB0" w:rsidRPr="0075456A" w:rsidSect="00297E80">
          <w:headerReference w:type="default" r:id="rId21"/>
          <w:pgSz w:w="12240" w:h="15840"/>
          <w:pgMar w:top="1440" w:right="1800" w:bottom="1440" w:left="1800" w:header="890" w:footer="720" w:gutter="0"/>
          <w:cols w:space="720"/>
          <w:docGrid w:linePitch="360"/>
        </w:sectPr>
      </w:pPr>
      <w:r w:rsidRPr="0075456A">
        <w:rPr>
          <w:rFonts w:ascii="Arial" w:hAnsi="Arial" w:cs="Arial"/>
          <w:b/>
          <w:sz w:val="20"/>
          <w:szCs w:val="20"/>
        </w:rPr>
        <w:t>C</w:t>
      </w:r>
      <w:r w:rsidR="001C689D" w:rsidRPr="0075456A">
        <w:rPr>
          <w:rFonts w:ascii="Arial" w:hAnsi="Arial" w:cs="Arial"/>
          <w:b/>
          <w:sz w:val="20"/>
          <w:szCs w:val="20"/>
        </w:rPr>
        <w:t>onclusion:</w:t>
      </w:r>
      <w:r w:rsidR="00DE75BB" w:rsidRPr="00B34233">
        <w:rPr>
          <w:rFonts w:ascii="Arial" w:hAnsi="Arial" w:cs="Arial"/>
          <w:sz w:val="21"/>
          <w:szCs w:val="21"/>
        </w:rPr>
        <w:t xml:space="preserve"> </w:t>
      </w:r>
      <w:ins w:id="526" w:author="Xuning Wei12232" w:date="2026-08-24T21:45:00Z">
        <w:r w:rsidR="006A2144" w:rsidRPr="00B34233">
          <w:rPr>
            <w:rFonts w:ascii="Arial" w:hAnsi="Arial" w:cs="Arial"/>
            <w:sz w:val="21"/>
            <w:szCs w:val="21"/>
            <w:rPrChange w:id="527" w:author="Xuning Wei12232" w:date="2026-08-24T21:46:00Z">
              <w:rPr>
                <w:rFonts w:ascii="Arial" w:hAnsi="Arial" w:cs="Arial"/>
                <w:color w:val="000000" w:themeColor="text1"/>
                <w:sz w:val="20"/>
                <w:szCs w:val="20"/>
              </w:rPr>
            </w:rPrChange>
          </w:rPr>
          <w:t>The input rang</w:t>
        </w:r>
      </w:ins>
      <w:r w:rsidR="0045688E">
        <w:rPr>
          <w:rFonts w:ascii="Arial" w:hAnsi="Arial" w:cs="Arial"/>
          <w:sz w:val="21"/>
          <w:szCs w:val="21"/>
        </w:rPr>
        <w:t>e</w:t>
      </w:r>
      <w:ins w:id="528" w:author="Xuning Wei12232" w:date="2026-08-24T21:45:00Z">
        <w:r w:rsidR="006A2144" w:rsidRPr="00B34233">
          <w:rPr>
            <w:rFonts w:ascii="Arial" w:hAnsi="Arial" w:cs="Arial"/>
            <w:sz w:val="21"/>
            <w:szCs w:val="21"/>
            <w:rPrChange w:id="529" w:author="Xuning Wei12232" w:date="2026-08-24T21:46:00Z">
              <w:rPr>
                <w:rFonts w:ascii="Arial" w:hAnsi="Arial" w:cs="Arial"/>
                <w:color w:val="000000" w:themeColor="text1"/>
                <w:sz w:val="20"/>
                <w:szCs w:val="20"/>
              </w:rPr>
            </w:rPrChange>
          </w:rPr>
          <w:t xml:space="preserve"> of Step 2 shall be adjusted based on equipment suitability.</w:t>
        </w:r>
      </w:ins>
      <w:ins w:id="530" w:author="Xuning Wei12232" w:date="2026-08-24T21:43:00Z">
        <w:r w:rsidR="00F02AC2" w:rsidRPr="00B34233">
          <w:rPr>
            <w:rFonts w:ascii="Arial" w:hAnsi="Arial" w:cs="Arial"/>
            <w:sz w:val="21"/>
            <w:szCs w:val="21"/>
          </w:rPr>
          <w:t xml:space="preserve"> </w:t>
        </w:r>
      </w:ins>
      <w:ins w:id="531" w:author="Xuning Wei12232" w:date="2026-08-24T21:58:00Z">
        <w:r w:rsidR="00F02AC2" w:rsidRPr="00B34233">
          <w:rPr>
            <w:rFonts w:ascii="Arial" w:hAnsi="Arial" w:cs="Arial"/>
            <w:sz w:val="21"/>
            <w:szCs w:val="21"/>
          </w:rPr>
          <w:t>And</w:t>
        </w:r>
      </w:ins>
      <w:ins w:id="532" w:author="Xuning Wei12232" w:date="2026-08-24T21:43:00Z">
        <w:r w:rsidR="008334DD" w:rsidRPr="00B34233">
          <w:rPr>
            <w:rFonts w:ascii="Arial" w:hAnsi="Arial" w:cs="Arial"/>
            <w:sz w:val="21"/>
            <w:szCs w:val="21"/>
            <w:rPrChange w:id="533" w:author="Xuning Wei12232" w:date="2026-08-24T21:46:00Z">
              <w:rPr>
                <w:rFonts w:ascii="Arial" w:hAnsi="Arial" w:cs="Arial"/>
                <w:color w:val="000000" w:themeColor="text1"/>
                <w:sz w:val="20"/>
                <w:szCs w:val="20"/>
              </w:rPr>
            </w:rPrChange>
          </w:rPr>
          <w:t xml:space="preserve"> the batch</w:t>
        </w:r>
        <w:r w:rsidR="008334DD" w:rsidRPr="00B34233">
          <w:rPr>
            <w:rFonts w:ascii="Cambria Math" w:hAnsi="Cambria Math" w:cs="Cambria Math"/>
            <w:sz w:val="21"/>
            <w:szCs w:val="21"/>
            <w:rPrChange w:id="534" w:author="Xuning Wei12232" w:date="2026-08-24T21:46:00Z">
              <w:rPr>
                <w:rFonts w:ascii="Cambria Math" w:hAnsi="Cambria Math" w:cs="Cambria Math"/>
                <w:color w:val="000000" w:themeColor="text1"/>
                <w:sz w:val="20"/>
                <w:szCs w:val="20"/>
              </w:rPr>
            </w:rPrChange>
          </w:rPr>
          <w:t>‑</w:t>
        </w:r>
        <w:r w:rsidR="008334DD" w:rsidRPr="00B34233">
          <w:rPr>
            <w:rFonts w:ascii="Arial" w:hAnsi="Arial" w:cs="Arial"/>
            <w:sz w:val="21"/>
            <w:szCs w:val="21"/>
            <w:rPrChange w:id="535" w:author="Xuning Wei12232" w:date="2026-08-24T21:46:00Z">
              <w:rPr>
                <w:rFonts w:ascii="Arial" w:hAnsi="Arial" w:cs="Arial"/>
                <w:color w:val="000000" w:themeColor="text1"/>
                <w:sz w:val="20"/>
                <w:szCs w:val="20"/>
              </w:rPr>
            </w:rPrChange>
          </w:rPr>
          <w:t>size value has been revised with an expanded range.</w:t>
        </w:r>
        <w:r w:rsidR="008334DD" w:rsidRPr="00B34233">
          <w:rPr>
            <w:rFonts w:ascii="Arial" w:hAnsi="Arial" w:cs="Arial"/>
            <w:sz w:val="21"/>
            <w:szCs w:val="21"/>
          </w:rPr>
          <w:t xml:space="preserve"> </w:t>
        </w:r>
      </w:ins>
      <w:r w:rsidR="0019540D" w:rsidRPr="00B34233">
        <w:rPr>
          <w:rFonts w:ascii="Arial" w:hAnsi="Arial" w:cs="Arial"/>
          <w:sz w:val="21"/>
          <w:szCs w:val="21"/>
        </w:rPr>
        <w:t xml:space="preserve">Although the ESA report has not yet been finalized, given that the equipment used for Full scale non saleable batches and PPQ batches is identical, and its parameters meet process requirements, the residual risk associated with any outstanding ESA activities is low. </w:t>
      </w:r>
      <w:r w:rsidR="00DE75BB" w:rsidRPr="00B34233">
        <w:rPr>
          <w:rFonts w:ascii="Arial" w:hAnsi="Arial" w:cs="Arial"/>
          <w:sz w:val="21"/>
          <w:szCs w:val="21"/>
        </w:rPr>
        <w:t>The equipment remains identical; no gaps exist.</w:t>
      </w:r>
      <w:r w:rsidR="001C689D" w:rsidRPr="00B34233">
        <w:rPr>
          <w:rFonts w:ascii="Arial" w:hAnsi="Arial" w:cs="Arial"/>
          <w:sz w:val="21"/>
          <w:szCs w:val="21"/>
        </w:rPr>
        <w:t xml:space="preserve"> </w:t>
      </w:r>
      <w:r w:rsidR="00DE75BB" w:rsidRPr="00B34233">
        <w:rPr>
          <w:rFonts w:ascii="Arial" w:hAnsi="Arial" w:cs="Arial"/>
          <w:sz w:val="21"/>
          <w:szCs w:val="21"/>
        </w:rPr>
        <w:t>R</w:t>
      </w:r>
      <w:r w:rsidR="001C689D" w:rsidRPr="00B34233">
        <w:rPr>
          <w:rFonts w:ascii="Arial" w:hAnsi="Arial" w:cs="Arial"/>
          <w:sz w:val="21"/>
          <w:szCs w:val="21"/>
        </w:rPr>
        <w:t>eference the Equipment Suitability Assessment report (</w:t>
      </w:r>
      <w:r w:rsidR="001A2509" w:rsidRPr="00B34233">
        <w:rPr>
          <w:rFonts w:ascii="Arial" w:hAnsi="Arial" w:cs="Arial"/>
          <w:sz w:val="21"/>
          <w:szCs w:val="21"/>
        </w:rPr>
        <w:t>RA-</w:t>
      </w:r>
      <w:del w:id="536" w:author="Johan Granander" w:date="2026-08-07T12:02:00Z">
        <w:r w:rsidR="001A2509" w:rsidRPr="00B34233" w:rsidDel="00E75399">
          <w:rPr>
            <w:rFonts w:ascii="Arial" w:hAnsi="Arial" w:cs="Arial"/>
            <w:sz w:val="21"/>
            <w:szCs w:val="21"/>
          </w:rPr>
          <w:delText xml:space="preserve"> </w:delText>
        </w:r>
      </w:del>
      <w:r w:rsidR="001A2509" w:rsidRPr="00B34233">
        <w:rPr>
          <w:rFonts w:ascii="Arial" w:hAnsi="Arial" w:cs="Arial"/>
          <w:sz w:val="21"/>
          <w:szCs w:val="21"/>
        </w:rPr>
        <w:t>1400200302</w:t>
      </w:r>
      <w:r w:rsidR="001C689D" w:rsidRPr="00B34233">
        <w:rPr>
          <w:rFonts w:ascii="Arial" w:hAnsi="Arial" w:cs="Arial"/>
          <w:sz w:val="21"/>
          <w:szCs w:val="21"/>
        </w:rPr>
        <w:t>01.01).</w:t>
      </w:r>
    </w:p>
    <w:p w14:paraId="54013410" w14:textId="77777777" w:rsidR="005A4DDF" w:rsidRPr="0019540D" w:rsidRDefault="005A4DDF" w:rsidP="00F64FB5">
      <w:pPr>
        <w:pStyle w:val="2"/>
        <w:spacing w:beforeLines="10" w:before="24" w:afterLines="10" w:after="24" w:line="360" w:lineRule="auto"/>
        <w:contextualSpacing/>
        <w:rPr>
          <w:rFonts w:ascii="Arial" w:eastAsia="Times New Roman" w:hAnsi="Arial" w:cs="Arial"/>
          <w:sz w:val="21"/>
          <w:szCs w:val="21"/>
        </w:rPr>
      </w:pPr>
      <w:bookmarkStart w:id="537" w:name="_Toc244012612"/>
      <w:r w:rsidRPr="0019540D">
        <w:rPr>
          <w:rFonts w:ascii="Arial" w:eastAsia="Times New Roman" w:hAnsi="Arial" w:cs="Arial"/>
          <w:sz w:val="21"/>
          <w:szCs w:val="21"/>
        </w:rPr>
        <w:lastRenderedPageBreak/>
        <w:t>3.4 Specifications and Analytical Methods</w:t>
      </w:r>
      <w:bookmarkEnd w:id="537"/>
      <w:r w:rsidRPr="0019540D">
        <w:rPr>
          <w:rFonts w:ascii="Arial" w:eastAsia="Times New Roman" w:hAnsi="Arial" w:cs="Arial"/>
          <w:sz w:val="21"/>
          <w:szCs w:val="21"/>
        </w:rPr>
        <w:t> </w:t>
      </w:r>
    </w:p>
    <w:p w14:paraId="4D3722C0" w14:textId="545BC8FC" w:rsidR="005A4DDF" w:rsidRPr="0019540D" w:rsidRDefault="009B3189" w:rsidP="004C28FA">
      <w:pPr>
        <w:outlineLvl w:val="2"/>
        <w:rPr>
          <w:b/>
          <w:sz w:val="21"/>
          <w:szCs w:val="21"/>
          <w:rPrChange w:id="538" w:author="Yu Lin Zhao" w:date="2026-08-01T11:20:00Z">
            <w:rPr>
              <w:rFonts w:ascii="Arial" w:eastAsia="Times New Roman" w:hAnsi="Arial" w:cs="Arial"/>
              <w:b/>
              <w:bCs/>
              <w:color w:val="404040"/>
              <w:sz w:val="18"/>
              <w:szCs w:val="18"/>
            </w:rPr>
          </w:rPrChange>
        </w:rPr>
      </w:pPr>
      <w:bookmarkStart w:id="539" w:name="_Toc244012613"/>
      <w:r w:rsidRPr="0019540D">
        <w:rPr>
          <w:b/>
          <w:sz w:val="21"/>
          <w:szCs w:val="21"/>
          <w:rPrChange w:id="540" w:author="Yu Lin Zhao" w:date="2026-08-01T11:20:00Z">
            <w:rPr>
              <w:rFonts w:ascii="Arial" w:eastAsia="Times New Roman" w:hAnsi="Arial" w:cs="Arial"/>
              <w:bCs/>
              <w:color w:val="404040"/>
              <w:sz w:val="18"/>
              <w:szCs w:val="18"/>
            </w:rPr>
          </w:rPrChange>
        </w:rPr>
        <w:t>3.4.1</w:t>
      </w:r>
      <w:r w:rsidR="005A4DDF" w:rsidRPr="0019540D">
        <w:rPr>
          <w:b/>
          <w:sz w:val="21"/>
          <w:szCs w:val="21"/>
          <w:rPrChange w:id="541" w:author="Yu Lin Zhao" w:date="2026-08-01T11:20:00Z">
            <w:rPr>
              <w:rFonts w:ascii="Arial" w:eastAsia="Times New Roman" w:hAnsi="Arial" w:cs="Arial"/>
              <w:bCs/>
              <w:color w:val="404040"/>
              <w:sz w:val="18"/>
              <w:szCs w:val="18"/>
            </w:rPr>
          </w:rPrChange>
        </w:rPr>
        <w:t xml:space="preserve"> </w:t>
      </w:r>
      <w:r w:rsidR="005A4DDF" w:rsidRPr="0019540D">
        <w:rPr>
          <w:rFonts w:ascii="Arial" w:hAnsi="Arial" w:cs="Arial"/>
          <w:b/>
          <w:sz w:val="21"/>
          <w:szCs w:val="21"/>
          <w:rPrChange w:id="542" w:author="Yu Lin Zhao" w:date="2026-08-01T11:20:00Z">
            <w:rPr>
              <w:rFonts w:ascii="Arial" w:eastAsia="Times New Roman" w:hAnsi="Arial" w:cs="Arial"/>
              <w:bCs/>
              <w:color w:val="404040"/>
              <w:sz w:val="18"/>
              <w:szCs w:val="18"/>
            </w:rPr>
          </w:rPrChange>
        </w:rPr>
        <w:t>Raw Material Specifications</w:t>
      </w:r>
      <w:bookmarkEnd w:id="539"/>
      <w:r w:rsidR="005A4DDF" w:rsidRPr="0019540D">
        <w:rPr>
          <w:rFonts w:ascii="Arial" w:hAnsi="Arial" w:cs="Arial"/>
          <w:b/>
          <w:sz w:val="21"/>
          <w:szCs w:val="21"/>
          <w:rPrChange w:id="543" w:author="Yu Lin Zhao" w:date="2026-08-01T11:20:00Z">
            <w:rPr>
              <w:rFonts w:ascii="Arial" w:eastAsia="Times New Roman" w:hAnsi="Arial" w:cs="Arial"/>
              <w:bCs/>
              <w:color w:val="404040"/>
              <w:sz w:val="18"/>
              <w:szCs w:val="18"/>
            </w:rPr>
          </w:rPrChange>
        </w:rPr>
        <w:t> </w:t>
      </w:r>
    </w:p>
    <w:p w14:paraId="573D10E4" w14:textId="3D97B137" w:rsidR="005A4DDF" w:rsidRPr="00B34233" w:rsidRDefault="005A4DDF" w:rsidP="00980C14">
      <w:pPr>
        <w:spacing w:beforeLines="50" w:before="120" w:afterLines="50" w:after="120" w:line="360" w:lineRule="auto"/>
        <w:jc w:val="both"/>
        <w:rPr>
          <w:ins w:id="544" w:author="Xuning Wei12232" w:date="2026-08-24T11:18:00Z"/>
          <w:rFonts w:ascii="Arial" w:hAnsi="Arial" w:cs="Arial"/>
          <w:sz w:val="21"/>
          <w:szCs w:val="21"/>
          <w:rPrChange w:id="545" w:author="Xuning Wei12232" w:date="2026-08-24T11:23:00Z">
            <w:rPr>
              <w:ins w:id="546" w:author="Xuning Wei12232" w:date="2026-08-24T11:18:00Z"/>
              <w:rFonts w:ascii="Arial" w:hAnsi="Arial" w:cs="Arial"/>
              <w:color w:val="000000" w:themeColor="text1"/>
              <w:sz w:val="20"/>
              <w:szCs w:val="20"/>
            </w:rPr>
          </w:rPrChange>
        </w:rPr>
      </w:pPr>
      <w:r w:rsidRPr="001F7537">
        <w:rPr>
          <w:rFonts w:ascii="Arial" w:hAnsi="Arial" w:cs="Arial"/>
          <w:sz w:val="21"/>
          <w:szCs w:val="21"/>
        </w:rPr>
        <w:t xml:space="preserve">The comparison of specifications and testing methods for raw materials used in the process between </w:t>
      </w:r>
      <w:r w:rsidR="00D4728A" w:rsidRPr="001F7537">
        <w:rPr>
          <w:rFonts w:ascii="Arial" w:hAnsi="Arial" w:cs="Arial"/>
          <w:sz w:val="21"/>
          <w:szCs w:val="21"/>
        </w:rPr>
        <w:t>the Full Scale non-saleable batch</w:t>
      </w:r>
      <w:r w:rsidRPr="001F7537">
        <w:rPr>
          <w:rFonts w:ascii="Arial" w:hAnsi="Arial" w:cs="Arial"/>
          <w:sz w:val="21"/>
          <w:szCs w:val="21"/>
        </w:rPr>
        <w:t xml:space="preserve"> and the PPQ campaign is shown </w:t>
      </w:r>
      <w:ins w:id="547" w:author="Xuning Wei12232" w:date="2026-08-24T11:18:00Z">
        <w:r w:rsidR="0046650D" w:rsidRPr="001F7537">
          <w:rPr>
            <w:rFonts w:ascii="Arial" w:hAnsi="Arial" w:cs="Arial"/>
            <w:sz w:val="21"/>
            <w:szCs w:val="21"/>
          </w:rPr>
          <w:t xml:space="preserve">in </w:t>
        </w:r>
        <w:commentRangeStart w:id="548"/>
        <w:commentRangeStart w:id="549"/>
        <w:r w:rsidR="0046650D" w:rsidRPr="001F7537">
          <w:rPr>
            <w:rFonts w:ascii="Arial" w:hAnsi="Arial" w:cs="Arial"/>
            <w:sz w:val="21"/>
            <w:szCs w:val="21"/>
          </w:rPr>
          <w:t xml:space="preserve">table </w:t>
        </w:r>
      </w:ins>
      <w:commentRangeEnd w:id="548"/>
      <w:del w:id="550" w:author="Xuning Wei12232" w:date="2026-08-27T09:17:00Z">
        <w:r w:rsidR="00F23677" w:rsidRPr="00B34233" w:rsidDel="00AA7543">
          <w:commentReference w:id="548"/>
        </w:r>
        <w:commentRangeEnd w:id="549"/>
        <w:r w:rsidRPr="00B34233">
          <w:commentReference w:id="549"/>
        </w:r>
      </w:del>
      <w:ins w:id="551" w:author="Xuning Wei12232" w:date="2026-08-27T09:17:00Z">
        <w:r w:rsidR="00AA7543" w:rsidRPr="001F7537">
          <w:rPr>
            <w:rFonts w:ascii="Arial" w:hAnsi="Arial" w:cs="Arial"/>
            <w:sz w:val="21"/>
            <w:szCs w:val="21"/>
          </w:rPr>
          <w:t>7</w:t>
        </w:r>
      </w:ins>
      <w:r w:rsidR="00B34233">
        <w:rPr>
          <w:rFonts w:ascii="Arial" w:hAnsi="Arial" w:cs="Arial"/>
          <w:sz w:val="21"/>
          <w:szCs w:val="21"/>
        </w:rPr>
        <w:t>.</w:t>
      </w:r>
      <w:del w:id="552" w:author="Xuning Wei12232" w:date="2026-08-24T11:18:00Z">
        <w:r w:rsidRPr="001F7537" w:rsidDel="0046650D">
          <w:rPr>
            <w:rFonts w:ascii="Arial" w:hAnsi="Arial" w:cs="Arial"/>
            <w:sz w:val="21"/>
            <w:szCs w:val="21"/>
          </w:rPr>
          <w:delText>below</w:delText>
        </w:r>
      </w:del>
      <w:del w:id="553" w:author="Xuning Wei12232" w:date="2026-08-27T09:17:00Z">
        <w:r w:rsidRPr="001F7537" w:rsidDel="00AA7543">
          <w:rPr>
            <w:rFonts w:ascii="Arial" w:hAnsi="Arial" w:cs="Arial"/>
            <w:sz w:val="21"/>
            <w:szCs w:val="21"/>
          </w:rPr>
          <w:delText>.</w:delText>
        </w:r>
      </w:del>
    </w:p>
    <w:p w14:paraId="0273A8C8" w14:textId="6FEC930A" w:rsidR="0046650D" w:rsidRPr="0019540D" w:rsidRDefault="0046650D" w:rsidP="0019540D">
      <w:pPr>
        <w:rPr>
          <w:ins w:id="554" w:author="Xuning Wei12232" w:date="2026-08-24T11:18:00Z"/>
          <w:rFonts w:ascii="Arial" w:eastAsia="Times New Roman" w:hAnsi="Arial" w:cs="Arial"/>
          <w:b/>
          <w:sz w:val="21"/>
          <w:szCs w:val="21"/>
        </w:rPr>
      </w:pPr>
      <w:commentRangeStart w:id="555"/>
      <w:commentRangeStart w:id="556"/>
      <w:ins w:id="557" w:author="Xuning Wei12232" w:date="2026-08-24T11:18:00Z">
        <w:r w:rsidRPr="0019540D">
          <w:rPr>
            <w:rFonts w:ascii="Arial" w:eastAsia="Times New Roman" w:hAnsi="Arial" w:cs="Arial"/>
            <w:b/>
            <w:sz w:val="21"/>
            <w:szCs w:val="21"/>
          </w:rPr>
          <w:t xml:space="preserve">Table </w:t>
        </w:r>
      </w:ins>
      <w:commentRangeEnd w:id="555"/>
      <w:del w:id="558" w:author="Xuning Wei12232" w:date="2026-08-27T09:17:00Z">
        <w:r w:rsidR="006556A2" w:rsidRPr="0019540D" w:rsidDel="00AA7543">
          <w:rPr>
            <w:rStyle w:val="CommentReference"/>
            <w:rFonts w:ascii="Arial" w:eastAsia="Times New Roman" w:hAnsi="Arial" w:cs="Arial"/>
            <w:b/>
          </w:rPr>
          <w:commentReference w:id="555"/>
        </w:r>
        <w:commentRangeEnd w:id="556"/>
        <w:r w:rsidRPr="0019540D">
          <w:rPr>
            <w:rStyle w:val="CommentReference"/>
          </w:rPr>
          <w:commentReference w:id="556"/>
        </w:r>
      </w:del>
      <w:ins w:id="559" w:author="Xuning Wei12232" w:date="2026-08-27T09:17:00Z">
        <w:r w:rsidR="00AA7543" w:rsidRPr="0019540D">
          <w:rPr>
            <w:rFonts w:ascii="Arial" w:eastAsia="Times New Roman" w:hAnsi="Arial" w:cs="Arial"/>
            <w:b/>
            <w:sz w:val="21"/>
            <w:szCs w:val="21"/>
          </w:rPr>
          <w:t>7:</w:t>
        </w:r>
      </w:ins>
      <w:ins w:id="560" w:author="Xuning Wei12232" w:date="2026-08-24T11:18:00Z">
        <w:r w:rsidRPr="0019540D">
          <w:rPr>
            <w:b/>
            <w:sz w:val="21"/>
            <w:szCs w:val="21"/>
          </w:rPr>
          <w:t xml:space="preserve"> </w:t>
        </w:r>
      </w:ins>
      <w:r w:rsidR="0019540D">
        <w:rPr>
          <w:rFonts w:ascii="Arial" w:eastAsia="Times New Roman" w:hAnsi="Arial" w:cs="Arial"/>
          <w:b/>
          <w:bCs/>
          <w:sz w:val="21"/>
          <w:szCs w:val="21"/>
        </w:rPr>
        <w:t>T</w:t>
      </w:r>
      <w:r w:rsidR="0019540D" w:rsidRPr="007D189F">
        <w:rPr>
          <w:rFonts w:ascii="Arial" w:eastAsia="Times New Roman" w:hAnsi="Arial" w:cs="Arial" w:hint="eastAsia"/>
          <w:b/>
          <w:bCs/>
          <w:sz w:val="21"/>
          <w:szCs w:val="21"/>
        </w:rPr>
        <w:t>h</w:t>
      </w:r>
      <w:r w:rsidR="0019540D" w:rsidRPr="007D189F">
        <w:rPr>
          <w:rFonts w:ascii="Arial" w:eastAsia="Times New Roman" w:hAnsi="Arial" w:cs="Arial"/>
          <w:b/>
          <w:bCs/>
          <w:sz w:val="21"/>
          <w:szCs w:val="21"/>
        </w:rPr>
        <w:t xml:space="preserve">e </w:t>
      </w:r>
      <w:r w:rsidR="0019540D">
        <w:rPr>
          <w:rFonts w:ascii="Arial" w:eastAsia="Times New Roman" w:hAnsi="Arial" w:cs="Arial"/>
          <w:b/>
          <w:bCs/>
          <w:sz w:val="21"/>
          <w:szCs w:val="21"/>
        </w:rPr>
        <w:t>Raw Material Specification A</w:t>
      </w:r>
      <w:r w:rsidR="0019540D" w:rsidRPr="003A4EE5">
        <w:rPr>
          <w:rFonts w:ascii="Arial" w:eastAsia="Times New Roman" w:hAnsi="Arial" w:cs="Arial"/>
          <w:b/>
          <w:bCs/>
          <w:sz w:val="21"/>
          <w:szCs w:val="21"/>
        </w:rPr>
        <w:t>ssessment</w:t>
      </w:r>
    </w:p>
    <w:p w14:paraId="04B288F3" w14:textId="6A2461DC" w:rsidR="0046650D" w:rsidRPr="0075456A" w:rsidDel="0046650D" w:rsidRDefault="0046650D" w:rsidP="00980C14">
      <w:pPr>
        <w:spacing w:beforeLines="50" w:before="120" w:afterLines="50" w:after="120" w:line="360" w:lineRule="auto"/>
        <w:contextualSpacing/>
        <w:jc w:val="both"/>
        <w:rPr>
          <w:del w:id="561" w:author="Xuning Wei12232" w:date="2026-08-24T11:18:00Z"/>
          <w:rFonts w:ascii="Arial" w:hAnsi="Arial" w:cs="Arial"/>
          <w:sz w:val="20"/>
          <w:szCs w:val="20"/>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3"/>
        <w:gridCol w:w="1282"/>
        <w:gridCol w:w="1276"/>
        <w:gridCol w:w="1711"/>
        <w:gridCol w:w="1975"/>
        <w:gridCol w:w="1274"/>
        <w:gridCol w:w="1276"/>
        <w:gridCol w:w="2037"/>
      </w:tblGrid>
      <w:tr w:rsidR="00EA55A6" w:rsidRPr="0075456A" w14:paraId="0B1422D2" w14:textId="77777777" w:rsidTr="69F03218">
        <w:trPr>
          <w:trHeight w:val="300"/>
          <w:tblHeader/>
        </w:trPr>
        <w:tc>
          <w:tcPr>
            <w:tcW w:w="816"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B2CA36D"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Material Name </w:t>
            </w:r>
          </w:p>
        </w:tc>
        <w:tc>
          <w:tcPr>
            <w:tcW w:w="49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A86829B" w14:textId="36DBD6D4" w:rsidR="005A4DDF" w:rsidRPr="0019540D" w:rsidRDefault="00D4728A"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 xml:space="preserve">Full Scale non-saleable </w:t>
            </w:r>
            <w:r w:rsidR="005A4DDF" w:rsidRPr="0019540D">
              <w:rPr>
                <w:rFonts w:ascii="Arial" w:hAnsi="Arial" w:cs="Arial"/>
                <w:b/>
                <w:color w:val="FFFFFF" w:themeColor="background1"/>
                <w:sz w:val="18"/>
                <w:szCs w:val="18"/>
              </w:rPr>
              <w:t>Batch Material No.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54D77D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Material No. </w:t>
            </w:r>
          </w:p>
        </w:tc>
        <w:tc>
          <w:tcPr>
            <w:tcW w:w="66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7FA11A5" w14:textId="18D27D7F" w:rsidR="005A4DDF" w:rsidRPr="0019540D" w:rsidRDefault="00044F80"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Spec Document </w:t>
            </w:r>
          </w:p>
        </w:tc>
        <w:tc>
          <w:tcPr>
            <w:tcW w:w="7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F83D1C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Spec Document </w:t>
            </w:r>
          </w:p>
        </w:tc>
        <w:tc>
          <w:tcPr>
            <w:tcW w:w="492"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140CF8" w14:textId="10E12528" w:rsidR="005A4DDF" w:rsidRPr="0019540D" w:rsidRDefault="007C26F8"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QSV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427715"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QSV </w:t>
            </w:r>
          </w:p>
        </w:tc>
        <w:tc>
          <w:tcPr>
            <w:tcW w:w="787"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3DF5D88"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Gaps and Justification </w:t>
            </w:r>
          </w:p>
        </w:tc>
      </w:tr>
      <w:tr w:rsidR="00EA55A6" w:rsidRPr="0075456A" w14:paraId="2030ABD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936CB7" w14:textId="08880D18" w:rsidR="00E5546D" w:rsidRPr="0075456A" w:rsidRDefault="00E5546D" w:rsidP="007C71B9">
            <w:pPr>
              <w:rPr>
                <w:rFonts w:ascii="Arial" w:hAnsi="Arial" w:cs="Arial"/>
                <w:sz w:val="18"/>
                <w:szCs w:val="18"/>
              </w:rPr>
            </w:pPr>
            <w:r w:rsidRPr="0075456A">
              <w:rPr>
                <w:rFonts w:ascii="Arial" w:hAnsi="Arial" w:cs="Arial"/>
                <w:sz w:val="18"/>
                <w:szCs w:val="18"/>
              </w:rPr>
              <w:t>2-CTC Resin</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BE8DA3" w14:textId="1B687215"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4C6215" w14:textId="10ED5278"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5B9E7D" w14:textId="372C10E7" w:rsidR="00E5546D" w:rsidRPr="0075456A" w:rsidRDefault="00E5546D"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4DBF99B" w14:textId="436568C5" w:rsidR="00E5546D" w:rsidRPr="0075456A" w:rsidRDefault="0023403C" w:rsidP="007C71B9">
            <w:pPr>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035AC4" w14:textId="0B890264"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BDF887" w14:textId="222D610A"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43F63" w14:textId="3D7E97ED" w:rsidR="00E5546D" w:rsidRPr="0075456A" w:rsidRDefault="0019540D" w:rsidP="007C71B9">
            <w:pPr>
              <w:rPr>
                <w:rFonts w:ascii="Arial" w:hAnsi="Arial" w:cs="Arial"/>
                <w:sz w:val="18"/>
                <w:szCs w:val="18"/>
              </w:rPr>
            </w:pPr>
            <w:r w:rsidRPr="0019540D">
              <w:rPr>
                <w:rFonts w:ascii="Arial" w:eastAsia="Arial" w:hAnsi="Arial" w:cs="Arial"/>
                <w:color w:val="0000FF"/>
                <w:sz w:val="18"/>
                <w:szCs w:val="18"/>
              </w:rPr>
              <w:t>The specification test items and analytical methods are consistent; only the quality specification version differs.</w:t>
            </w:r>
          </w:p>
        </w:tc>
      </w:tr>
      <w:tr w:rsidR="00EA55A6" w:rsidRPr="0075456A" w14:paraId="04ACB169"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8881CC" w14:textId="4643C340"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w:t>
            </w:r>
            <w:proofErr w:type="spellStart"/>
            <w:r w:rsidRPr="0075456A">
              <w:rPr>
                <w:rFonts w:ascii="Arial" w:hAnsi="Arial" w:cs="Arial"/>
                <w:sz w:val="18"/>
                <w:szCs w:val="18"/>
              </w:rPr>
              <w:t>Gly</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E828BA" w14:textId="267315A6"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6F5B8F" w14:textId="698178A5"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9185DAE" w14:textId="51C5404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CEC929" w14:textId="46607578" w:rsidR="008361EE" w:rsidRPr="0075456A" w:rsidRDefault="008361EE" w:rsidP="007C71B9">
            <w:pPr>
              <w:rPr>
                <w:rFonts w:ascii="Arial" w:hAnsi="Arial" w:cs="Arial"/>
                <w:sz w:val="18"/>
                <w:szCs w:val="18"/>
              </w:rPr>
            </w:pPr>
            <w:r w:rsidRPr="0075456A">
              <w:rPr>
                <w:rFonts w:ascii="Arial" w:hAnsi="Arial" w:cs="Arial"/>
                <w:sz w:val="18"/>
                <w:szCs w:val="18"/>
              </w:rPr>
              <w:t>SP-138200-02</w:t>
            </w:r>
            <w:ins w:id="562"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07E16B" w14:textId="0E15C89B"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75F9033" w14:textId="65D324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2BD58F" w14:textId="475A1ECA"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63" w:author="Johan Granander" w:date="2026-08-07T12:02:00Z">
              <w:r w:rsidRPr="0075456A" w:rsidDel="00E75399">
                <w:rPr>
                  <w:rFonts w:ascii="Arial" w:hAnsi="Arial" w:cs="Arial"/>
                  <w:sz w:val="18"/>
                  <w:szCs w:val="18"/>
                </w:rPr>
                <w:delText>have</w:delText>
              </w:r>
            </w:del>
            <w:ins w:id="564" w:author="Johan Granander" w:date="2026-08-07T12:02: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88F8A21"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vAlign w:val="center"/>
            <w:hideMark/>
          </w:tcPr>
          <w:p w14:paraId="701EB02E" w14:textId="74DAFB07"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r w:rsidRPr="0075456A">
              <w:rPr>
                <w:rFonts w:ascii="Arial" w:hAnsi="Arial" w:cs="Arial"/>
                <w:sz w:val="18"/>
                <w:szCs w:val="18"/>
              </w:rPr>
              <w:t>Phe</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vAlign w:val="center"/>
            <w:hideMark/>
          </w:tcPr>
          <w:p w14:paraId="6459C6E6" w14:textId="2D39E019"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63305EDD" w14:textId="05999E82"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661" w:type="pct"/>
            <w:tcBorders>
              <w:top w:val="single" w:sz="6" w:space="0" w:color="AAAAAA"/>
              <w:left w:val="single" w:sz="6" w:space="0" w:color="AAAAAA"/>
              <w:bottom w:val="single" w:sz="6" w:space="0" w:color="AAAAAA"/>
              <w:right w:val="single" w:sz="6" w:space="0" w:color="AAAAAA"/>
            </w:tcBorders>
            <w:vAlign w:val="center"/>
            <w:hideMark/>
          </w:tcPr>
          <w:p w14:paraId="51B4210C" w14:textId="014139B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vAlign w:val="center"/>
            <w:hideMark/>
          </w:tcPr>
          <w:p w14:paraId="06649E42" w14:textId="62F46351" w:rsidR="008361EE" w:rsidRPr="0075456A" w:rsidRDefault="008361EE" w:rsidP="007C71B9">
            <w:pPr>
              <w:rPr>
                <w:rFonts w:ascii="Arial" w:hAnsi="Arial" w:cs="Arial"/>
                <w:sz w:val="18"/>
                <w:szCs w:val="18"/>
              </w:rPr>
            </w:pPr>
            <w:r w:rsidRPr="0075456A">
              <w:rPr>
                <w:rFonts w:ascii="Arial" w:hAnsi="Arial" w:cs="Arial"/>
                <w:sz w:val="18"/>
                <w:szCs w:val="18"/>
              </w:rPr>
              <w:t>SP-138203-02</w:t>
            </w:r>
            <w:ins w:id="565"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vAlign w:val="center"/>
            <w:hideMark/>
          </w:tcPr>
          <w:p w14:paraId="5D17F5BC" w14:textId="28674ED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B3B0A21" w14:textId="1EF5CCC5"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vAlign w:val="center"/>
            <w:hideMark/>
          </w:tcPr>
          <w:p w14:paraId="23009637" w14:textId="72909A81"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66" w:author="Johan Granander" w:date="2026-08-07T12:03:00Z">
              <w:r w:rsidRPr="0075456A" w:rsidDel="00E75399">
                <w:rPr>
                  <w:rFonts w:ascii="Arial" w:hAnsi="Arial" w:cs="Arial"/>
                  <w:sz w:val="18"/>
                  <w:szCs w:val="18"/>
                </w:rPr>
                <w:delText>have</w:delText>
              </w:r>
            </w:del>
            <w:ins w:id="567"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2C4920D"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5B2FF22" w14:textId="321F449B"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-L-N-Me-</w:t>
            </w:r>
            <w:proofErr w:type="spellStart"/>
            <w:r w:rsidRPr="0075456A">
              <w:rPr>
                <w:rFonts w:ascii="Arial" w:hAnsi="Arial" w:cs="Arial"/>
                <w:sz w:val="18"/>
                <w:szCs w:val="18"/>
              </w:rPr>
              <w:t>Asn</w:t>
            </w:r>
            <w:proofErr w:type="spellEnd"/>
            <w:r w:rsidRPr="0075456A">
              <w:rPr>
                <w:rFonts w:ascii="Arial" w:hAnsi="Arial" w:cs="Arial"/>
                <w:sz w:val="18"/>
                <w:szCs w:val="18"/>
              </w:rPr>
              <w:t>(</w:t>
            </w:r>
            <w:proofErr w:type="spellStart"/>
            <w:r w:rsidRPr="0075456A">
              <w:rPr>
                <w:rFonts w:ascii="Arial" w:hAnsi="Arial" w:cs="Arial"/>
                <w:sz w:val="18"/>
                <w:szCs w:val="18"/>
              </w:rPr>
              <w:t>Trt</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F2B1D1" w14:textId="3D0EFE49"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F9C5912" w14:textId="6E5CCA25"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C11DF95" w14:textId="1259E9DA"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BB1B04" w14:textId="68E91841" w:rsidR="008361EE" w:rsidRPr="0075456A" w:rsidRDefault="008361EE" w:rsidP="007C71B9">
            <w:pPr>
              <w:rPr>
                <w:rFonts w:ascii="Arial" w:hAnsi="Arial" w:cs="Arial"/>
                <w:sz w:val="18"/>
                <w:szCs w:val="18"/>
              </w:rPr>
            </w:pPr>
            <w:r w:rsidRPr="0075456A">
              <w:rPr>
                <w:rFonts w:ascii="Arial" w:hAnsi="Arial" w:cs="Arial"/>
                <w:sz w:val="18"/>
                <w:szCs w:val="18"/>
              </w:rPr>
              <w:t>SP-138520-02</w:t>
            </w:r>
            <w:ins w:id="568"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90831A9" w14:textId="642014FC"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65E5A2" w14:textId="387FD8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227250A" w14:textId="3373994B"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w:t>
            </w:r>
            <w:proofErr w:type="spellStart"/>
            <w:r w:rsidRPr="0075456A">
              <w:rPr>
                <w:rFonts w:ascii="Arial" w:hAnsi="Arial" w:cs="Arial"/>
                <w:sz w:val="18"/>
                <w:szCs w:val="18"/>
              </w:rPr>
              <w:t>Fmoc</w:t>
            </w:r>
            <w:proofErr w:type="spellEnd"/>
            <w:r w:rsidRPr="0075456A">
              <w:rPr>
                <w:rFonts w:ascii="Arial" w:hAnsi="Arial" w:cs="Arial"/>
                <w:sz w:val="18"/>
                <w:szCs w:val="18"/>
              </w:rPr>
              <w:t>-L-N-Me-</w:t>
            </w:r>
            <w:proofErr w:type="spellStart"/>
            <w:proofErr w:type="gramStart"/>
            <w:r w:rsidRPr="0075456A">
              <w:rPr>
                <w:rFonts w:ascii="Arial" w:hAnsi="Arial" w:cs="Arial"/>
                <w:sz w:val="18"/>
                <w:szCs w:val="18"/>
              </w:rPr>
              <w:t>Asn</w:t>
            </w:r>
            <w:proofErr w:type="spellEnd"/>
            <w:r w:rsidRPr="0075456A">
              <w:rPr>
                <w:rFonts w:ascii="Arial" w:hAnsi="Arial" w:cs="Arial"/>
                <w:sz w:val="18"/>
                <w:szCs w:val="18"/>
              </w:rPr>
              <w:t>(</w:t>
            </w:r>
            <w:proofErr w:type="spellStart"/>
            <w:proofErr w:type="gramEnd"/>
            <w:r w:rsidRPr="0075456A">
              <w:rPr>
                <w:rFonts w:ascii="Arial" w:hAnsi="Arial" w:cs="Arial"/>
                <w:sz w:val="18"/>
                <w:szCs w:val="18"/>
              </w:rPr>
              <w:t>Trt</w:t>
            </w:r>
            <w:proofErr w:type="spellEnd"/>
            <w:r w:rsidRPr="0075456A">
              <w:rPr>
                <w:rFonts w:ascii="Arial" w:hAnsi="Arial" w:cs="Arial"/>
                <w:sz w:val="18"/>
                <w:szCs w:val="18"/>
              </w:rPr>
              <w:t xml:space="preserve">)-OH has been adjusted from ≥98.0% to ≥99.0%. The specification of Des-Methyl impurity was </w:t>
            </w:r>
            <w:r w:rsidRPr="0075456A">
              <w:rPr>
                <w:rFonts w:ascii="Arial" w:hAnsi="Arial" w:cs="Arial"/>
                <w:sz w:val="18"/>
                <w:szCs w:val="18"/>
              </w:rPr>
              <w:lastRenderedPageBreak/>
              <w:t>adjusted from ≤0.2% to ≤0.1%.</w:t>
            </w:r>
          </w:p>
        </w:tc>
      </w:tr>
      <w:tr w:rsidR="00EA55A6" w:rsidRPr="0075456A" w14:paraId="19ED14D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495C81" w14:textId="7497B38A"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r w:rsidRPr="0075456A">
              <w:rPr>
                <w:rFonts w:ascii="Arial" w:hAnsi="Arial" w:cs="Arial"/>
                <w:sz w:val="18"/>
                <w:szCs w:val="18"/>
              </w:rPr>
              <w:t>Asn</w:t>
            </w:r>
            <w:proofErr w:type="spellEnd"/>
            <w:r w:rsidRPr="0075456A">
              <w:rPr>
                <w:rFonts w:ascii="Arial" w:hAnsi="Arial" w:cs="Arial"/>
                <w:sz w:val="18"/>
                <w:szCs w:val="18"/>
              </w:rPr>
              <w:t>(</w:t>
            </w:r>
            <w:proofErr w:type="spellStart"/>
            <w:r w:rsidRPr="0075456A">
              <w:rPr>
                <w:rFonts w:ascii="Arial" w:hAnsi="Arial" w:cs="Arial"/>
                <w:sz w:val="18"/>
                <w:szCs w:val="18"/>
              </w:rPr>
              <w:t>Trt</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6E8F8A" w14:textId="61BEDAFE"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857055" w14:textId="78C3EA0B"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33467D" w14:textId="1E6D076B"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2432E8" w14:textId="4BC56D90" w:rsidR="008361EE" w:rsidRPr="0075456A" w:rsidRDefault="008361EE" w:rsidP="007C71B9">
            <w:pPr>
              <w:rPr>
                <w:rFonts w:ascii="Arial" w:hAnsi="Arial" w:cs="Arial"/>
                <w:sz w:val="18"/>
                <w:szCs w:val="18"/>
              </w:rPr>
            </w:pPr>
            <w:r w:rsidRPr="0075456A">
              <w:rPr>
                <w:rFonts w:ascii="Arial" w:hAnsi="Arial" w:cs="Arial"/>
                <w:sz w:val="18"/>
                <w:szCs w:val="18"/>
              </w:rPr>
              <w:t>SP-138519-02</w:t>
            </w:r>
            <w:ins w:id="569"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C1ADBF" w14:textId="3DD1F8E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334C75" w14:textId="1B9419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308F6B3" w14:textId="668985B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0" w:author="Johan Granander" w:date="2026-08-07T12:03:00Z">
              <w:r w:rsidRPr="0075456A" w:rsidDel="00E75399">
                <w:rPr>
                  <w:rFonts w:ascii="Arial" w:hAnsi="Arial" w:cs="Arial"/>
                  <w:sz w:val="18"/>
                  <w:szCs w:val="18"/>
                </w:rPr>
                <w:delText>have</w:delText>
              </w:r>
            </w:del>
            <w:ins w:id="571"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773C6E2"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F1F137" w14:textId="7ACFAF0A" w:rsidR="008361EE" w:rsidRPr="0075456A" w:rsidRDefault="008361EE" w:rsidP="007C71B9">
            <w:pPr>
              <w:rPr>
                <w:rFonts w:ascii="Arial" w:hAnsi="Arial" w:cs="Arial"/>
                <w:sz w:val="18"/>
                <w:szCs w:val="18"/>
                <w:lang w:val="sv-SE"/>
                <w:rPrChange w:id="572" w:author="Johan Granander" w:date="2026-08-07T11:32:00Z">
                  <w:rPr>
                    <w:rFonts w:ascii="Arial" w:hAnsi="Arial" w:cs="Arial"/>
                    <w:color w:val="000000" w:themeColor="text1"/>
                    <w:sz w:val="18"/>
                    <w:szCs w:val="18"/>
                  </w:rPr>
                </w:rPrChange>
              </w:rPr>
            </w:pPr>
            <w:r w:rsidRPr="0075456A">
              <w:rPr>
                <w:rFonts w:ascii="Arial" w:hAnsi="Arial" w:cs="Arial"/>
                <w:sz w:val="18"/>
                <w:szCs w:val="18"/>
                <w:lang w:val="sv-SE"/>
                <w:rPrChange w:id="573" w:author="Johan Granander" w:date="2026-08-07T11:32:00Z">
                  <w:rPr>
                    <w:rFonts w:ascii="Arial" w:hAnsi="Arial" w:cs="Arial"/>
                    <w:color w:val="000000" w:themeColor="text1"/>
                    <w:sz w:val="18"/>
                    <w:szCs w:val="18"/>
                  </w:rPr>
                </w:rPrChange>
              </w:rPr>
              <w:t>Fmoc-L-Ser(tBu)-OH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BF77DC" w14:textId="6692E5BC"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62B8F" w14:textId="0EF6AAE6"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A1D181" w14:textId="57C268B0"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EF49C8" w14:textId="46754362" w:rsidR="008361EE" w:rsidRPr="0075456A" w:rsidRDefault="008361EE" w:rsidP="007C71B9">
            <w:pPr>
              <w:rPr>
                <w:rFonts w:ascii="Arial" w:hAnsi="Arial" w:cs="Arial"/>
                <w:sz w:val="18"/>
                <w:szCs w:val="18"/>
              </w:rPr>
            </w:pPr>
            <w:r w:rsidRPr="0075456A">
              <w:rPr>
                <w:rFonts w:ascii="Arial" w:hAnsi="Arial" w:cs="Arial"/>
                <w:sz w:val="18"/>
                <w:szCs w:val="18"/>
              </w:rPr>
              <w:t>SP-132732-02</w:t>
            </w:r>
            <w:ins w:id="57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EE6AAD" w14:textId="3B46FC0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7F53C7" w14:textId="1B92BDA1"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CBDC678" w14:textId="5EECA49E"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5" w:author="Johan Granander" w:date="2026-08-07T12:03:00Z">
              <w:r w:rsidRPr="0075456A" w:rsidDel="00E75399">
                <w:rPr>
                  <w:rFonts w:ascii="Arial" w:hAnsi="Arial" w:cs="Arial"/>
                  <w:sz w:val="18"/>
                  <w:szCs w:val="18"/>
                </w:rPr>
                <w:delText>have</w:delText>
              </w:r>
            </w:del>
            <w:ins w:id="57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98AC907"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AD764E" w14:textId="0C7B00DB"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r w:rsidRPr="0075456A">
              <w:rPr>
                <w:rFonts w:ascii="Arial" w:hAnsi="Arial" w:cs="Arial"/>
                <w:sz w:val="18"/>
                <w:szCs w:val="18"/>
              </w:rPr>
              <w:t>Arg</w:t>
            </w:r>
            <w:proofErr w:type="spellEnd"/>
            <w:r w:rsidRPr="0075456A">
              <w:rPr>
                <w:rFonts w:ascii="Arial" w:hAnsi="Arial" w:cs="Arial"/>
                <w:sz w:val="18"/>
                <w:szCs w:val="18"/>
              </w:rPr>
              <w:t>(</w:t>
            </w:r>
            <w:proofErr w:type="spellStart"/>
            <w:r w:rsidRPr="0075456A">
              <w:rPr>
                <w:rFonts w:ascii="Arial" w:hAnsi="Arial" w:cs="Arial"/>
                <w:sz w:val="18"/>
                <w:szCs w:val="18"/>
              </w:rPr>
              <w:t>Pbf</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A077D7" w14:textId="76E6AAC9"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221CFE" w14:textId="2806F99F"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BF045B" w14:textId="5837197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16E6DB" w14:textId="1B6F10AD" w:rsidR="008361EE" w:rsidRPr="0075456A" w:rsidRDefault="008361EE" w:rsidP="007C71B9">
            <w:pPr>
              <w:rPr>
                <w:rFonts w:ascii="Arial" w:hAnsi="Arial" w:cs="Arial"/>
                <w:sz w:val="18"/>
                <w:szCs w:val="18"/>
              </w:rPr>
            </w:pPr>
            <w:r w:rsidRPr="0075456A">
              <w:rPr>
                <w:rFonts w:ascii="Arial" w:hAnsi="Arial" w:cs="Arial"/>
                <w:sz w:val="18"/>
                <w:szCs w:val="18"/>
              </w:rPr>
              <w:t>SP-138518-02</w:t>
            </w:r>
            <w:ins w:id="57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A34A8E" w14:textId="2D3F7C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70121C" w14:textId="678187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273A4EC" w14:textId="6D71A047"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8" w:author="Johan Granander" w:date="2026-08-07T12:03:00Z">
              <w:r w:rsidRPr="0075456A" w:rsidDel="00E75399">
                <w:rPr>
                  <w:rFonts w:ascii="Arial" w:hAnsi="Arial" w:cs="Arial"/>
                  <w:sz w:val="18"/>
                  <w:szCs w:val="18"/>
                </w:rPr>
                <w:delText>have</w:delText>
              </w:r>
            </w:del>
            <w:ins w:id="579"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FA06B5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2DB4B" w14:textId="65DC8C86"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-L-Val-OH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4380EB" w14:textId="5BAFD08E"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B5ABCF" w14:textId="2EA307DA"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8D0888" w14:textId="54D85819"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8D0534" w14:textId="3FAC536B" w:rsidR="008361EE" w:rsidRPr="0075456A" w:rsidRDefault="008361EE" w:rsidP="007C71B9">
            <w:pPr>
              <w:rPr>
                <w:rFonts w:ascii="Arial" w:hAnsi="Arial" w:cs="Arial"/>
                <w:sz w:val="18"/>
                <w:szCs w:val="18"/>
              </w:rPr>
            </w:pPr>
            <w:r w:rsidRPr="0075456A">
              <w:rPr>
                <w:rFonts w:ascii="Arial" w:hAnsi="Arial" w:cs="Arial"/>
                <w:sz w:val="18"/>
                <w:szCs w:val="18"/>
              </w:rPr>
              <w:t>SP-138202-02</w:t>
            </w:r>
            <w:ins w:id="580"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D4D6A" w14:textId="778F5A3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45FDE2F" w14:textId="6F2ACFD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DB9999" w14:textId="11206A40" w:rsidR="008361EE" w:rsidRPr="0075456A" w:rsidRDefault="008361EE" w:rsidP="007C71B9">
            <w:pPr>
              <w:rPr>
                <w:rFonts w:ascii="Arial" w:hAnsi="Arial" w:cs="Arial"/>
                <w:sz w:val="18"/>
                <w:szCs w:val="18"/>
              </w:rPr>
            </w:pPr>
            <w:r w:rsidRPr="0075456A">
              <w:rPr>
                <w:rFonts w:ascii="Arial" w:hAnsi="Arial" w:cs="Arial"/>
                <w:sz w:val="18"/>
                <w:szCs w:val="18"/>
              </w:rPr>
              <w:t xml:space="preserve">Add detection of </w:t>
            </w:r>
            <w:proofErr w:type="spellStart"/>
            <w:r w:rsidRPr="0075456A">
              <w:rPr>
                <w:rFonts w:ascii="Arial" w:hAnsi="Arial" w:cs="Arial"/>
                <w:sz w:val="18"/>
                <w:szCs w:val="18"/>
              </w:rPr>
              <w:t>Fmoc</w:t>
            </w:r>
            <w:proofErr w:type="spellEnd"/>
            <w:r w:rsidRPr="0075456A">
              <w:rPr>
                <w:rFonts w:ascii="Arial" w:hAnsi="Arial" w:cs="Arial"/>
                <w:sz w:val="18"/>
                <w:szCs w:val="18"/>
              </w:rPr>
              <w:t>-</w:t>
            </w:r>
            <w:proofErr w:type="spellStart"/>
            <w:r w:rsidRPr="0075456A">
              <w:rPr>
                <w:rFonts w:ascii="Arial" w:hAnsi="Arial" w:cs="Arial"/>
                <w:sz w:val="18"/>
                <w:szCs w:val="18"/>
              </w:rPr>
              <w:t>Leu</w:t>
            </w:r>
            <w:proofErr w:type="spellEnd"/>
            <w:r w:rsidRPr="0075456A">
              <w:rPr>
                <w:rFonts w:ascii="Arial" w:hAnsi="Arial" w:cs="Arial"/>
                <w:sz w:val="18"/>
                <w:szCs w:val="18"/>
              </w:rPr>
              <w:t xml:space="preserve">-OH and </w:t>
            </w:r>
            <w:proofErr w:type="spellStart"/>
            <w:r w:rsidRPr="0075456A">
              <w:rPr>
                <w:rFonts w:ascii="Arial" w:hAnsi="Arial" w:cs="Arial"/>
                <w:sz w:val="18"/>
                <w:szCs w:val="18"/>
              </w:rPr>
              <w:t>Fmoc</w:t>
            </w:r>
            <w:proofErr w:type="spellEnd"/>
            <w:r w:rsidRPr="0075456A">
              <w:rPr>
                <w:rFonts w:ascii="Arial" w:hAnsi="Arial" w:cs="Arial"/>
                <w:sz w:val="18"/>
                <w:szCs w:val="18"/>
              </w:rPr>
              <w:t xml:space="preserve">-Ile-OH in </w:t>
            </w:r>
            <w:proofErr w:type="spellStart"/>
            <w:r w:rsidRPr="0075456A">
              <w:rPr>
                <w:rFonts w:ascii="Arial" w:hAnsi="Arial" w:cs="Arial"/>
                <w:sz w:val="18"/>
                <w:szCs w:val="18"/>
              </w:rPr>
              <w:t>Fmoc</w:t>
            </w:r>
            <w:proofErr w:type="spellEnd"/>
            <w:r w:rsidRPr="0075456A">
              <w:rPr>
                <w:rFonts w:ascii="Arial" w:hAnsi="Arial" w:cs="Arial"/>
                <w:sz w:val="18"/>
                <w:szCs w:val="18"/>
              </w:rPr>
              <w:t>-L-Val-OH, wit</w:t>
            </w:r>
            <w:r w:rsidR="00B419E2" w:rsidRPr="0075456A">
              <w:rPr>
                <w:rFonts w:ascii="Arial" w:hAnsi="Arial" w:cs="Arial"/>
                <w:sz w:val="18"/>
                <w:szCs w:val="18"/>
              </w:rPr>
              <w:t>h specifications of ≤0.1% each.</w:t>
            </w:r>
          </w:p>
        </w:tc>
      </w:tr>
      <w:tr w:rsidR="00EA55A6" w:rsidRPr="0075456A" w14:paraId="0EBDB0AA"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D1A3E3" w14:textId="5907EF02"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r w:rsidRPr="0075456A">
              <w:rPr>
                <w:rFonts w:ascii="Arial" w:hAnsi="Arial" w:cs="Arial"/>
                <w:sz w:val="18"/>
                <w:szCs w:val="18"/>
              </w:rPr>
              <w:t>Leu</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89378B" w14:textId="21EA64BE"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4C7E8" w14:textId="3F710DC9"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15E526" w14:textId="0AB89293"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04C2CA" w14:textId="128A81D9" w:rsidR="008361EE" w:rsidRPr="0075456A" w:rsidRDefault="008361EE" w:rsidP="007C71B9">
            <w:pPr>
              <w:rPr>
                <w:rFonts w:ascii="Arial" w:hAnsi="Arial" w:cs="Arial"/>
                <w:sz w:val="18"/>
                <w:szCs w:val="18"/>
              </w:rPr>
            </w:pPr>
            <w:r w:rsidRPr="0075456A">
              <w:rPr>
                <w:rFonts w:ascii="Arial" w:hAnsi="Arial" w:cs="Arial"/>
                <w:sz w:val="18"/>
                <w:szCs w:val="18"/>
              </w:rPr>
              <w:t>SP-138201-02</w:t>
            </w:r>
            <w:ins w:id="581"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B18D03" w14:textId="51844F6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7B6676" w14:textId="587346F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168374" w14:textId="7479EFE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82" w:author="Johan Granander" w:date="2026-08-07T12:03:00Z">
              <w:r w:rsidRPr="0075456A" w:rsidDel="00E75399">
                <w:rPr>
                  <w:rFonts w:ascii="Arial" w:hAnsi="Arial" w:cs="Arial"/>
                  <w:sz w:val="18"/>
                  <w:szCs w:val="18"/>
                </w:rPr>
                <w:delText>have</w:delText>
              </w:r>
            </w:del>
            <w:ins w:id="583"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6A49094"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E08F80" w14:textId="150FC1AE"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w:t>
            </w:r>
            <w:r w:rsidR="0045688E">
              <w:rPr>
                <w:rFonts w:ascii="Arial" w:hAnsi="Arial" w:cs="Arial"/>
                <w:sz w:val="18"/>
                <w:szCs w:val="18"/>
              </w:rPr>
              <w:t>L-</w:t>
            </w:r>
            <w:r w:rsidRPr="0075456A">
              <w:rPr>
                <w:rFonts w:ascii="Arial" w:hAnsi="Arial" w:cs="Arial"/>
                <w:sz w:val="18"/>
                <w:szCs w:val="18"/>
              </w:rPr>
              <w:t>α-Me-</w:t>
            </w:r>
            <w:proofErr w:type="spellStart"/>
            <w:r w:rsidRPr="0075456A">
              <w:rPr>
                <w:rFonts w:ascii="Arial" w:hAnsi="Arial" w:cs="Arial"/>
                <w:sz w:val="18"/>
                <w:szCs w:val="18"/>
              </w:rPr>
              <w:t>Phe</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EDD7FA" w14:textId="2229F577"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34751" w14:textId="6F2ABED2"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53E2CA" w14:textId="65DBBC8F"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303C98" w14:textId="092AD0DD" w:rsidR="008361EE" w:rsidRPr="0075456A" w:rsidRDefault="008361EE" w:rsidP="007C71B9">
            <w:pPr>
              <w:rPr>
                <w:rFonts w:ascii="Arial" w:hAnsi="Arial" w:cs="Arial"/>
                <w:sz w:val="18"/>
                <w:szCs w:val="18"/>
              </w:rPr>
            </w:pPr>
            <w:r w:rsidRPr="0075456A">
              <w:rPr>
                <w:rFonts w:ascii="Arial" w:hAnsi="Arial" w:cs="Arial"/>
                <w:sz w:val="18"/>
                <w:szCs w:val="18"/>
              </w:rPr>
              <w:t>SP-138210-02</w:t>
            </w:r>
            <w:ins w:id="58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916B8E" w14:textId="5BE6625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D82CB6" w14:textId="597540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37FAFC" w14:textId="44C9735A"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w:t>
            </w:r>
            <w:proofErr w:type="spellStart"/>
            <w:r w:rsidRPr="0075456A">
              <w:rPr>
                <w:rFonts w:ascii="Arial" w:hAnsi="Arial" w:cs="Arial"/>
                <w:sz w:val="18"/>
                <w:szCs w:val="18"/>
              </w:rPr>
              <w:t>Fmoc</w:t>
            </w:r>
            <w:proofErr w:type="spellEnd"/>
            <w:r w:rsidRPr="0075456A">
              <w:rPr>
                <w:rFonts w:ascii="Arial" w:hAnsi="Arial" w:cs="Arial"/>
                <w:sz w:val="18"/>
                <w:szCs w:val="18"/>
              </w:rPr>
              <w:t>-L-α-Me-</w:t>
            </w:r>
            <w:proofErr w:type="spellStart"/>
            <w:r w:rsidRPr="0075456A">
              <w:rPr>
                <w:rFonts w:ascii="Arial" w:hAnsi="Arial" w:cs="Arial"/>
                <w:sz w:val="18"/>
                <w:szCs w:val="18"/>
              </w:rPr>
              <w:t>Phe</w:t>
            </w:r>
            <w:proofErr w:type="spellEnd"/>
            <w:r w:rsidRPr="0075456A">
              <w:rPr>
                <w:rFonts w:ascii="Arial" w:hAnsi="Arial" w:cs="Arial"/>
                <w:sz w:val="18"/>
                <w:szCs w:val="18"/>
              </w:rPr>
              <w:t xml:space="preserve">-OH </w:t>
            </w:r>
            <w:del w:id="585" w:author="Johan Granander" w:date="2026-08-07T12:03:00Z">
              <w:r w:rsidRPr="0075456A" w:rsidDel="00E75399">
                <w:rPr>
                  <w:rFonts w:ascii="Arial" w:hAnsi="Arial" w:cs="Arial"/>
                  <w:sz w:val="18"/>
                  <w:szCs w:val="18"/>
                </w:rPr>
                <w:delText>have</w:delText>
              </w:r>
            </w:del>
            <w:ins w:id="58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w:t>
            </w:r>
            <w:r w:rsidR="00B419E2" w:rsidRPr="0075456A">
              <w:rPr>
                <w:rFonts w:ascii="Arial" w:hAnsi="Arial" w:cs="Arial"/>
                <w:sz w:val="18"/>
                <w:szCs w:val="18"/>
              </w:rPr>
              <w:t>adjusted from ≥98.0% to ≥99.0%.</w:t>
            </w:r>
          </w:p>
        </w:tc>
      </w:tr>
      <w:tr w:rsidR="00EA55A6" w:rsidRPr="0075456A" w14:paraId="6868DA5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6A367E" w14:textId="77A5310D" w:rsidR="008361EE" w:rsidRPr="0075456A" w:rsidRDefault="008361EE" w:rsidP="007C71B9">
            <w:pPr>
              <w:rPr>
                <w:rFonts w:ascii="Arial" w:hAnsi="Arial" w:cs="Arial"/>
                <w:sz w:val="18"/>
                <w:szCs w:val="18"/>
              </w:rPr>
            </w:pPr>
            <w:proofErr w:type="spellStart"/>
            <w:r w:rsidRPr="0075456A">
              <w:rPr>
                <w:rFonts w:ascii="Arial" w:hAnsi="Arial" w:cs="Arial"/>
                <w:sz w:val="18"/>
                <w:szCs w:val="18"/>
              </w:rPr>
              <w:lastRenderedPageBreak/>
              <w:t>Fmoc</w:t>
            </w:r>
            <w:proofErr w:type="spellEnd"/>
            <w:r w:rsidRPr="0075456A">
              <w:rPr>
                <w:rFonts w:ascii="Arial" w:hAnsi="Arial" w:cs="Arial"/>
                <w:sz w:val="18"/>
                <w:szCs w:val="18"/>
              </w:rPr>
              <w:t>-L-</w:t>
            </w:r>
            <w:proofErr w:type="spellStart"/>
            <w:r w:rsidRPr="0075456A">
              <w:rPr>
                <w:rFonts w:ascii="Arial" w:hAnsi="Arial" w:cs="Arial"/>
                <w:sz w:val="18"/>
                <w:szCs w:val="18"/>
              </w:rPr>
              <w:t>Glu</w:t>
            </w:r>
            <w:proofErr w:type="spellEnd"/>
            <w:r w:rsidRPr="0075456A">
              <w:rPr>
                <w:rFonts w:ascii="Arial" w:hAnsi="Arial" w:cs="Arial"/>
                <w:sz w:val="18"/>
                <w:szCs w:val="18"/>
              </w:rPr>
              <w:t>(</w:t>
            </w:r>
            <w:proofErr w:type="spellStart"/>
            <w:r w:rsidRPr="0075456A">
              <w:rPr>
                <w:rFonts w:ascii="Arial" w:hAnsi="Arial" w:cs="Arial"/>
                <w:sz w:val="18"/>
                <w:szCs w:val="18"/>
              </w:rPr>
              <w:t>OtBu</w:t>
            </w:r>
            <w:proofErr w:type="spellEnd"/>
            <w:r w:rsidRPr="0075456A">
              <w:rPr>
                <w:rFonts w:ascii="Arial" w:hAnsi="Arial" w:cs="Arial"/>
                <w:sz w:val="18"/>
                <w:szCs w:val="18"/>
              </w:rPr>
              <w:t>)-OH·H2O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B96335" w14:textId="265C8BC7"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F9D27" w14:textId="55E76038"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DCC426" w14:textId="39DDABC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5DBD9E" w14:textId="5C535564" w:rsidR="008361EE" w:rsidRPr="0075456A" w:rsidRDefault="008361EE" w:rsidP="007C71B9">
            <w:pPr>
              <w:rPr>
                <w:rFonts w:ascii="Arial" w:hAnsi="Arial" w:cs="Arial"/>
                <w:sz w:val="18"/>
                <w:szCs w:val="18"/>
              </w:rPr>
            </w:pPr>
            <w:r w:rsidRPr="0075456A">
              <w:rPr>
                <w:rFonts w:ascii="Arial" w:hAnsi="Arial" w:cs="Arial"/>
                <w:sz w:val="18"/>
                <w:szCs w:val="18"/>
              </w:rPr>
              <w:t>SP-138390-02</w:t>
            </w:r>
            <w:ins w:id="58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40521C" w14:textId="30580B4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9AAB73" w14:textId="0227FF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B04C38" w14:textId="15C616FF"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88" w:author="Johan Granander" w:date="2026-08-07T12:03:00Z">
              <w:r w:rsidRPr="0075456A" w:rsidDel="00E75399">
                <w:rPr>
                  <w:rFonts w:ascii="Arial" w:hAnsi="Arial" w:cs="Arial"/>
                  <w:sz w:val="18"/>
                  <w:szCs w:val="18"/>
                </w:rPr>
                <w:delText>have</w:delText>
              </w:r>
            </w:del>
            <w:ins w:id="589"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FAB00FC"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D95EA7" w14:textId="260D154E" w:rsidR="008361EE" w:rsidRPr="0075456A" w:rsidRDefault="008361EE" w:rsidP="007C71B9">
            <w:pPr>
              <w:rPr>
                <w:rFonts w:ascii="Arial" w:hAnsi="Arial" w:cs="Arial"/>
                <w:sz w:val="18"/>
                <w:szCs w:val="18"/>
                <w:lang w:val="sv-SE"/>
                <w:rPrChange w:id="590" w:author="Johan Granander" w:date="2026-08-07T11:32:00Z">
                  <w:rPr>
                    <w:rFonts w:ascii="Arial" w:hAnsi="Arial" w:cs="Arial"/>
                    <w:color w:val="000000" w:themeColor="text1"/>
                    <w:sz w:val="18"/>
                    <w:szCs w:val="18"/>
                  </w:rPr>
                </w:rPrChange>
              </w:rPr>
            </w:pPr>
            <w:del w:id="591" w:author="Diedra Shorty-Duffie" w:date="2026-07-30T11:37:00Z">
              <w:r w:rsidRPr="0075456A">
                <w:rPr>
                  <w:rFonts w:ascii="Arial" w:hAnsi="Arial" w:cs="Arial"/>
                  <w:sz w:val="18"/>
                  <w:szCs w:val="18"/>
                  <w:lang w:val="sv-SE"/>
                  <w:rPrChange w:id="592" w:author="Johan Granander" w:date="2026-08-07T11:32:00Z">
                    <w:rPr>
                      <w:rFonts w:ascii="Arial" w:hAnsi="Arial" w:cs="Arial"/>
                      <w:color w:val="000000" w:themeColor="text1"/>
                      <w:sz w:val="18"/>
                      <w:szCs w:val="18"/>
                    </w:rPr>
                  </w:rPrChange>
                </w:rPr>
                <w:delText>A`</w:delText>
              </w:r>
            </w:del>
            <w:r w:rsidRPr="0075456A">
              <w:rPr>
                <w:rFonts w:ascii="Arial" w:hAnsi="Arial" w:cs="Arial"/>
                <w:sz w:val="18"/>
                <w:szCs w:val="18"/>
                <w:lang w:val="sv-SE"/>
                <w:rPrChange w:id="593" w:author="Johan Granander" w:date="2026-08-07T11:32:00Z">
                  <w:rPr>
                    <w:rFonts w:ascii="Arial" w:hAnsi="Arial" w:cs="Arial"/>
                    <w:color w:val="000000" w:themeColor="text1"/>
                    <w:sz w:val="18"/>
                    <w:szCs w:val="18"/>
                  </w:rPr>
                </w:rPrChange>
              </w:rPr>
              <w:t>Fmoc-L-Ala-OH·H2O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10F700" w14:textId="58B3116B"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E075AB" w14:textId="28632DC5"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0F0394" w14:textId="081354AD"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09122B" w14:textId="2339E0CB" w:rsidR="008361EE" w:rsidRPr="0075456A" w:rsidRDefault="008361EE" w:rsidP="007C71B9">
            <w:pPr>
              <w:rPr>
                <w:rFonts w:ascii="Arial" w:hAnsi="Arial" w:cs="Arial"/>
                <w:sz w:val="18"/>
                <w:szCs w:val="18"/>
              </w:rPr>
            </w:pPr>
            <w:r w:rsidRPr="0075456A">
              <w:rPr>
                <w:rFonts w:ascii="Arial" w:hAnsi="Arial" w:cs="Arial"/>
                <w:sz w:val="18"/>
                <w:szCs w:val="18"/>
              </w:rPr>
              <w:t>SP-138204-02</w:t>
            </w:r>
            <w:ins w:id="59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0AC773" w14:textId="3CB5BB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9259B9" w14:textId="537DFED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88EAF9" w14:textId="5B1A742B"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95" w:author="Johan Granander" w:date="2026-08-07T12:03:00Z">
              <w:r w:rsidRPr="0075456A" w:rsidDel="00E75399">
                <w:rPr>
                  <w:rFonts w:ascii="Arial" w:hAnsi="Arial" w:cs="Arial"/>
                  <w:sz w:val="18"/>
                  <w:szCs w:val="18"/>
                </w:rPr>
                <w:delText>have</w:delText>
              </w:r>
            </w:del>
            <w:ins w:id="59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0161FD0"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3DED3F" w14:textId="1945DD0F" w:rsidR="008361EE" w:rsidRPr="0075456A" w:rsidRDefault="008361EE" w:rsidP="007C71B9">
            <w:pPr>
              <w:rPr>
                <w:rFonts w:ascii="Arial" w:hAnsi="Arial" w:cs="Arial"/>
                <w:sz w:val="18"/>
                <w:szCs w:val="18"/>
              </w:rPr>
            </w:pP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r w:rsidRPr="0075456A">
              <w:rPr>
                <w:rFonts w:ascii="Arial" w:hAnsi="Arial" w:cs="Arial"/>
                <w:sz w:val="18"/>
                <w:szCs w:val="18"/>
              </w:rPr>
              <w:t>Orn</w:t>
            </w:r>
            <w:proofErr w:type="spellEnd"/>
            <w:r w:rsidRPr="0075456A">
              <w:rPr>
                <w:rFonts w:ascii="Arial" w:hAnsi="Arial" w:cs="Arial"/>
                <w:sz w:val="18"/>
                <w:szCs w:val="18"/>
              </w:rPr>
              <w:t>(</w:t>
            </w:r>
            <w:proofErr w:type="spellStart"/>
            <w:r w:rsidRPr="0075456A">
              <w:rPr>
                <w:rFonts w:ascii="Arial" w:hAnsi="Arial" w:cs="Arial"/>
                <w:sz w:val="18"/>
                <w:szCs w:val="18"/>
              </w:rPr>
              <w:t>Boc</w:t>
            </w:r>
            <w:proofErr w:type="spellEnd"/>
            <w:r w:rsidRPr="0075456A">
              <w:rPr>
                <w:rFonts w:ascii="Arial" w:hAnsi="Arial" w:cs="Arial"/>
                <w:sz w:val="18"/>
                <w:szCs w:val="18"/>
              </w:rPr>
              <w: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C35305" w14:textId="06DF3C0A"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54A516" w14:textId="7FDFA7D8"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4DEE4B" w14:textId="68A4157C"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BBA103" w14:textId="09366264" w:rsidR="008361EE" w:rsidRPr="0075456A" w:rsidRDefault="008361EE" w:rsidP="007C71B9">
            <w:pPr>
              <w:rPr>
                <w:rFonts w:ascii="Arial" w:hAnsi="Arial" w:cs="Arial"/>
                <w:sz w:val="18"/>
                <w:szCs w:val="18"/>
              </w:rPr>
            </w:pPr>
            <w:r w:rsidRPr="0075456A">
              <w:rPr>
                <w:rFonts w:ascii="Arial" w:hAnsi="Arial" w:cs="Arial"/>
                <w:sz w:val="18"/>
                <w:szCs w:val="18"/>
              </w:rPr>
              <w:t>SP-124852-02</w:t>
            </w:r>
            <w:ins w:id="59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1CF443" w14:textId="22DE38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D39811" w14:textId="23A65194"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7D82F7" w14:textId="49D28DA4"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w:t>
            </w:r>
            <w:proofErr w:type="spellStart"/>
            <w:r w:rsidRPr="0075456A">
              <w:rPr>
                <w:rFonts w:ascii="Arial" w:hAnsi="Arial" w:cs="Arial"/>
                <w:sz w:val="18"/>
                <w:szCs w:val="18"/>
              </w:rPr>
              <w:t>Fmoc</w:t>
            </w:r>
            <w:proofErr w:type="spellEnd"/>
            <w:r w:rsidRPr="0075456A">
              <w:rPr>
                <w:rFonts w:ascii="Arial" w:hAnsi="Arial" w:cs="Arial"/>
                <w:sz w:val="18"/>
                <w:szCs w:val="18"/>
              </w:rPr>
              <w:t>-L-</w:t>
            </w:r>
            <w:proofErr w:type="spellStart"/>
            <w:proofErr w:type="gramStart"/>
            <w:r w:rsidRPr="0075456A">
              <w:rPr>
                <w:rFonts w:ascii="Arial" w:hAnsi="Arial" w:cs="Arial"/>
                <w:sz w:val="18"/>
                <w:szCs w:val="18"/>
              </w:rPr>
              <w:t>Orn</w:t>
            </w:r>
            <w:proofErr w:type="spellEnd"/>
            <w:r w:rsidRPr="0075456A">
              <w:rPr>
                <w:rFonts w:ascii="Arial" w:hAnsi="Arial" w:cs="Arial"/>
                <w:sz w:val="18"/>
                <w:szCs w:val="18"/>
              </w:rPr>
              <w:t>(</w:t>
            </w:r>
            <w:proofErr w:type="spellStart"/>
            <w:proofErr w:type="gramEnd"/>
            <w:r w:rsidRPr="0075456A">
              <w:rPr>
                <w:rFonts w:ascii="Arial" w:hAnsi="Arial" w:cs="Arial"/>
                <w:sz w:val="18"/>
                <w:szCs w:val="18"/>
              </w:rPr>
              <w:t>Boc</w:t>
            </w:r>
            <w:proofErr w:type="spellEnd"/>
            <w:r w:rsidRPr="0075456A">
              <w:rPr>
                <w:rFonts w:ascii="Arial" w:hAnsi="Arial" w:cs="Arial"/>
                <w:sz w:val="18"/>
                <w:szCs w:val="18"/>
              </w:rPr>
              <w:t xml:space="preserve">)-OH have been </w:t>
            </w:r>
            <w:r w:rsidR="00794D7D" w:rsidRPr="0075456A">
              <w:rPr>
                <w:rFonts w:ascii="Arial" w:hAnsi="Arial" w:cs="Arial"/>
                <w:sz w:val="18"/>
                <w:szCs w:val="18"/>
              </w:rPr>
              <w:t>adjusted from ≥98.0% to ≥99.0%.</w:t>
            </w:r>
          </w:p>
        </w:tc>
      </w:tr>
      <w:tr w:rsidR="0023403C" w:rsidRPr="0075456A" w14:paraId="46CA6309"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6D2CC" w14:textId="06EB1CEE" w:rsidR="0023403C" w:rsidRPr="0075456A" w:rsidRDefault="0023403C" w:rsidP="0023403C">
            <w:pPr>
              <w:rPr>
                <w:rFonts w:ascii="Arial" w:hAnsi="Arial" w:cs="Arial"/>
                <w:sz w:val="18"/>
                <w:szCs w:val="18"/>
              </w:rPr>
            </w:pPr>
            <w:proofErr w:type="spellStart"/>
            <w:r w:rsidRPr="0075456A">
              <w:rPr>
                <w:rFonts w:ascii="Arial" w:hAnsi="Arial" w:cs="Arial"/>
                <w:sz w:val="18"/>
                <w:szCs w:val="18"/>
              </w:rPr>
              <w:t>Oxyma</w:t>
            </w:r>
            <w:proofErr w:type="spellEnd"/>
            <w:r w:rsidRPr="0075456A">
              <w:rPr>
                <w:rFonts w:ascii="Arial" w:hAnsi="Arial" w:cs="Arial"/>
                <w:sz w:val="18"/>
                <w:szCs w:val="18"/>
              </w:rPr>
              <w:t xml:space="preserve"> pure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D1C0F7" w14:textId="4BC62059" w:rsidR="0023403C" w:rsidRPr="0075456A" w:rsidRDefault="006728DD" w:rsidP="0023403C">
            <w:pPr>
              <w:rPr>
                <w:rFonts w:ascii="Arial" w:hAnsi="Arial" w:cs="Arial"/>
                <w:sz w:val="18"/>
                <w:szCs w:val="18"/>
              </w:rPr>
            </w:pPr>
            <w:r w:rsidRPr="0075456A">
              <w:rPr>
                <w:rFonts w:ascii="Arial" w:hAnsi="Arial" w:cs="Arial"/>
                <w:sz w:val="18"/>
                <w:szCs w:val="18"/>
              </w:rPr>
              <w:t>YL005180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E489F1" w14:textId="4AB04B1D" w:rsidR="0023403C" w:rsidRPr="0075456A" w:rsidRDefault="0023403C" w:rsidP="0023403C">
            <w:pPr>
              <w:rPr>
                <w:rFonts w:ascii="Arial" w:hAnsi="Arial" w:cs="Arial"/>
                <w:sz w:val="18"/>
                <w:szCs w:val="18"/>
              </w:rPr>
            </w:pPr>
            <w:r w:rsidRPr="0075456A">
              <w:rPr>
                <w:rFonts w:ascii="Arial" w:hAnsi="Arial" w:cs="Arial"/>
                <w:sz w:val="18"/>
                <w:szCs w:val="18"/>
              </w:rPr>
              <w:t>YL005180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D8C9D99" w14:textId="12D39E6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86AF27" w14:textId="2471360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A4A53" w14:textId="283DF3B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024638" w14:textId="6BBB999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4C93AE" w14:textId="5BF76F6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commentRangeStart w:id="598"/>
            <w:commentRangeStart w:id="599"/>
            <w:r w:rsidRPr="0075456A">
              <w:rPr>
                <w:rFonts w:ascii="Arial" w:eastAsia="仿宋_GB2312" w:hAnsi="Arial" w:cs="Arial"/>
                <w:sz w:val="18"/>
                <w:szCs w:val="18"/>
              </w:rPr>
              <w:t>≥ 99.0%</w:t>
            </w:r>
            <w:r w:rsidR="3D19EB4A" w:rsidRPr="0075456A">
              <w:rPr>
                <w:rFonts w:ascii="Arial" w:hAnsi="Arial" w:cs="Arial"/>
                <w:sz w:val="18"/>
                <w:szCs w:val="18"/>
              </w:rPr>
              <w:t>.</w:t>
            </w:r>
            <w:r w:rsidR="7E2A4B2C" w:rsidRPr="0075456A">
              <w:rPr>
                <w:rFonts w:ascii="Arial" w:hAnsi="Arial" w:cs="Arial"/>
                <w:sz w:val="18"/>
                <w:szCs w:val="18"/>
              </w:rPr>
              <w:t xml:space="preserve"> No GAP</w:t>
            </w:r>
            <w:r w:rsidRPr="0075456A">
              <w:rPr>
                <w:rFonts w:ascii="Arial" w:hAnsi="Arial" w:cs="Arial"/>
                <w:sz w:val="18"/>
                <w:szCs w:val="18"/>
              </w:rPr>
              <w:t>;</w:t>
            </w:r>
            <w:commentRangeEnd w:id="598"/>
            <w:r w:rsidR="0023403C" w:rsidRPr="0075456A">
              <w:rPr>
                <w:rStyle w:val="CommentReference"/>
                <w:rFonts w:ascii="Arial" w:hAnsi="Arial" w:cs="Arial"/>
                <w:sz w:val="18"/>
                <w:szCs w:val="18"/>
              </w:rPr>
              <w:commentReference w:id="598"/>
            </w:r>
            <w:commentRangeEnd w:id="599"/>
            <w:r w:rsidRPr="0075456A">
              <w:rPr>
                <w:rStyle w:val="CommentReference"/>
              </w:rPr>
              <w:commentReference w:id="599"/>
            </w:r>
          </w:p>
        </w:tc>
      </w:tr>
      <w:tr w:rsidR="0023403C" w:rsidRPr="0075456A" w14:paraId="0DD3AC4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2819A3" w14:textId="395D3A26" w:rsidR="0023403C" w:rsidRPr="0075456A" w:rsidRDefault="0023403C" w:rsidP="0023403C">
            <w:pPr>
              <w:rPr>
                <w:rFonts w:ascii="Arial" w:hAnsi="Arial" w:cs="Arial"/>
                <w:sz w:val="18"/>
                <w:szCs w:val="18"/>
              </w:rPr>
            </w:pPr>
            <w:r w:rsidRPr="0075456A">
              <w:rPr>
                <w:rFonts w:ascii="Arial" w:hAnsi="Arial" w:cs="Arial"/>
                <w:sz w:val="18"/>
                <w:szCs w:val="18"/>
              </w:rPr>
              <w:t>N,N'-</w:t>
            </w:r>
            <w:proofErr w:type="spellStart"/>
            <w:r w:rsidRPr="0075456A">
              <w:rPr>
                <w:rFonts w:ascii="Arial" w:hAnsi="Arial" w:cs="Arial"/>
                <w:sz w:val="18"/>
                <w:szCs w:val="18"/>
              </w:rPr>
              <w:t>Diisopropylcarbodiimide</w:t>
            </w:r>
            <w:proofErr w:type="spellEnd"/>
            <w:r w:rsidRPr="0075456A">
              <w:rPr>
                <w:rFonts w:ascii="Arial" w:hAnsi="Arial" w:cs="Arial"/>
                <w:sz w:val="18"/>
                <w:szCs w:val="18"/>
              </w:rPr>
              <w:t xml:space="preserv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C6B44" w14:textId="50C73D54" w:rsidR="0023403C" w:rsidRPr="0075456A" w:rsidRDefault="006728DD" w:rsidP="0023403C">
            <w:pPr>
              <w:rPr>
                <w:rFonts w:ascii="Arial" w:hAnsi="Arial" w:cs="Arial"/>
                <w:sz w:val="18"/>
                <w:szCs w:val="18"/>
              </w:rPr>
            </w:pPr>
            <w:r w:rsidRPr="0075456A">
              <w:rPr>
                <w:rFonts w:ascii="Arial" w:hAnsi="Arial" w:cs="Arial"/>
                <w:sz w:val="18"/>
                <w:szCs w:val="18"/>
              </w:rPr>
              <w:t>YL003564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5BDCA7" w14:textId="683E7E8F" w:rsidR="0023403C" w:rsidRPr="0075456A" w:rsidRDefault="0023403C" w:rsidP="0023403C">
            <w:pPr>
              <w:rPr>
                <w:rFonts w:ascii="Arial" w:hAnsi="Arial" w:cs="Arial"/>
                <w:sz w:val="18"/>
                <w:szCs w:val="18"/>
              </w:rPr>
            </w:pPr>
            <w:r w:rsidRPr="0075456A">
              <w:rPr>
                <w:rFonts w:ascii="Arial" w:hAnsi="Arial" w:cs="Arial"/>
                <w:sz w:val="18"/>
                <w:szCs w:val="18"/>
              </w:rPr>
              <w:t>YL003564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32CE16A" w14:textId="1F73142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D064D1" w14:textId="2632193D"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B88070" w14:textId="1700BF4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432B7" w14:textId="12B5E27A"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BA4AC8" w14:textId="0C04A7D6"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00"/>
            <w:commentRangeStart w:id="601"/>
            <w:r w:rsidR="17FE6D12" w:rsidRPr="0075456A">
              <w:rPr>
                <w:rFonts w:ascii="Arial" w:hAnsi="Arial" w:cs="Arial"/>
                <w:sz w:val="18"/>
                <w:szCs w:val="18"/>
              </w:rPr>
              <w:t>No GAP</w:t>
            </w:r>
            <w:r w:rsidR="04572CD5" w:rsidRPr="0075456A">
              <w:rPr>
                <w:rFonts w:ascii="Arial" w:hAnsi="Arial" w:cs="Arial"/>
                <w:sz w:val="18"/>
                <w:szCs w:val="18"/>
              </w:rPr>
              <w:t xml:space="preserve"> </w:t>
            </w:r>
            <w:commentRangeEnd w:id="600"/>
            <w:r w:rsidR="0023403C" w:rsidRPr="0075456A">
              <w:rPr>
                <w:rStyle w:val="CommentReference"/>
                <w:rFonts w:ascii="Arial" w:hAnsi="Arial" w:cs="Arial"/>
                <w:sz w:val="18"/>
                <w:szCs w:val="18"/>
              </w:rPr>
              <w:commentReference w:id="600"/>
            </w:r>
            <w:commentRangeEnd w:id="601"/>
            <w:r w:rsidRPr="0075456A">
              <w:rPr>
                <w:rStyle w:val="CommentReference"/>
              </w:rPr>
              <w:commentReference w:id="601"/>
            </w:r>
          </w:p>
        </w:tc>
      </w:tr>
      <w:tr w:rsidR="0023403C" w:rsidRPr="0075456A" w14:paraId="7AE56E9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3220B2" w14:textId="4AC2C3DD" w:rsidR="0023403C" w:rsidRPr="0075456A" w:rsidRDefault="0023403C" w:rsidP="0023403C">
            <w:pPr>
              <w:rPr>
                <w:rFonts w:ascii="Arial" w:hAnsi="Arial" w:cs="Arial"/>
                <w:sz w:val="18"/>
                <w:szCs w:val="18"/>
              </w:rPr>
            </w:pPr>
            <w:proofErr w:type="spellStart"/>
            <w:r w:rsidRPr="0075456A">
              <w:rPr>
                <w:rFonts w:ascii="Arial" w:hAnsi="Arial" w:cs="Arial"/>
                <w:sz w:val="18"/>
                <w:szCs w:val="18"/>
              </w:rPr>
              <w:t>PyBop</w:t>
            </w:r>
            <w:proofErr w:type="spellEnd"/>
            <w:r w:rsidRPr="0075456A">
              <w:rPr>
                <w:rFonts w:ascii="Arial" w:hAnsi="Arial" w:cs="Arial"/>
                <w:sz w:val="18"/>
                <w:szCs w:val="18"/>
              </w:rPr>
              <w:t xml:space="preserv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1D1CEA" w14:textId="31DE3B41" w:rsidR="0023403C" w:rsidRPr="0075456A" w:rsidRDefault="006728DD" w:rsidP="0023403C">
            <w:pPr>
              <w:rPr>
                <w:rFonts w:ascii="Arial" w:hAnsi="Arial" w:cs="Arial"/>
                <w:sz w:val="18"/>
                <w:szCs w:val="18"/>
              </w:rPr>
            </w:pPr>
            <w:r w:rsidRPr="0075456A">
              <w:rPr>
                <w:rFonts w:ascii="Arial" w:hAnsi="Arial" w:cs="Arial"/>
                <w:sz w:val="18"/>
                <w:szCs w:val="18"/>
              </w:rPr>
              <w:t>YL002855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EB0516" w14:textId="408A2AC9" w:rsidR="0023403C" w:rsidRPr="0075456A" w:rsidRDefault="0023403C" w:rsidP="0023403C">
            <w:pPr>
              <w:rPr>
                <w:rFonts w:ascii="Arial" w:hAnsi="Arial" w:cs="Arial"/>
                <w:sz w:val="18"/>
                <w:szCs w:val="18"/>
              </w:rPr>
            </w:pPr>
            <w:r w:rsidRPr="0075456A">
              <w:rPr>
                <w:rFonts w:ascii="Arial" w:hAnsi="Arial" w:cs="Arial"/>
                <w:sz w:val="18"/>
                <w:szCs w:val="18"/>
              </w:rPr>
              <w:t>YL002855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42F1328" w14:textId="49602C31"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FEAA2B" w14:textId="6AFEEE3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D2F5C8" w14:textId="66BE2F32"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BE267" w14:textId="292578F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998738" w14:textId="1B9B1F0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02"/>
            <w:commentRangeStart w:id="603"/>
            <w:r w:rsidR="677FEC03" w:rsidRPr="0075456A">
              <w:rPr>
                <w:rFonts w:ascii="Arial" w:hAnsi="Arial" w:cs="Arial"/>
                <w:sz w:val="18"/>
                <w:szCs w:val="18"/>
              </w:rPr>
              <w:t>No GAP</w:t>
            </w:r>
            <w:r w:rsidR="04572CD5" w:rsidRPr="0075456A">
              <w:rPr>
                <w:rFonts w:ascii="Arial" w:hAnsi="Arial" w:cs="Arial"/>
                <w:sz w:val="18"/>
                <w:szCs w:val="18"/>
              </w:rPr>
              <w:t xml:space="preserve"> </w:t>
            </w:r>
            <w:commentRangeEnd w:id="602"/>
            <w:r w:rsidR="0023403C" w:rsidRPr="0075456A">
              <w:rPr>
                <w:rStyle w:val="CommentReference"/>
                <w:rFonts w:ascii="Arial" w:hAnsi="Arial" w:cs="Arial"/>
                <w:sz w:val="18"/>
                <w:szCs w:val="18"/>
              </w:rPr>
              <w:commentReference w:id="602"/>
            </w:r>
            <w:commentRangeEnd w:id="603"/>
            <w:r w:rsidRPr="0075456A">
              <w:rPr>
                <w:rStyle w:val="CommentReference"/>
              </w:rPr>
              <w:commentReference w:id="603"/>
            </w:r>
          </w:p>
        </w:tc>
      </w:tr>
      <w:tr w:rsidR="0023403C" w:rsidRPr="0075456A" w14:paraId="3935DE2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DB5AD0" w14:textId="350D9CB5" w:rsidR="0023403C" w:rsidRPr="0075456A" w:rsidRDefault="0023403C" w:rsidP="0023403C">
            <w:pPr>
              <w:rPr>
                <w:rFonts w:ascii="Arial" w:hAnsi="Arial" w:cs="Arial"/>
                <w:sz w:val="18"/>
                <w:szCs w:val="18"/>
              </w:rPr>
            </w:pPr>
            <w:commentRangeStart w:id="604"/>
            <w:commentRangeStart w:id="605"/>
            <w:r w:rsidRPr="0075456A">
              <w:rPr>
                <w:rFonts w:ascii="Arial" w:hAnsi="Arial" w:cs="Arial"/>
                <w:sz w:val="18"/>
                <w:szCs w:val="18"/>
              </w:rPr>
              <w:t xml:space="preserve">Acetic anhydride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379B3B" w14:textId="74DC604E" w:rsidR="0023403C" w:rsidRPr="0075456A" w:rsidRDefault="006728DD" w:rsidP="0023403C">
            <w:pPr>
              <w:rPr>
                <w:rFonts w:ascii="Arial" w:hAnsi="Arial" w:cs="Arial"/>
                <w:sz w:val="18"/>
                <w:szCs w:val="18"/>
              </w:rPr>
            </w:pPr>
            <w:r w:rsidRPr="0075456A">
              <w:rPr>
                <w:rFonts w:ascii="Arial" w:hAnsi="Arial" w:cs="Arial"/>
                <w:sz w:val="18"/>
                <w:szCs w:val="18"/>
              </w:rPr>
              <w:t>SJ000213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4AECB7" w14:textId="0F983E02" w:rsidR="0023403C" w:rsidRPr="0075456A" w:rsidRDefault="0023403C" w:rsidP="0023403C">
            <w:pPr>
              <w:rPr>
                <w:rFonts w:ascii="Arial" w:hAnsi="Arial" w:cs="Arial"/>
                <w:sz w:val="18"/>
                <w:szCs w:val="18"/>
              </w:rPr>
            </w:pPr>
            <w:r w:rsidRPr="0075456A">
              <w:rPr>
                <w:rFonts w:ascii="Arial" w:hAnsi="Arial" w:cs="Arial"/>
                <w:sz w:val="18"/>
                <w:szCs w:val="18"/>
              </w:rPr>
              <w:t>SJ000213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06810DC" w14:textId="6E4F7CED"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5B7C73" w14:textId="5105582C"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C207EA" w14:textId="1D9D7EFC"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B6886F" w14:textId="3E1D3D5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9CB76F" w14:textId="06C04773"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r w:rsidR="32EDDA88" w:rsidRPr="0075456A">
              <w:rPr>
                <w:rFonts w:ascii="Arial" w:hAnsi="Arial" w:cs="Arial"/>
                <w:sz w:val="18"/>
                <w:szCs w:val="18"/>
              </w:rPr>
              <w:t>No GAP</w:t>
            </w:r>
            <w:r w:rsidR="04572CD5" w:rsidRPr="0075456A">
              <w:rPr>
                <w:rFonts w:ascii="Arial" w:hAnsi="Arial" w:cs="Arial"/>
                <w:sz w:val="18"/>
                <w:szCs w:val="18"/>
              </w:rPr>
              <w:t xml:space="preserve"> </w:t>
            </w:r>
          </w:p>
        </w:tc>
      </w:tr>
      <w:commentRangeEnd w:id="604"/>
      <w:tr w:rsidR="0023403C" w:rsidRPr="0075456A" w14:paraId="20D6F63C"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582374" w14:textId="7DF67B59" w:rsidR="0023403C" w:rsidRPr="0075456A" w:rsidRDefault="00F53629" w:rsidP="0023403C">
            <w:pPr>
              <w:rPr>
                <w:rFonts w:ascii="Arial" w:hAnsi="Arial" w:cs="Arial"/>
                <w:sz w:val="18"/>
                <w:szCs w:val="18"/>
              </w:rPr>
            </w:pPr>
            <w:r w:rsidRPr="0075456A">
              <w:rPr>
                <w:rStyle w:val="CommentReference"/>
                <w:rFonts w:ascii="Arial" w:hAnsi="Arial" w:cs="Arial"/>
                <w:sz w:val="18"/>
                <w:szCs w:val="18"/>
              </w:rPr>
              <w:commentReference w:id="604"/>
            </w:r>
            <w:commentRangeEnd w:id="605"/>
            <w:r w:rsidRPr="0075456A">
              <w:rPr>
                <w:rStyle w:val="CommentReference"/>
              </w:rPr>
              <w:commentReference w:id="605"/>
            </w:r>
            <w:r w:rsidR="0023403C" w:rsidRPr="0075456A">
              <w:rPr>
                <w:rFonts w:ascii="Arial" w:hAnsi="Arial" w:cs="Arial"/>
                <w:sz w:val="18"/>
                <w:szCs w:val="18"/>
              </w:rPr>
              <w:t xml:space="preserve">Pyridine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550976" w14:textId="33276FA7" w:rsidR="0023403C" w:rsidRPr="0075456A" w:rsidRDefault="006728DD" w:rsidP="0023403C">
            <w:pPr>
              <w:rPr>
                <w:rFonts w:ascii="Arial" w:hAnsi="Arial" w:cs="Arial"/>
                <w:sz w:val="18"/>
                <w:szCs w:val="18"/>
              </w:rPr>
            </w:pPr>
            <w:r w:rsidRPr="0075456A">
              <w:rPr>
                <w:rFonts w:ascii="Arial" w:hAnsi="Arial" w:cs="Arial"/>
                <w:sz w:val="18"/>
                <w:szCs w:val="18"/>
              </w:rPr>
              <w:t>YL000617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58B222" w14:textId="5E8F9629" w:rsidR="0023403C" w:rsidRPr="0075456A" w:rsidRDefault="0023403C" w:rsidP="0023403C">
            <w:pPr>
              <w:rPr>
                <w:rFonts w:ascii="Arial" w:hAnsi="Arial" w:cs="Arial"/>
                <w:sz w:val="18"/>
                <w:szCs w:val="18"/>
              </w:rPr>
            </w:pPr>
            <w:r w:rsidRPr="0075456A">
              <w:rPr>
                <w:rFonts w:ascii="Arial" w:hAnsi="Arial" w:cs="Arial"/>
                <w:sz w:val="18"/>
                <w:szCs w:val="18"/>
              </w:rPr>
              <w:t>YL000617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DB69A04" w14:textId="73744A0D" w:rsidR="0023403C" w:rsidRPr="0075456A" w:rsidRDefault="00185C51"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3F7939" w14:textId="55145FA2"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1A5D85" w14:textId="02C6605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827AAC" w14:textId="0F6A8C2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A92401" w14:textId="3EE48C6E"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Pr="0075456A">
              <w:rPr>
                <w:rFonts w:ascii="Arial" w:hAnsi="Arial" w:cs="Arial"/>
                <w:sz w:val="18"/>
                <w:szCs w:val="18"/>
              </w:rPr>
              <w:t xml:space="preserve"> </w:t>
            </w:r>
            <w:r w:rsidRPr="0075456A">
              <w:rPr>
                <w:rFonts w:ascii="Arial" w:hAnsi="Arial" w:cs="Arial"/>
                <w:sz w:val="18"/>
                <w:szCs w:val="18"/>
              </w:rPr>
              <w:br/>
            </w:r>
            <w:r w:rsidR="3F91CDF5"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2779BEF1"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552B0A" w14:textId="7DDDEC58" w:rsidR="0023403C" w:rsidRPr="0075456A" w:rsidRDefault="0023403C" w:rsidP="0023403C">
            <w:pPr>
              <w:rPr>
                <w:rFonts w:ascii="Arial" w:hAnsi="Arial" w:cs="Arial"/>
                <w:sz w:val="18"/>
                <w:szCs w:val="18"/>
              </w:rPr>
            </w:pPr>
            <w:r w:rsidRPr="0075456A">
              <w:rPr>
                <w:rFonts w:ascii="Arial" w:hAnsi="Arial" w:cs="Arial"/>
                <w:sz w:val="18"/>
                <w:szCs w:val="18"/>
              </w:rPr>
              <w:lastRenderedPageBreak/>
              <w:t xml:space="preserve">Methanol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60E07F" w14:textId="52D39EDC" w:rsidR="0023403C" w:rsidRPr="0075456A" w:rsidRDefault="006728DD" w:rsidP="0023403C">
            <w:pPr>
              <w:rPr>
                <w:rFonts w:ascii="Arial" w:hAnsi="Arial" w:cs="Arial"/>
                <w:sz w:val="18"/>
                <w:szCs w:val="18"/>
              </w:rPr>
            </w:pPr>
            <w:r w:rsidRPr="0075456A">
              <w:rPr>
                <w:rFonts w:ascii="Arial" w:hAnsi="Arial" w:cs="Arial"/>
                <w:sz w:val="18"/>
                <w:szCs w:val="18"/>
              </w:rPr>
              <w:t>YL000031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913504" w14:textId="45808F04" w:rsidR="0023403C" w:rsidRPr="0075456A" w:rsidRDefault="0023403C" w:rsidP="0023403C">
            <w:pPr>
              <w:rPr>
                <w:rFonts w:ascii="Arial" w:hAnsi="Arial" w:cs="Arial"/>
                <w:sz w:val="18"/>
                <w:szCs w:val="18"/>
              </w:rPr>
            </w:pPr>
            <w:r w:rsidRPr="0075456A">
              <w:rPr>
                <w:rFonts w:ascii="Arial" w:hAnsi="Arial" w:cs="Arial"/>
                <w:sz w:val="18"/>
                <w:szCs w:val="18"/>
              </w:rPr>
              <w:t>YL000031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BAB9BDE" w14:textId="0A29C1FB"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875D14" w14:textId="09A5A6EB"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0AA267" w14:textId="058F5D89"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0536F7" w14:textId="6803FF1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1A6AA4" w14:textId="6B4A6C22"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7DD9D6E7" w:rsidRPr="0075456A">
              <w:rPr>
                <w:rFonts w:ascii="Arial" w:hAnsi="Arial" w:cs="Arial"/>
                <w:sz w:val="18"/>
                <w:szCs w:val="18"/>
              </w:rPr>
              <w:t xml:space="preserve"> </w:t>
            </w:r>
            <w:r w:rsidRPr="0075456A">
              <w:rPr>
                <w:rFonts w:ascii="Arial" w:hAnsi="Arial" w:cs="Arial"/>
                <w:sz w:val="18"/>
                <w:szCs w:val="18"/>
              </w:rPr>
              <w:br/>
            </w:r>
            <w:r w:rsidR="7DD9D6E7"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3D0A43F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12AFB0" w14:textId="0CFCE317" w:rsidR="0023403C" w:rsidRPr="0075456A" w:rsidRDefault="0023403C" w:rsidP="0023403C">
            <w:pPr>
              <w:rPr>
                <w:rFonts w:ascii="Arial" w:hAnsi="Arial" w:cs="Arial"/>
                <w:sz w:val="18"/>
                <w:szCs w:val="18"/>
              </w:rPr>
            </w:pPr>
            <w:proofErr w:type="spellStart"/>
            <w:r w:rsidRPr="0075456A">
              <w:rPr>
                <w:rFonts w:ascii="Arial" w:hAnsi="Arial" w:cs="Arial"/>
                <w:sz w:val="18"/>
                <w:szCs w:val="18"/>
              </w:rPr>
              <w:t>Piperidine</w:t>
            </w:r>
            <w:proofErr w:type="spellEnd"/>
            <w:r w:rsidRPr="0075456A">
              <w:rPr>
                <w:rFonts w:ascii="Arial" w:hAnsi="Arial" w:cs="Arial"/>
                <w:sz w:val="18"/>
                <w:szCs w:val="18"/>
              </w:rPr>
              <w:t xml:space="preserv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EAA093" w14:textId="6DBB0CC7" w:rsidR="0023403C" w:rsidRPr="0075456A" w:rsidRDefault="006728DD" w:rsidP="0023403C">
            <w:pPr>
              <w:rPr>
                <w:rFonts w:ascii="Arial" w:hAnsi="Arial" w:cs="Arial"/>
                <w:sz w:val="18"/>
                <w:szCs w:val="18"/>
              </w:rPr>
            </w:pPr>
            <w:r w:rsidRPr="0075456A">
              <w:rPr>
                <w:rFonts w:ascii="Arial" w:hAnsi="Arial" w:cs="Arial"/>
                <w:sz w:val="18"/>
                <w:szCs w:val="18"/>
              </w:rPr>
              <w:t>YL001394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1ECC45" w14:textId="6FFB6A69" w:rsidR="0023403C" w:rsidRPr="0075456A" w:rsidRDefault="0023403C" w:rsidP="0023403C">
            <w:pPr>
              <w:rPr>
                <w:rFonts w:ascii="Arial" w:hAnsi="Arial" w:cs="Arial"/>
                <w:sz w:val="18"/>
                <w:szCs w:val="18"/>
              </w:rPr>
            </w:pPr>
            <w:r w:rsidRPr="0075456A">
              <w:rPr>
                <w:rFonts w:ascii="Arial" w:hAnsi="Arial" w:cs="Arial"/>
                <w:sz w:val="18"/>
                <w:szCs w:val="18"/>
              </w:rPr>
              <w:t>YL001394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48F34A1" w14:textId="3FDC61C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E2DBDA" w14:textId="3301296A"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93275" w14:textId="7C5D5F7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B17A82" w14:textId="2524DAE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B5BC6C" w14:textId="7F51F9D4" w:rsidR="0023403C" w:rsidRPr="0075456A" w:rsidRDefault="00794D7D" w:rsidP="00794D7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97.0%; Water content ≤0.2% w/w.</w:t>
            </w:r>
            <w:r w:rsidRPr="0075456A">
              <w:rPr>
                <w:rFonts w:ascii="Arial" w:eastAsia="仿宋_GB2312" w:hAnsi="Arial" w:cs="Arial"/>
                <w:sz w:val="18"/>
                <w:szCs w:val="18"/>
              </w:rPr>
              <w:br/>
            </w:r>
            <w:r w:rsidR="727C1728"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151F3A4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2DF33A" w14:textId="1A4E364D" w:rsidR="0023403C" w:rsidRPr="0075456A" w:rsidRDefault="0023403C" w:rsidP="0023403C">
            <w:pPr>
              <w:rPr>
                <w:rFonts w:ascii="Arial" w:hAnsi="Arial" w:cs="Arial"/>
                <w:sz w:val="18"/>
                <w:szCs w:val="18"/>
              </w:rPr>
            </w:pPr>
            <w:commentRangeStart w:id="606"/>
            <w:commentRangeStart w:id="607"/>
            <w:proofErr w:type="spellStart"/>
            <w:r w:rsidRPr="0075456A">
              <w:rPr>
                <w:rFonts w:ascii="Arial" w:hAnsi="Arial" w:cs="Arial"/>
                <w:sz w:val="18"/>
                <w:szCs w:val="18"/>
              </w:rPr>
              <w:t>Ethyldiisopropylamine</w:t>
            </w:r>
            <w:proofErr w:type="spellEnd"/>
            <w:r w:rsidRPr="0075456A">
              <w:rPr>
                <w:rFonts w:ascii="Arial" w:hAnsi="Arial" w:cs="Arial"/>
                <w:sz w:val="18"/>
                <w:szCs w:val="18"/>
              </w:rPr>
              <w:t xml:space="preserve"> </w:t>
            </w:r>
            <w:commentRangeEnd w:id="606"/>
            <w:r w:rsidR="00721BF7" w:rsidRPr="0075456A">
              <w:rPr>
                <w:rStyle w:val="CommentReference"/>
                <w:rFonts w:ascii="Arial" w:hAnsi="Arial" w:cs="Arial"/>
                <w:sz w:val="18"/>
                <w:szCs w:val="18"/>
              </w:rPr>
              <w:commentReference w:id="606"/>
            </w:r>
            <w:commentRangeEnd w:id="607"/>
            <w:r w:rsidRPr="0075456A">
              <w:rPr>
                <w:rStyle w:val="CommentReference"/>
              </w:rPr>
              <w:commentReference w:id="607"/>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D8EBC2" w14:textId="1BEC6A50" w:rsidR="0023403C" w:rsidRPr="0075456A" w:rsidRDefault="006728DD" w:rsidP="0023403C">
            <w:pPr>
              <w:rPr>
                <w:rFonts w:ascii="Arial" w:hAnsi="Arial" w:cs="Arial"/>
                <w:sz w:val="18"/>
                <w:szCs w:val="18"/>
              </w:rPr>
            </w:pPr>
            <w:r w:rsidRPr="0075456A">
              <w:rPr>
                <w:rFonts w:ascii="Arial" w:hAnsi="Arial" w:cs="Arial"/>
                <w:sz w:val="18"/>
                <w:szCs w:val="18"/>
              </w:rPr>
              <w:t>YL000555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D95CB3" w14:textId="1B2E35CF" w:rsidR="0023403C" w:rsidRPr="0075456A" w:rsidRDefault="0023403C" w:rsidP="0023403C">
            <w:pPr>
              <w:rPr>
                <w:rFonts w:ascii="Arial" w:hAnsi="Arial" w:cs="Arial"/>
                <w:sz w:val="18"/>
                <w:szCs w:val="18"/>
              </w:rPr>
            </w:pPr>
            <w:r w:rsidRPr="0075456A">
              <w:rPr>
                <w:rFonts w:ascii="Arial" w:hAnsi="Arial" w:cs="Arial"/>
                <w:sz w:val="18"/>
                <w:szCs w:val="18"/>
              </w:rPr>
              <w:t>YL000555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DC6162B" w14:textId="69A5D500"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4D52F9" w14:textId="4E9E892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751544" w14:textId="11EDEAD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BDA061" w14:textId="6F5712A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BE7870" w14:textId="25D54C70"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29CADC07" w:rsidRPr="0075456A">
              <w:rPr>
                <w:rFonts w:ascii="Arial" w:hAnsi="Arial" w:cs="Arial"/>
                <w:sz w:val="18"/>
                <w:szCs w:val="18"/>
              </w:rPr>
              <w:t xml:space="preserve"> </w:t>
            </w:r>
            <w:r w:rsidRPr="0075456A">
              <w:rPr>
                <w:rFonts w:ascii="Arial" w:hAnsi="Arial" w:cs="Arial"/>
                <w:sz w:val="18"/>
                <w:szCs w:val="18"/>
              </w:rPr>
              <w:br/>
            </w:r>
            <w:r w:rsidR="29CADC07" w:rsidRPr="0075456A">
              <w:rPr>
                <w:rFonts w:ascii="Arial" w:hAnsi="Arial" w:cs="Arial"/>
                <w:sz w:val="18"/>
                <w:szCs w:val="18"/>
              </w:rPr>
              <w:t>No GAP</w:t>
            </w:r>
          </w:p>
        </w:tc>
      </w:tr>
      <w:tr w:rsidR="0023403C" w:rsidRPr="0075456A" w14:paraId="26A27AB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A32657" w14:textId="3D9F2129" w:rsidR="0023403C" w:rsidRPr="0075456A" w:rsidRDefault="0023403C" w:rsidP="0023403C">
            <w:pPr>
              <w:rPr>
                <w:rFonts w:ascii="Arial" w:hAnsi="Arial" w:cs="Arial"/>
                <w:sz w:val="18"/>
                <w:szCs w:val="18"/>
              </w:rPr>
            </w:pPr>
            <w:r w:rsidRPr="0075456A">
              <w:rPr>
                <w:rFonts w:ascii="Arial" w:hAnsi="Arial" w:cs="Arial"/>
                <w:sz w:val="18"/>
                <w:szCs w:val="18"/>
              </w:rPr>
              <w:t>N,N-</w:t>
            </w:r>
            <w:proofErr w:type="spellStart"/>
            <w:r w:rsidRPr="0075456A">
              <w:rPr>
                <w:rFonts w:ascii="Arial" w:hAnsi="Arial" w:cs="Arial"/>
                <w:sz w:val="18"/>
                <w:szCs w:val="18"/>
              </w:rPr>
              <w:t>Dimethylformamide</w:t>
            </w:r>
            <w:proofErr w:type="spellEnd"/>
            <w:r w:rsidRPr="0075456A">
              <w:rPr>
                <w:rFonts w:ascii="Arial" w:hAnsi="Arial" w:cs="Arial"/>
                <w:sz w:val="18"/>
                <w:szCs w:val="18"/>
              </w:rPr>
              <w:t xml:space="preserv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B02D6D6" w14:textId="589E0EFD" w:rsidR="0023403C" w:rsidRPr="0075456A" w:rsidRDefault="006728DD" w:rsidP="0023403C">
            <w:pPr>
              <w:rPr>
                <w:rFonts w:ascii="Arial" w:hAnsi="Arial" w:cs="Arial"/>
                <w:sz w:val="18"/>
                <w:szCs w:val="18"/>
              </w:rPr>
            </w:pPr>
            <w:r w:rsidRPr="0075456A">
              <w:rPr>
                <w:rFonts w:ascii="Arial" w:hAnsi="Arial" w:cs="Arial"/>
                <w:sz w:val="18"/>
                <w:szCs w:val="18"/>
              </w:rPr>
              <w:t>YL00033</w:t>
            </w:r>
            <w:r w:rsidR="007A06D5">
              <w:rPr>
                <w:rFonts w:ascii="Arial" w:hAnsi="Arial" w:cs="Arial"/>
                <w:sz w:val="18"/>
                <w:szCs w:val="18"/>
              </w:rPr>
              <w:t>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F893B3" w14:textId="56D2FCD2" w:rsidR="0023403C" w:rsidRPr="0075456A" w:rsidRDefault="0023403C" w:rsidP="0023403C">
            <w:pPr>
              <w:rPr>
                <w:rFonts w:ascii="Arial" w:hAnsi="Arial" w:cs="Arial"/>
                <w:sz w:val="18"/>
                <w:szCs w:val="18"/>
              </w:rPr>
            </w:pPr>
            <w:r w:rsidRPr="0075456A">
              <w:rPr>
                <w:rFonts w:ascii="Arial" w:hAnsi="Arial" w:cs="Arial"/>
                <w:sz w:val="18"/>
                <w:szCs w:val="18"/>
              </w:rPr>
              <w:t>YL000336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473091" w14:textId="714CF50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1EEBCA" w14:textId="33002EC7"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48784D" w14:textId="7A741EC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3C0C99" w14:textId="53CDD7D0"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BC0F45" w14:textId="676EAE65"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795CFB55"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C4178C" w14:textId="40EB77A1" w:rsidR="006728DD" w:rsidRPr="0075456A" w:rsidRDefault="006728DD" w:rsidP="006728DD">
            <w:pPr>
              <w:rPr>
                <w:rFonts w:ascii="Arial" w:hAnsi="Arial" w:cs="Arial"/>
                <w:sz w:val="18"/>
                <w:szCs w:val="18"/>
              </w:rPr>
            </w:pPr>
            <w:r w:rsidRPr="0075456A">
              <w:rPr>
                <w:rFonts w:ascii="Arial" w:hAnsi="Arial" w:cs="Arial"/>
                <w:sz w:val="18"/>
                <w:szCs w:val="18"/>
              </w:rPr>
              <w:t xml:space="preserve">Isopropyl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C83D55" w14:textId="01F48A3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E5E029" w14:textId="7739EE1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D56F85" w14:textId="5AD9E7B4" w:rsidR="006728DD" w:rsidRPr="0075456A" w:rsidRDefault="00185C51"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240714" w14:textId="290F5612"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041DC" w14:textId="1ADD3B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5B8C95" w14:textId="344CF1C2"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2D0D1E" w14:textId="12772638"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r w:rsidR="006728DD" w:rsidRPr="0075456A">
              <w:rPr>
                <w:rFonts w:ascii="Arial" w:hAnsi="Arial" w:cs="Arial"/>
                <w:sz w:val="18"/>
                <w:szCs w:val="18"/>
              </w:rPr>
              <w:t xml:space="preserve"> </w:t>
            </w:r>
          </w:p>
        </w:tc>
      </w:tr>
      <w:tr w:rsidR="006728DD" w:rsidRPr="0075456A" w14:paraId="4F8B2D30"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B2A699" w14:textId="0EE3B7BB" w:rsidR="006728DD" w:rsidRPr="0075456A" w:rsidRDefault="006728DD" w:rsidP="006728DD">
            <w:pPr>
              <w:rPr>
                <w:rFonts w:ascii="Arial" w:hAnsi="Arial" w:cs="Arial"/>
                <w:sz w:val="18"/>
                <w:szCs w:val="18"/>
              </w:rPr>
            </w:pPr>
            <w:r w:rsidRPr="0075456A">
              <w:rPr>
                <w:rFonts w:ascii="Arial" w:hAnsi="Arial" w:cs="Arial"/>
                <w:sz w:val="18"/>
                <w:szCs w:val="18"/>
              </w:rPr>
              <w:t xml:space="preserve">Toluene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AE1785" w14:textId="0ECDF87A"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C91E49" w14:textId="046FAE1E"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E9BAF9B" w14:textId="1B02C029"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ACCC63" w14:textId="4C65B8D8"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29CE34" w14:textId="06E36CBB"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D86B5E" w14:textId="5DCEFFD3"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9BE41E" w14:textId="77DF02B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E3313F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2644C" w14:textId="5F0F319D" w:rsidR="006728DD" w:rsidRPr="0075456A" w:rsidRDefault="006728DD" w:rsidP="006728DD">
            <w:pPr>
              <w:rPr>
                <w:rFonts w:ascii="Arial" w:hAnsi="Arial" w:cs="Arial"/>
                <w:sz w:val="18"/>
                <w:szCs w:val="18"/>
              </w:rPr>
            </w:pPr>
            <w:proofErr w:type="spellStart"/>
            <w:r w:rsidRPr="0075456A">
              <w:rPr>
                <w:rFonts w:ascii="Arial" w:hAnsi="Arial" w:cs="Arial"/>
                <w:sz w:val="18"/>
                <w:szCs w:val="18"/>
              </w:rPr>
              <w:t>tert</w:t>
            </w:r>
            <w:proofErr w:type="spellEnd"/>
            <w:r w:rsidRPr="0075456A">
              <w:rPr>
                <w:rFonts w:ascii="Arial" w:hAnsi="Arial" w:cs="Arial"/>
                <w:sz w:val="18"/>
                <w:szCs w:val="18"/>
              </w:rPr>
              <w:t xml:space="preserve">-Butyl methyl ether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CEA9BA" w14:textId="470E0451"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52109F" w14:textId="4B776C92"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7548B9D" w14:textId="3AB57D22"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7CD670" w14:textId="75711B2B"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B3657" w14:textId="69391C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A09586" w14:textId="4F14401E"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52181" w14:textId="176E2E62"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0768913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66DCB8" w14:textId="48214C24" w:rsidR="006728DD" w:rsidRPr="0075456A" w:rsidRDefault="006728DD" w:rsidP="006728DD">
            <w:pPr>
              <w:rPr>
                <w:rFonts w:ascii="Arial" w:hAnsi="Arial" w:cs="Arial"/>
                <w:sz w:val="18"/>
                <w:szCs w:val="18"/>
              </w:rPr>
            </w:pPr>
            <w:r w:rsidRPr="0075456A">
              <w:rPr>
                <w:rFonts w:ascii="Arial" w:hAnsi="Arial" w:cs="Arial"/>
                <w:sz w:val="18"/>
                <w:szCs w:val="18"/>
              </w:rPr>
              <w:t xml:space="preserve">Ethyl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2E4ECC" w14:textId="457AA8B9"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19452" w14:textId="3F8CF54E"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5F3C7B6" w14:textId="703F5BA6"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416B42" w14:textId="0F2C459F"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BC8A28" w14:textId="56EC9A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0D0FCC" w14:textId="4DFCD8B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23FB33" w14:textId="7284CBF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33E28EF"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954920" w14:textId="7B2ADADE" w:rsidR="006728DD" w:rsidRPr="0075456A" w:rsidRDefault="006728DD" w:rsidP="006728DD">
            <w:pPr>
              <w:rPr>
                <w:rFonts w:ascii="Arial" w:hAnsi="Arial" w:cs="Arial"/>
                <w:sz w:val="18"/>
                <w:szCs w:val="18"/>
              </w:rPr>
            </w:pPr>
            <w:r w:rsidRPr="0075456A">
              <w:rPr>
                <w:rFonts w:ascii="Arial" w:hAnsi="Arial" w:cs="Arial"/>
                <w:sz w:val="18"/>
                <w:szCs w:val="18"/>
              </w:rPr>
              <w:lastRenderedPageBreak/>
              <w:t>n-</w:t>
            </w:r>
            <w:del w:id="608" w:author="Johan Granander" w:date="2026-08-07T12:04:00Z">
              <w:r w:rsidRPr="0075456A" w:rsidDel="00721BF7">
                <w:rPr>
                  <w:rFonts w:ascii="Arial" w:hAnsi="Arial" w:cs="Arial"/>
                  <w:sz w:val="18"/>
                  <w:szCs w:val="18"/>
                </w:rPr>
                <w:delText xml:space="preserve">heptane </w:delText>
              </w:r>
            </w:del>
            <w:ins w:id="609" w:author="Johan Granander" w:date="2026-08-07T12:04:00Z">
              <w:r w:rsidRPr="0075456A">
                <w:rPr>
                  <w:rFonts w:ascii="Arial" w:hAnsi="Arial" w:cs="Arial"/>
                  <w:sz w:val="18"/>
                  <w:szCs w:val="18"/>
                </w:rPr>
                <w:t xml:space="preserve">Heptane </w:t>
              </w:r>
            </w:ins>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322E6" w14:textId="1FB2D86C"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FE95F8" w14:textId="58DED0D4"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2CBF859" w14:textId="4D0BB0B5"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36372" w14:textId="79799269"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0AE296" w14:textId="30A89A55"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A3439F" w14:textId="4F35796F"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660E45" w14:textId="18E6E3E5" w:rsidR="006728DD" w:rsidRPr="0075456A" w:rsidRDefault="00B419E2"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8022B8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F86DC9B" w14:textId="513F2652" w:rsidR="006728DD" w:rsidRPr="0075456A" w:rsidRDefault="006728DD" w:rsidP="006728DD">
            <w:pPr>
              <w:rPr>
                <w:rFonts w:ascii="Arial" w:hAnsi="Arial" w:cs="Arial"/>
                <w:sz w:val="18"/>
                <w:szCs w:val="18"/>
              </w:rPr>
            </w:pPr>
            <w:proofErr w:type="spellStart"/>
            <w:r w:rsidRPr="0075456A">
              <w:rPr>
                <w:rFonts w:ascii="Arial" w:hAnsi="Arial" w:cs="Arial"/>
                <w:sz w:val="18"/>
                <w:szCs w:val="18"/>
              </w:rPr>
              <w:t>Trifluoroacetic</w:t>
            </w:r>
            <w:proofErr w:type="spellEnd"/>
            <w:r w:rsidRPr="0075456A">
              <w:rPr>
                <w:rFonts w:ascii="Arial" w:hAnsi="Arial" w:cs="Arial"/>
                <w:sz w:val="18"/>
                <w:szCs w:val="18"/>
              </w:rPr>
              <w:t xml:space="preserve"> acid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C9FC38" w14:textId="547D199F"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DD9A4D" w14:textId="76FE41BC"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E757163" w14:textId="563DC394"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BAEB7" w14:textId="47F2CE97"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BA94D3" w14:textId="518066E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EC1D2D" w14:textId="45F85BA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27F580" w14:textId="04A73D2B" w:rsidR="006728DD" w:rsidRPr="0075456A" w:rsidRDefault="00B419E2" w:rsidP="006728DD">
            <w:pPr>
              <w:rPr>
                <w:rFonts w:ascii="Arial" w:hAnsi="Arial" w:cs="Arial"/>
                <w:sz w:val="18"/>
                <w:szCs w:val="18"/>
              </w:rPr>
            </w:pPr>
            <w:r w:rsidRPr="0075456A">
              <w:rPr>
                <w:rFonts w:ascii="Arial" w:hAnsi="Arial" w:cs="Arial"/>
                <w:sz w:val="18"/>
                <w:szCs w:val="18"/>
              </w:rPr>
              <w:t xml:space="preserve">Assay </w:t>
            </w:r>
            <w:r w:rsidRPr="0075456A">
              <w:rPr>
                <w:rFonts w:ascii="Arial" w:eastAsia="仿宋_GB2312" w:hAnsi="Arial" w:cs="Arial"/>
                <w:sz w:val="18"/>
                <w:szCs w:val="18"/>
              </w:rPr>
              <w:t xml:space="preserve">≥ 98.0%; </w:t>
            </w:r>
            <w:r w:rsidR="006728DD" w:rsidRPr="0075456A">
              <w:rPr>
                <w:rFonts w:ascii="Arial" w:hAnsi="Arial" w:cs="Arial"/>
                <w:sz w:val="18"/>
                <w:szCs w:val="18"/>
              </w:rPr>
              <w:t xml:space="preserve"> No GAP</w:t>
            </w:r>
          </w:p>
        </w:tc>
      </w:tr>
      <w:tr w:rsidR="006728DD" w:rsidRPr="0075456A" w14:paraId="4D6AC29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F88631" w14:textId="755FF986" w:rsidR="006728DD" w:rsidRPr="0075456A" w:rsidRDefault="006728DD" w:rsidP="006728DD">
            <w:pPr>
              <w:rPr>
                <w:rFonts w:ascii="Arial" w:hAnsi="Arial" w:cs="Arial"/>
                <w:sz w:val="18"/>
                <w:szCs w:val="18"/>
              </w:rPr>
            </w:pPr>
            <w:r w:rsidRPr="0075456A">
              <w:rPr>
                <w:rFonts w:ascii="Arial" w:hAnsi="Arial" w:cs="Arial"/>
                <w:sz w:val="18"/>
                <w:szCs w:val="18"/>
              </w:rPr>
              <w:t xml:space="preserve">Sodium chloride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40F7D7" w14:textId="450B5A80"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70F58E" w14:textId="132CB8A5"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8892B91" w14:textId="48917D56" w:rsidR="006728DD" w:rsidRPr="0075456A" w:rsidRDefault="006728DD" w:rsidP="006728DD">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59317E" w14:textId="48EC47DA"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CC841D" w14:textId="63E0BD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F54877" w14:textId="3FDF55A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E9E7B4" w14:textId="6A1A4E80" w:rsidR="006728DD" w:rsidRPr="0075456A" w:rsidRDefault="006728DD" w:rsidP="006728DD">
            <w:pPr>
              <w:rPr>
                <w:rFonts w:ascii="Arial" w:hAnsi="Arial" w:cs="Arial"/>
                <w:sz w:val="18"/>
                <w:szCs w:val="18"/>
              </w:rPr>
            </w:pPr>
            <w:r w:rsidRPr="0075456A">
              <w:rPr>
                <w:rFonts w:ascii="Arial" w:hAnsi="Arial" w:cs="Arial"/>
                <w:sz w:val="18"/>
                <w:szCs w:val="18"/>
              </w:rPr>
              <w:t>No GAP</w:t>
            </w:r>
          </w:p>
        </w:tc>
      </w:tr>
    </w:tbl>
    <w:p w14:paraId="080D1146" w14:textId="77777777" w:rsidR="007A6D47" w:rsidRPr="0075456A" w:rsidRDefault="007A6D47" w:rsidP="007A6D47">
      <w:pPr>
        <w:spacing w:beforeLines="100" w:before="240" w:afterLines="50" w:after="120" w:line="360" w:lineRule="auto"/>
        <w:contextualSpacing/>
        <w:jc w:val="both"/>
        <w:rPr>
          <w:rFonts w:ascii="Arial" w:hAnsi="Arial" w:cs="Arial"/>
          <w:b/>
          <w:sz w:val="20"/>
          <w:szCs w:val="20"/>
        </w:rPr>
      </w:pPr>
    </w:p>
    <w:p w14:paraId="32EC0565" w14:textId="77777777" w:rsidR="001E1AC2" w:rsidRDefault="00685B05" w:rsidP="007A6D47">
      <w:pPr>
        <w:spacing w:beforeLines="50" w:before="120" w:afterLines="50" w:after="120" w:line="360" w:lineRule="auto"/>
        <w:contextualSpacing/>
        <w:jc w:val="both"/>
        <w:rPr>
          <w:rFonts w:ascii="Arial" w:hAnsi="Arial" w:cs="Arial"/>
          <w:sz w:val="20"/>
          <w:szCs w:val="20"/>
        </w:rPr>
      </w:pPr>
      <w:r w:rsidRPr="0075456A">
        <w:rPr>
          <w:rFonts w:ascii="Arial" w:hAnsi="Arial" w:cs="Arial"/>
          <w:b/>
          <w:sz w:val="20"/>
          <w:szCs w:val="20"/>
        </w:rPr>
        <w:t>C</w:t>
      </w:r>
      <w:r w:rsidR="005A4DDF" w:rsidRPr="0075456A">
        <w:rPr>
          <w:rFonts w:ascii="Arial" w:hAnsi="Arial" w:cs="Arial"/>
          <w:b/>
          <w:sz w:val="20"/>
          <w:szCs w:val="20"/>
        </w:rPr>
        <w:t>onclusion:</w:t>
      </w:r>
      <w:r w:rsidR="005A4DDF" w:rsidRPr="0075456A">
        <w:rPr>
          <w:rFonts w:ascii="Arial" w:hAnsi="Arial" w:cs="Arial"/>
          <w:sz w:val="20"/>
          <w:szCs w:val="20"/>
        </w:rPr>
        <w:t xml:space="preserve"> </w:t>
      </w:r>
    </w:p>
    <w:p w14:paraId="5CAA4A87" w14:textId="77777777"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1. All amino acid specification (</w:t>
      </w:r>
      <w:proofErr w:type="spellStart"/>
      <w:r w:rsidRPr="00B34233">
        <w:rPr>
          <w:rFonts w:ascii="Arial" w:hAnsi="Arial" w:cs="Arial"/>
          <w:sz w:val="21"/>
          <w:szCs w:val="21"/>
        </w:rPr>
        <w:t>Fmoc</w:t>
      </w:r>
      <w:proofErr w:type="spellEnd"/>
      <w:r w:rsidRPr="00B34233">
        <w:rPr>
          <w:rFonts w:ascii="Arial" w:hAnsi="Arial" w:cs="Arial"/>
          <w:sz w:val="21"/>
          <w:szCs w:val="21"/>
        </w:rPr>
        <w:t>-</w:t>
      </w:r>
      <w:proofErr w:type="spellStart"/>
      <w:r w:rsidRPr="00B34233">
        <w:rPr>
          <w:rFonts w:ascii="Arial" w:hAnsi="Arial" w:cs="Arial"/>
          <w:sz w:val="21"/>
          <w:szCs w:val="21"/>
        </w:rPr>
        <w:t>Gly</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Phe</w:t>
      </w:r>
      <w:proofErr w:type="spellEnd"/>
      <w:r w:rsidRPr="00B34233">
        <w:rPr>
          <w:rFonts w:ascii="Arial" w:hAnsi="Arial" w:cs="Arial"/>
          <w:sz w:val="21"/>
          <w:szCs w:val="21"/>
        </w:rPr>
        <w:t>-OH, ,</w:t>
      </w:r>
      <w:proofErr w:type="spellStart"/>
      <w:r w:rsidRPr="00B34233">
        <w:rPr>
          <w:rFonts w:ascii="Arial" w:hAnsi="Arial" w:cs="Arial"/>
          <w:sz w:val="21"/>
          <w:szCs w:val="21"/>
        </w:rPr>
        <w:t>Fmoc</w:t>
      </w:r>
      <w:proofErr w:type="spellEnd"/>
      <w:r w:rsidRPr="00B34233">
        <w:rPr>
          <w:rFonts w:ascii="Arial" w:hAnsi="Arial" w:cs="Arial"/>
          <w:sz w:val="21"/>
          <w:szCs w:val="21"/>
        </w:rPr>
        <w:t>-L-N-Me-</w:t>
      </w:r>
      <w:proofErr w:type="spellStart"/>
      <w:r w:rsidRPr="00B34233">
        <w:rPr>
          <w:rFonts w:ascii="Arial" w:hAnsi="Arial" w:cs="Arial"/>
          <w:sz w:val="21"/>
          <w:szCs w:val="21"/>
        </w:rPr>
        <w:t>Asn</w:t>
      </w:r>
      <w:proofErr w:type="spellEnd"/>
      <w:r w:rsidRPr="00B34233">
        <w:rPr>
          <w:rFonts w:ascii="Arial" w:hAnsi="Arial" w:cs="Arial"/>
          <w:sz w:val="21"/>
          <w:szCs w:val="21"/>
        </w:rPr>
        <w:t>(</w:t>
      </w:r>
      <w:proofErr w:type="spellStart"/>
      <w:r w:rsidRPr="00B34233">
        <w:rPr>
          <w:rFonts w:ascii="Arial" w:hAnsi="Arial" w:cs="Arial"/>
          <w:sz w:val="21"/>
          <w:szCs w:val="21"/>
        </w:rPr>
        <w:t>Trt</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Asn</w:t>
      </w:r>
      <w:proofErr w:type="spellEnd"/>
      <w:r w:rsidRPr="00B34233">
        <w:rPr>
          <w:rFonts w:ascii="Arial" w:hAnsi="Arial" w:cs="Arial"/>
          <w:sz w:val="21"/>
          <w:szCs w:val="21"/>
        </w:rPr>
        <w:t>(</w:t>
      </w:r>
      <w:proofErr w:type="spellStart"/>
      <w:r w:rsidRPr="00B34233">
        <w:rPr>
          <w:rFonts w:ascii="Arial" w:hAnsi="Arial" w:cs="Arial"/>
          <w:sz w:val="21"/>
          <w:szCs w:val="21"/>
        </w:rPr>
        <w:t>Trt</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Ser</w:t>
      </w:r>
      <w:proofErr w:type="spellEnd"/>
      <w:r w:rsidRPr="00B34233">
        <w:rPr>
          <w:rFonts w:ascii="Arial" w:hAnsi="Arial" w:cs="Arial"/>
          <w:sz w:val="21"/>
          <w:szCs w:val="21"/>
        </w:rPr>
        <w:t>(</w:t>
      </w:r>
      <w:proofErr w:type="spellStart"/>
      <w:r w:rsidRPr="00B34233">
        <w:rPr>
          <w:rFonts w:ascii="Arial" w:hAnsi="Arial" w:cs="Arial"/>
          <w:sz w:val="21"/>
          <w:szCs w:val="21"/>
        </w:rPr>
        <w:t>tBu</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Arg</w:t>
      </w:r>
      <w:proofErr w:type="spellEnd"/>
      <w:r w:rsidRPr="00B34233">
        <w:rPr>
          <w:rFonts w:ascii="Arial" w:hAnsi="Arial" w:cs="Arial"/>
          <w:sz w:val="21"/>
          <w:szCs w:val="21"/>
        </w:rPr>
        <w:t>(</w:t>
      </w:r>
      <w:proofErr w:type="spellStart"/>
      <w:r w:rsidRPr="00B34233">
        <w:rPr>
          <w:rFonts w:ascii="Arial" w:hAnsi="Arial" w:cs="Arial"/>
          <w:sz w:val="21"/>
          <w:szCs w:val="21"/>
        </w:rPr>
        <w:t>Pbf</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 xml:space="preserve">-L-Val-OH,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Leu</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-L-α-Me-</w:t>
      </w:r>
      <w:proofErr w:type="spellStart"/>
      <w:r w:rsidRPr="00B34233">
        <w:rPr>
          <w:rFonts w:ascii="Arial" w:hAnsi="Arial" w:cs="Arial"/>
          <w:sz w:val="21"/>
          <w:szCs w:val="21"/>
        </w:rPr>
        <w:t>Phe</w:t>
      </w:r>
      <w:proofErr w:type="spellEnd"/>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Glu</w:t>
      </w:r>
      <w:proofErr w:type="spellEnd"/>
      <w:r w:rsidRPr="00B34233">
        <w:rPr>
          <w:rFonts w:ascii="Arial" w:hAnsi="Arial" w:cs="Arial"/>
          <w:sz w:val="21"/>
          <w:szCs w:val="21"/>
        </w:rPr>
        <w:t>(</w:t>
      </w:r>
      <w:proofErr w:type="spellStart"/>
      <w:r w:rsidRPr="00B34233">
        <w:rPr>
          <w:rFonts w:ascii="Arial" w:hAnsi="Arial" w:cs="Arial"/>
          <w:sz w:val="21"/>
          <w:szCs w:val="21"/>
        </w:rPr>
        <w:t>OtBu</w:t>
      </w:r>
      <w:proofErr w:type="spellEnd"/>
      <w:r w:rsidRPr="00B34233">
        <w:rPr>
          <w:rFonts w:ascii="Arial" w:hAnsi="Arial" w:cs="Arial"/>
          <w:sz w:val="21"/>
          <w:szCs w:val="21"/>
        </w:rPr>
        <w:t>)-OH·H</w:t>
      </w:r>
      <w:r w:rsidRPr="00B34233">
        <w:rPr>
          <w:rFonts w:ascii="Arial" w:hAnsi="Arial" w:cs="Arial"/>
          <w:sz w:val="21"/>
          <w:szCs w:val="21"/>
          <w:rPrChange w:id="610" w:author="Johan Granander" w:date="2026-08-07T12:05:00Z">
            <w:rPr>
              <w:rFonts w:ascii="Arial" w:hAnsi="Arial" w:cs="Arial"/>
              <w:color w:val="000000" w:themeColor="text1"/>
              <w:sz w:val="20"/>
              <w:szCs w:val="20"/>
            </w:rPr>
          </w:rPrChange>
        </w:rPr>
        <w:t>2</w:t>
      </w:r>
      <w:r w:rsidRPr="00B34233">
        <w:rPr>
          <w:rFonts w:ascii="Arial" w:hAnsi="Arial" w:cs="Arial"/>
          <w:sz w:val="21"/>
          <w:szCs w:val="21"/>
        </w:rPr>
        <w:t>O, Fmoc-L-Ala-OH·H</w:t>
      </w:r>
      <w:r w:rsidRPr="00B34233">
        <w:rPr>
          <w:rFonts w:ascii="Arial" w:hAnsi="Arial" w:cs="Arial"/>
          <w:sz w:val="21"/>
          <w:szCs w:val="21"/>
          <w:rPrChange w:id="611" w:author="Johan Granander" w:date="2026-08-07T12:05:00Z">
            <w:rPr>
              <w:rFonts w:ascii="Arial" w:hAnsi="Arial" w:cs="Arial"/>
              <w:color w:val="000000" w:themeColor="text1"/>
              <w:sz w:val="20"/>
              <w:szCs w:val="20"/>
            </w:rPr>
          </w:rPrChange>
        </w:rPr>
        <w:t>2</w:t>
      </w:r>
      <w:r w:rsidRPr="00B34233">
        <w:rPr>
          <w:rFonts w:ascii="Arial" w:hAnsi="Arial" w:cs="Arial"/>
          <w:sz w:val="21"/>
          <w:szCs w:val="21"/>
        </w:rPr>
        <w:t xml:space="preserve">O,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Orn</w:t>
      </w:r>
      <w:proofErr w:type="spellEnd"/>
      <w:r w:rsidRPr="00B34233">
        <w:rPr>
          <w:rFonts w:ascii="Arial" w:hAnsi="Arial" w:cs="Arial"/>
          <w:sz w:val="21"/>
          <w:szCs w:val="21"/>
        </w:rPr>
        <w:t>(</w:t>
      </w:r>
      <w:proofErr w:type="spellStart"/>
      <w:r w:rsidRPr="00B34233">
        <w:rPr>
          <w:rFonts w:ascii="Arial" w:hAnsi="Arial" w:cs="Arial"/>
          <w:sz w:val="21"/>
          <w:szCs w:val="21"/>
        </w:rPr>
        <w:t>Boc</w:t>
      </w:r>
      <w:proofErr w:type="spellEnd"/>
      <w:r w:rsidRPr="00B34233">
        <w:rPr>
          <w:rFonts w:ascii="Arial" w:hAnsi="Arial" w:cs="Arial"/>
          <w:sz w:val="21"/>
          <w:szCs w:val="21"/>
        </w:rPr>
        <w:t xml:space="preserve">)-OH) have been converted into independent specification documents; </w:t>
      </w:r>
    </w:p>
    <w:p w14:paraId="62AF5086" w14:textId="3988AD91"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 xml:space="preserve">2. Tighten the purity specification for </w:t>
      </w:r>
      <w:proofErr w:type="spellStart"/>
      <w:r w:rsidRPr="00B34233">
        <w:rPr>
          <w:rFonts w:ascii="Arial" w:hAnsi="Arial" w:cs="Arial"/>
          <w:sz w:val="21"/>
          <w:szCs w:val="21"/>
        </w:rPr>
        <w:t>Fmoc</w:t>
      </w:r>
      <w:proofErr w:type="spellEnd"/>
      <w:r w:rsidRPr="00B34233">
        <w:rPr>
          <w:rFonts w:ascii="Arial" w:hAnsi="Arial" w:cs="Arial"/>
          <w:sz w:val="21"/>
          <w:szCs w:val="21"/>
        </w:rPr>
        <w:t>-L-N-Me-</w:t>
      </w:r>
      <w:proofErr w:type="spellStart"/>
      <w:r w:rsidRPr="00B34233">
        <w:rPr>
          <w:rFonts w:ascii="Arial" w:hAnsi="Arial" w:cs="Arial"/>
          <w:sz w:val="21"/>
          <w:szCs w:val="21"/>
        </w:rPr>
        <w:t>Asn</w:t>
      </w:r>
      <w:proofErr w:type="spellEnd"/>
      <w:del w:id="612"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proofErr w:type="spellStart"/>
      <w:r w:rsidRPr="00B34233">
        <w:rPr>
          <w:rFonts w:ascii="Arial" w:hAnsi="Arial" w:cs="Arial"/>
          <w:sz w:val="21"/>
          <w:szCs w:val="21"/>
        </w:rPr>
        <w:t>Trt</w:t>
      </w:r>
      <w:proofErr w:type="spellEnd"/>
      <w:r w:rsidRPr="00B34233">
        <w:rPr>
          <w:rFonts w:ascii="Arial" w:hAnsi="Arial" w:cs="Arial"/>
          <w:sz w:val="21"/>
          <w:szCs w:val="21"/>
        </w:rPr>
        <w:t>)</w:t>
      </w:r>
      <w:del w:id="613"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4"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 xml:space="preserve">OH, </w:t>
      </w:r>
      <w:proofErr w:type="spellStart"/>
      <w:r w:rsidRPr="00B34233">
        <w:rPr>
          <w:rFonts w:ascii="Arial" w:hAnsi="Arial" w:cs="Arial"/>
          <w:sz w:val="21"/>
          <w:szCs w:val="21"/>
        </w:rPr>
        <w:t>Fmoc</w:t>
      </w:r>
      <w:proofErr w:type="spellEnd"/>
      <w:r w:rsidRPr="00B34233">
        <w:rPr>
          <w:rFonts w:ascii="Arial" w:hAnsi="Arial" w:cs="Arial"/>
          <w:sz w:val="21"/>
          <w:szCs w:val="21"/>
        </w:rPr>
        <w:t>-L</w:t>
      </w:r>
      <w:del w:id="615"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6"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α</w:t>
      </w:r>
      <w:del w:id="617"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8"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Me-</w:t>
      </w:r>
      <w:proofErr w:type="spellStart"/>
      <w:r w:rsidRPr="00B34233">
        <w:rPr>
          <w:rFonts w:ascii="Arial" w:hAnsi="Arial" w:cs="Arial"/>
          <w:sz w:val="21"/>
          <w:szCs w:val="21"/>
        </w:rPr>
        <w:t>Phe</w:t>
      </w:r>
      <w:proofErr w:type="spellEnd"/>
      <w:r w:rsidRPr="00B34233">
        <w:rPr>
          <w:rFonts w:ascii="Arial" w:hAnsi="Arial" w:cs="Arial"/>
          <w:sz w:val="21"/>
          <w:szCs w:val="21"/>
        </w:rPr>
        <w:t xml:space="preserve">-OH, and </w:t>
      </w:r>
      <w:proofErr w:type="spellStart"/>
      <w:r w:rsidRPr="00B34233">
        <w:rPr>
          <w:rFonts w:ascii="Arial" w:hAnsi="Arial" w:cs="Arial"/>
          <w:sz w:val="21"/>
          <w:szCs w:val="21"/>
        </w:rPr>
        <w:t>Fmoc</w:t>
      </w:r>
      <w:proofErr w:type="spellEnd"/>
      <w:r w:rsidRPr="00B34233">
        <w:rPr>
          <w:rFonts w:ascii="Arial" w:hAnsi="Arial" w:cs="Arial"/>
          <w:sz w:val="21"/>
          <w:szCs w:val="21"/>
        </w:rPr>
        <w:t>-L-</w:t>
      </w:r>
      <w:proofErr w:type="spellStart"/>
      <w:r w:rsidRPr="00B34233">
        <w:rPr>
          <w:rFonts w:ascii="Arial" w:hAnsi="Arial" w:cs="Arial"/>
          <w:sz w:val="21"/>
          <w:szCs w:val="21"/>
        </w:rPr>
        <w:t>Orn</w:t>
      </w:r>
      <w:proofErr w:type="spellEnd"/>
      <w:del w:id="619"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proofErr w:type="spellStart"/>
      <w:r w:rsidRPr="00B34233">
        <w:rPr>
          <w:rFonts w:ascii="Arial" w:hAnsi="Arial" w:cs="Arial"/>
          <w:sz w:val="21"/>
          <w:szCs w:val="21"/>
        </w:rPr>
        <w:t>Boc</w:t>
      </w:r>
      <w:proofErr w:type="spellEnd"/>
      <w:r w:rsidRPr="00B34233">
        <w:rPr>
          <w:rFonts w:ascii="Arial" w:hAnsi="Arial" w:cs="Arial"/>
          <w:sz w:val="21"/>
          <w:szCs w:val="21"/>
        </w:rPr>
        <w:t>)</w:t>
      </w:r>
      <w:del w:id="620"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21"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 xml:space="preserve">OH, and add specific </w:t>
      </w:r>
      <w:r w:rsidR="007A06D5">
        <w:rPr>
          <w:rFonts w:ascii="Arial" w:hAnsi="Arial" w:cs="Arial"/>
          <w:sz w:val="21"/>
          <w:szCs w:val="21"/>
        </w:rPr>
        <w:t xml:space="preserve">impurity detection to </w:t>
      </w:r>
      <w:proofErr w:type="spellStart"/>
      <w:r w:rsidR="007A06D5">
        <w:rPr>
          <w:rFonts w:ascii="Arial" w:hAnsi="Arial" w:cs="Arial"/>
          <w:sz w:val="21"/>
          <w:szCs w:val="21"/>
        </w:rPr>
        <w:t>Fmoc</w:t>
      </w:r>
      <w:proofErr w:type="spellEnd"/>
      <w:r w:rsidR="007A06D5">
        <w:rPr>
          <w:rFonts w:ascii="Arial" w:hAnsi="Arial" w:cs="Arial"/>
          <w:sz w:val="21"/>
          <w:szCs w:val="21"/>
        </w:rPr>
        <w:t>-L-Val</w:t>
      </w:r>
      <w:r w:rsidRPr="00B34233">
        <w:rPr>
          <w:rFonts w:ascii="Arial" w:hAnsi="Arial" w:cs="Arial"/>
          <w:sz w:val="21"/>
          <w:szCs w:val="21"/>
        </w:rPr>
        <w:t xml:space="preserve">-OH; Tightening the demethylation impurity limit in </w:t>
      </w:r>
      <w:proofErr w:type="spellStart"/>
      <w:r w:rsidRPr="00B34233">
        <w:rPr>
          <w:rFonts w:ascii="Arial" w:hAnsi="Arial" w:cs="Arial"/>
          <w:sz w:val="21"/>
          <w:szCs w:val="21"/>
        </w:rPr>
        <w:t>Fmoc</w:t>
      </w:r>
      <w:proofErr w:type="spellEnd"/>
      <w:r w:rsidRPr="00B34233">
        <w:rPr>
          <w:rFonts w:ascii="Arial" w:hAnsi="Arial" w:cs="Arial"/>
          <w:sz w:val="21"/>
          <w:szCs w:val="21"/>
        </w:rPr>
        <w:t>-L-N-Me-</w:t>
      </w:r>
      <w:proofErr w:type="spellStart"/>
      <w:r w:rsidRPr="00B34233">
        <w:rPr>
          <w:rFonts w:ascii="Arial" w:hAnsi="Arial" w:cs="Arial"/>
          <w:sz w:val="21"/>
          <w:szCs w:val="21"/>
        </w:rPr>
        <w:t>Asn</w:t>
      </w:r>
      <w:proofErr w:type="spellEnd"/>
      <w:del w:id="622"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w:t>
      </w:r>
      <w:proofErr w:type="spellStart"/>
      <w:r w:rsidRPr="00B34233">
        <w:rPr>
          <w:rFonts w:ascii="Arial" w:hAnsi="Arial" w:cs="Arial"/>
          <w:sz w:val="21"/>
          <w:szCs w:val="21"/>
        </w:rPr>
        <w:t>Trt</w:t>
      </w:r>
      <w:proofErr w:type="spellEnd"/>
      <w:r w:rsidRPr="00B34233">
        <w:rPr>
          <w:rFonts w:ascii="Arial" w:hAnsi="Arial" w:cs="Arial"/>
          <w:sz w:val="21"/>
          <w:szCs w:val="21"/>
        </w:rPr>
        <w:t>)</w:t>
      </w:r>
      <w:del w:id="623"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w:t>
      </w:r>
      <w:del w:id="624"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OH ensures better quality of raw materials and has a favorable impact on downstream processes and finished products.</w:t>
      </w:r>
    </w:p>
    <w:p w14:paraId="2EC866EE" w14:textId="5B799754" w:rsidR="007A6D47" w:rsidRPr="0075456A" w:rsidRDefault="00685B05" w:rsidP="007A6D47">
      <w:pPr>
        <w:spacing w:beforeLines="50" w:before="120" w:afterLines="50" w:after="120" w:line="360" w:lineRule="auto"/>
        <w:jc w:val="both"/>
        <w:rPr>
          <w:rFonts w:ascii="Arial" w:hAnsi="Arial" w:cs="Arial"/>
          <w:sz w:val="20"/>
          <w:szCs w:val="20"/>
        </w:rPr>
        <w:sectPr w:rsidR="007A6D47" w:rsidRPr="0075456A" w:rsidSect="007A6D47">
          <w:headerReference w:type="default" r:id="rId22"/>
          <w:pgSz w:w="15840" w:h="12240" w:orient="landscape"/>
          <w:pgMar w:top="1800" w:right="1440" w:bottom="1800" w:left="1440" w:header="890" w:footer="720" w:gutter="0"/>
          <w:cols w:space="720"/>
          <w:docGrid w:linePitch="360"/>
        </w:sectPr>
      </w:pPr>
      <w:r w:rsidRPr="00B34233">
        <w:rPr>
          <w:rFonts w:ascii="Arial" w:hAnsi="Arial" w:cs="Arial"/>
          <w:sz w:val="21"/>
          <w:szCs w:val="21"/>
        </w:rPr>
        <w:t>3. Material Specification for Dedicated Project will adjust the information according to the actual situation, adding specification for reagents. This change has no impact on product quality.</w:t>
      </w:r>
      <w:r w:rsidR="00FB6A3F" w:rsidRPr="00B34233">
        <w:rPr>
          <w:rFonts w:ascii="Arial" w:hAnsi="Arial" w:cs="Arial"/>
          <w:sz w:val="21"/>
          <w:szCs w:val="21"/>
        </w:rPr>
        <w:t xml:space="preserve"> </w:t>
      </w:r>
      <w:r w:rsidRPr="00B34233">
        <w:rPr>
          <w:rFonts w:ascii="Arial" w:hAnsi="Arial" w:cs="Arial"/>
          <w:sz w:val="21"/>
          <w:szCs w:val="21"/>
        </w:rPr>
        <w:t xml:space="preserve">Above all, this GAP </w:t>
      </w:r>
      <w:del w:id="625" w:author="Johan Granander" w:date="2026-08-07T12:06:00Z">
        <w:r w:rsidRPr="00B34233" w:rsidDel="007413CB">
          <w:rPr>
            <w:rFonts w:ascii="Arial" w:hAnsi="Arial" w:cs="Arial"/>
            <w:sz w:val="21"/>
            <w:szCs w:val="21"/>
          </w:rPr>
          <w:delText>do</w:delText>
        </w:r>
      </w:del>
      <w:ins w:id="626" w:author="Johan Granander" w:date="2026-08-07T12:06:00Z">
        <w:r w:rsidR="007413CB" w:rsidRPr="00B34233">
          <w:rPr>
            <w:rFonts w:ascii="Arial" w:hAnsi="Arial" w:cs="Arial"/>
            <w:sz w:val="21"/>
            <w:szCs w:val="21"/>
          </w:rPr>
          <w:t>does</w:t>
        </w:r>
      </w:ins>
      <w:r w:rsidRPr="00B34233">
        <w:rPr>
          <w:rFonts w:ascii="Arial" w:hAnsi="Arial" w:cs="Arial"/>
          <w:sz w:val="21"/>
          <w:szCs w:val="21"/>
        </w:rPr>
        <w:t xml:space="preserve"> </w:t>
      </w:r>
      <w:r w:rsidR="00F64FB5" w:rsidRPr="00B34233">
        <w:rPr>
          <w:rFonts w:ascii="Arial" w:hAnsi="Arial" w:cs="Arial"/>
          <w:sz w:val="21"/>
          <w:szCs w:val="21"/>
        </w:rPr>
        <w:t>not affect the product quality</w:t>
      </w:r>
      <w:r w:rsidR="00F64FB5" w:rsidRPr="0075456A">
        <w:rPr>
          <w:rFonts w:ascii="Arial" w:hAnsi="Arial" w:cs="Arial"/>
          <w:sz w:val="20"/>
          <w:szCs w:val="20"/>
        </w:rPr>
        <w:t>.</w:t>
      </w:r>
    </w:p>
    <w:p w14:paraId="79A74D97" w14:textId="23E72CD1" w:rsidR="00667237" w:rsidRPr="001E1AC2" w:rsidRDefault="009B3189" w:rsidP="004C28FA">
      <w:pPr>
        <w:outlineLvl w:val="2"/>
        <w:rPr>
          <w:rFonts w:ascii="Arial" w:hAnsi="Arial" w:cs="Arial"/>
          <w:b/>
          <w:sz w:val="21"/>
          <w:szCs w:val="21"/>
        </w:rPr>
      </w:pPr>
      <w:bookmarkStart w:id="627" w:name="_Toc244012614"/>
      <w:r w:rsidRPr="001E1AC2">
        <w:rPr>
          <w:rFonts w:ascii="Arial" w:hAnsi="Arial" w:cs="Arial"/>
          <w:b/>
          <w:sz w:val="21"/>
          <w:szCs w:val="21"/>
        </w:rPr>
        <w:lastRenderedPageBreak/>
        <w:t>3.4.2</w:t>
      </w:r>
      <w:r w:rsidR="005A4DDF" w:rsidRPr="001E1AC2">
        <w:rPr>
          <w:rFonts w:ascii="Arial" w:hAnsi="Arial" w:cs="Arial"/>
          <w:b/>
          <w:sz w:val="21"/>
          <w:szCs w:val="21"/>
        </w:rPr>
        <w:t xml:space="preserve"> </w:t>
      </w:r>
      <w:proofErr w:type="gramStart"/>
      <w:r w:rsidR="005A4DDF" w:rsidRPr="001E1AC2">
        <w:rPr>
          <w:rFonts w:ascii="Arial" w:hAnsi="Arial" w:cs="Arial"/>
          <w:b/>
          <w:sz w:val="21"/>
          <w:szCs w:val="21"/>
        </w:rPr>
        <w:t>In-</w:t>
      </w:r>
      <w:proofErr w:type="gramEnd"/>
      <w:r w:rsidR="005A4DDF" w:rsidRPr="001E1AC2">
        <w:rPr>
          <w:rFonts w:ascii="Arial" w:hAnsi="Arial" w:cs="Arial"/>
          <w:b/>
          <w:sz w:val="21"/>
          <w:szCs w:val="21"/>
        </w:rPr>
        <w:t xml:space="preserve">Process </w:t>
      </w:r>
      <w:r w:rsidR="004C28FA">
        <w:rPr>
          <w:rFonts w:ascii="Arial" w:hAnsi="Arial" w:cs="Arial"/>
          <w:b/>
          <w:sz w:val="21"/>
          <w:szCs w:val="21"/>
        </w:rPr>
        <w:t>Control (IPC) Items and Methods</w:t>
      </w:r>
      <w:bookmarkEnd w:id="627"/>
    </w:p>
    <w:p w14:paraId="4C64E7D6" w14:textId="4B2386B5" w:rsidR="009B3189" w:rsidRPr="0075456A" w:rsidRDefault="00667237" w:rsidP="00980C14">
      <w:pPr>
        <w:spacing w:beforeLines="50" w:before="120" w:afterLines="50" w:after="120" w:line="360" w:lineRule="auto"/>
        <w:contextualSpacing/>
        <w:jc w:val="both"/>
        <w:rPr>
          <w:rFonts w:ascii="Arial" w:hAnsi="Arial" w:cs="Arial"/>
          <w:sz w:val="20"/>
          <w:szCs w:val="20"/>
        </w:rPr>
      </w:pPr>
      <w:proofErr w:type="gramStart"/>
      <w:r w:rsidRPr="0019540D">
        <w:rPr>
          <w:rFonts w:ascii="Arial" w:hAnsi="Arial" w:cs="Arial"/>
          <w:b/>
          <w:sz w:val="20"/>
          <w:szCs w:val="20"/>
        </w:rPr>
        <w:t>a</w:t>
      </w:r>
      <w:proofErr w:type="gramEnd"/>
      <w:r w:rsidRPr="0019540D">
        <w:rPr>
          <w:rFonts w:ascii="Arial" w:hAnsi="Arial" w:cs="Arial"/>
          <w:b/>
          <w:sz w:val="20"/>
          <w:szCs w:val="20"/>
        </w:rPr>
        <w:t xml:space="preserve">). The In-Process Control (IPC) Items </w:t>
      </w:r>
      <w:r w:rsidR="002C7826" w:rsidRPr="0019540D">
        <w:rPr>
          <w:rFonts w:ascii="Arial" w:hAnsi="Arial" w:cs="Arial"/>
          <w:b/>
          <w:sz w:val="20"/>
          <w:szCs w:val="20"/>
        </w:rPr>
        <w:t>for step 1 SPPS</w:t>
      </w:r>
      <w:del w:id="628" w:author="Xuning Wei12232" w:date="2026-08-10T16:42:00Z">
        <w:r w:rsidR="002C7826" w:rsidRPr="0019540D" w:rsidDel="00437F1B">
          <w:rPr>
            <w:rFonts w:ascii="Arial" w:hAnsi="Arial" w:cs="Arial"/>
            <w:b/>
            <w:sz w:val="20"/>
            <w:szCs w:val="20"/>
          </w:rPr>
          <w:delText xml:space="preserve"> in</w:delText>
        </w:r>
        <w:r w:rsidR="0023403C" w:rsidRPr="0019540D" w:rsidDel="00437F1B">
          <w:rPr>
            <w:rFonts w:ascii="Arial" w:hAnsi="Arial" w:cs="Arial"/>
            <w:b/>
            <w:sz w:val="20"/>
            <w:szCs w:val="20"/>
          </w:rPr>
          <w:delText xml:space="preserve"> LSN4182924 /</w:delText>
        </w:r>
      </w:del>
      <w:r w:rsidR="0023403C" w:rsidRPr="0019540D">
        <w:rPr>
          <w:rFonts w:ascii="Arial" w:hAnsi="Arial" w:cs="Arial"/>
          <w:b/>
          <w:sz w:val="20"/>
          <w:szCs w:val="20"/>
        </w:rPr>
        <w:t xml:space="preserve"> </w:t>
      </w:r>
      <w:ins w:id="629" w:author="Xuning Wei12232" w:date="2026-08-10T16:42:00Z">
        <w:r w:rsidR="00437F1B" w:rsidRPr="0019540D">
          <w:rPr>
            <w:rFonts w:ascii="Arial" w:hAnsi="Arial" w:cs="Arial"/>
            <w:b/>
            <w:sz w:val="20"/>
            <w:szCs w:val="20"/>
          </w:rPr>
          <w:t>(</w:t>
        </w:r>
      </w:ins>
      <w:commentRangeStart w:id="630"/>
      <w:commentRangeStart w:id="631"/>
      <w:r w:rsidR="0023403C" w:rsidRPr="0019540D">
        <w:rPr>
          <w:rFonts w:ascii="Arial" w:hAnsi="Arial" w:cs="Arial"/>
          <w:b/>
          <w:sz w:val="20"/>
          <w:szCs w:val="20"/>
          <w:rPrChange w:id="632" w:author="Xuning Wei12232" w:date="2026-08-10T16:43:00Z">
            <w:rPr>
              <w:rFonts w:ascii="Arial" w:hAnsi="Arial" w:cs="Arial"/>
              <w:b/>
              <w:color w:val="000000" w:themeColor="text1"/>
              <w:sz w:val="20"/>
              <w:szCs w:val="20"/>
            </w:rPr>
          </w:rPrChange>
        </w:rPr>
        <w:t>ASYM-14</w:t>
      </w:r>
      <w:ins w:id="633" w:author="Xuning Wei12232" w:date="2026-08-10T16:42:00Z">
        <w:r w:rsidR="00437F1B" w:rsidRPr="0019540D">
          <w:rPr>
            <w:rFonts w:ascii="Arial" w:hAnsi="Arial" w:cs="Arial"/>
            <w:b/>
            <w:sz w:val="20"/>
            <w:szCs w:val="20"/>
            <w:rPrChange w:id="634" w:author="Xuning Wei12232" w:date="2026-08-10T16:43:00Z">
              <w:rPr>
                <w:rFonts w:ascii="Arial" w:hAnsi="Arial" w:cs="Arial"/>
                <w:b/>
                <w:color w:val="000000" w:themeColor="text1"/>
                <w:sz w:val="20"/>
                <w:szCs w:val="20"/>
              </w:rPr>
            </w:rPrChange>
          </w:rPr>
          <w:t>1366</w:t>
        </w:r>
        <w:r w:rsidR="00437F1B" w:rsidRPr="0019540D">
          <w:rPr>
            <w:rFonts w:ascii="Arial" w:hAnsi="Arial" w:cs="Arial"/>
            <w:b/>
            <w:sz w:val="20"/>
            <w:szCs w:val="20"/>
          </w:rPr>
          <w:t>)</w:t>
        </w:r>
      </w:ins>
      <w:del w:id="635" w:author="Xuning Wei12232" w:date="2026-08-10T16:42:00Z">
        <w:r w:rsidR="0023403C" w:rsidRPr="0075456A" w:rsidDel="00437F1B">
          <w:rPr>
            <w:rFonts w:ascii="Arial" w:hAnsi="Arial" w:cs="Arial"/>
            <w:b/>
            <w:sz w:val="20"/>
            <w:szCs w:val="20"/>
          </w:rPr>
          <w:delText>0020</w:delText>
        </w:r>
        <w:commentRangeEnd w:id="630"/>
        <w:r w:rsidR="003423AB" w:rsidRPr="0075456A" w:rsidDel="00437F1B">
          <w:rPr>
            <w:rStyle w:val="CommentReference"/>
            <w:rFonts w:ascii="Arial" w:hAnsi="Arial" w:cs="Arial"/>
            <w:sz w:val="20"/>
            <w:szCs w:val="20"/>
          </w:rPr>
          <w:commentReference w:id="630"/>
        </w:r>
        <w:commentRangeEnd w:id="631"/>
        <w:r w:rsidRPr="0075456A">
          <w:rPr>
            <w:rStyle w:val="CommentReference"/>
          </w:rPr>
          <w:commentReference w:id="631"/>
        </w:r>
      </w:del>
    </w:p>
    <w:p w14:paraId="0D460FE9" w14:textId="2A369AB3" w:rsidR="005A4DDF" w:rsidRPr="0075456A" w:rsidRDefault="005A4DDF" w:rsidP="00B35322">
      <w:pPr>
        <w:spacing w:beforeLines="50" w:before="120" w:afterLines="50" w:after="120" w:line="360" w:lineRule="auto"/>
        <w:jc w:val="both"/>
        <w:rPr>
          <w:ins w:id="636" w:author="Xuning Wei12232" w:date="2026-08-24T11:24:00Z"/>
          <w:rFonts w:ascii="Arial" w:hAnsi="Arial" w:cs="Arial"/>
          <w:sz w:val="18"/>
          <w:szCs w:val="18"/>
        </w:rPr>
      </w:pPr>
      <w:r w:rsidRPr="00B34233">
        <w:rPr>
          <w:rFonts w:ascii="Arial" w:hAnsi="Arial" w:cs="Arial"/>
          <w:sz w:val="21"/>
          <w:szCs w:val="21"/>
        </w:rPr>
        <w:t xml:space="preserve">The comparison of IPC items and analytical methods between </w:t>
      </w:r>
      <w:r w:rsidR="00D4728A" w:rsidRPr="00B34233">
        <w:rPr>
          <w:rFonts w:ascii="Arial" w:hAnsi="Arial" w:cs="Arial"/>
          <w:sz w:val="21"/>
          <w:szCs w:val="21"/>
        </w:rPr>
        <w:t>the Full Scale non-saleable batch</w:t>
      </w:r>
      <w:r w:rsidRPr="00B34233">
        <w:rPr>
          <w:rFonts w:ascii="Arial" w:hAnsi="Arial" w:cs="Arial"/>
          <w:sz w:val="21"/>
          <w:szCs w:val="21"/>
        </w:rPr>
        <w:t xml:space="preserve"> an</w:t>
      </w:r>
      <w:r w:rsidR="00B35322" w:rsidRPr="00B34233">
        <w:rPr>
          <w:rFonts w:ascii="Arial" w:hAnsi="Arial" w:cs="Arial"/>
          <w:sz w:val="21"/>
          <w:szCs w:val="21"/>
        </w:rPr>
        <w:t xml:space="preserve">d PPQ campaign is shown </w:t>
      </w:r>
      <w:del w:id="637" w:author="Xuning Wei12232" w:date="2026-08-24T11:24:00Z">
        <w:r w:rsidR="00B35322" w:rsidRPr="00B34233" w:rsidDel="00682380">
          <w:rPr>
            <w:rFonts w:ascii="Arial" w:hAnsi="Arial" w:cs="Arial"/>
            <w:sz w:val="21"/>
            <w:szCs w:val="21"/>
          </w:rPr>
          <w:delText>below</w:delText>
        </w:r>
      </w:del>
      <w:ins w:id="638" w:author="Xuning Wei12232" w:date="2026-08-24T11:24:00Z">
        <w:r w:rsidR="00682380" w:rsidRPr="00B34233">
          <w:rPr>
            <w:rFonts w:ascii="Arial" w:hAnsi="Arial" w:cs="Arial"/>
            <w:sz w:val="21"/>
            <w:szCs w:val="21"/>
          </w:rPr>
          <w:t xml:space="preserve">in </w:t>
        </w:r>
        <w:commentRangeStart w:id="639"/>
        <w:commentRangeStart w:id="640"/>
        <w:r w:rsidR="00682380" w:rsidRPr="00B34233">
          <w:rPr>
            <w:rFonts w:ascii="Arial" w:hAnsi="Arial" w:cs="Arial"/>
            <w:sz w:val="21"/>
            <w:szCs w:val="21"/>
          </w:rPr>
          <w:t xml:space="preserve">table </w:t>
        </w:r>
      </w:ins>
      <w:commentRangeEnd w:id="639"/>
      <w:del w:id="641" w:author="Xuning Wei12232" w:date="2026-08-27T09:17:00Z">
        <w:r w:rsidR="007E77A8" w:rsidRPr="00B34233" w:rsidDel="00AA7543">
          <w:rPr>
            <w:sz w:val="21"/>
            <w:szCs w:val="21"/>
          </w:rPr>
          <w:commentReference w:id="639"/>
        </w:r>
        <w:commentRangeEnd w:id="640"/>
        <w:r w:rsidRPr="00B34233">
          <w:rPr>
            <w:rFonts w:ascii="Arial" w:hAnsi="Arial" w:cs="Arial"/>
          </w:rPr>
          <w:commentReference w:id="640"/>
        </w:r>
      </w:del>
      <w:ins w:id="642" w:author="Xuning Wei12232" w:date="2026-08-27T09:17:00Z">
        <w:r w:rsidR="00AA7543" w:rsidRPr="00B34233">
          <w:rPr>
            <w:rFonts w:ascii="Arial" w:hAnsi="Arial" w:cs="Arial"/>
            <w:sz w:val="21"/>
            <w:szCs w:val="21"/>
          </w:rPr>
          <w:t>8</w:t>
        </w:r>
      </w:ins>
      <w:r w:rsidR="00B34233">
        <w:rPr>
          <w:rFonts w:ascii="Arial" w:hAnsi="Arial" w:cs="Arial"/>
          <w:sz w:val="21"/>
          <w:szCs w:val="21"/>
        </w:rPr>
        <w:t>.</w:t>
      </w:r>
      <w:del w:id="643" w:author="Xuning Wei12232" w:date="2026-08-27T09:17:00Z">
        <w:r w:rsidR="00B35322" w:rsidRPr="0075456A" w:rsidDel="00AA7543">
          <w:rPr>
            <w:rFonts w:ascii="Arial" w:hAnsi="Arial" w:cs="Arial"/>
            <w:sz w:val="20"/>
            <w:szCs w:val="20"/>
          </w:rPr>
          <w:delText>.</w:delText>
        </w:r>
      </w:del>
    </w:p>
    <w:p w14:paraId="0A1D9874" w14:textId="00DEEB49" w:rsidR="00682380" w:rsidRPr="0075456A" w:rsidRDefault="00682380">
      <w:pPr>
        <w:jc w:val="center"/>
        <w:rPr>
          <w:rFonts w:ascii="Arial" w:hAnsi="Arial" w:cs="Arial"/>
          <w:b/>
          <w:sz w:val="18"/>
          <w:szCs w:val="18"/>
          <w:rPrChange w:id="644" w:author="Xuning Wei12232" w:date="2026-08-24T11:25:00Z">
            <w:rPr>
              <w:rFonts w:ascii="Arial" w:hAnsi="Arial" w:cs="Arial"/>
              <w:color w:val="000000" w:themeColor="text1"/>
              <w:sz w:val="18"/>
              <w:szCs w:val="18"/>
            </w:rPr>
          </w:rPrChange>
        </w:rPr>
        <w:pPrChange w:id="645" w:author="Xuning Wei12232" w:date="2026-08-24T11:25:00Z">
          <w:pPr>
            <w:spacing w:beforeLines="50" w:before="120" w:afterLines="50" w:after="120" w:line="360" w:lineRule="auto"/>
            <w:contextualSpacing/>
            <w:jc w:val="both"/>
          </w:pPr>
        </w:pPrChange>
      </w:pPr>
      <w:commentRangeStart w:id="646"/>
      <w:commentRangeStart w:id="647"/>
      <w:ins w:id="648" w:author="Xuning Wei12232" w:date="2026-08-24T11:24:00Z">
        <w:r w:rsidRPr="001B0276">
          <w:rPr>
            <w:rFonts w:ascii="Arial" w:eastAsia="Times New Roman" w:hAnsi="Arial" w:cs="Arial"/>
            <w:b/>
            <w:color w:val="0000FF"/>
            <w:sz w:val="21"/>
            <w:szCs w:val="21"/>
          </w:rPr>
          <w:t xml:space="preserve">Table </w:t>
        </w:r>
      </w:ins>
      <w:commentRangeEnd w:id="646"/>
      <w:del w:id="649" w:author="Xuning Wei12232" w:date="2026-08-27T09:17:00Z">
        <w:r w:rsidR="00EF1CE5" w:rsidRPr="001B0276" w:rsidDel="00AA7543">
          <w:rPr>
            <w:rStyle w:val="CommentReference"/>
            <w:rFonts w:ascii="Arial" w:eastAsia="Times New Roman" w:hAnsi="Arial" w:cs="Arial"/>
            <w:b/>
            <w:color w:val="0000FF"/>
          </w:rPr>
          <w:commentReference w:id="646"/>
        </w:r>
        <w:commentRangeEnd w:id="647"/>
        <w:r w:rsidRPr="001B0276">
          <w:rPr>
            <w:rStyle w:val="CommentReference"/>
            <w:color w:val="0000FF"/>
          </w:rPr>
          <w:commentReference w:id="647"/>
        </w:r>
      </w:del>
      <w:ins w:id="650" w:author="Xuning Wei12232" w:date="2026-08-27T09:17:00Z">
        <w:r w:rsidR="00AA7543" w:rsidRPr="001B0276">
          <w:rPr>
            <w:rFonts w:ascii="Arial" w:eastAsia="Times New Roman" w:hAnsi="Arial" w:cs="Arial"/>
            <w:b/>
            <w:color w:val="0000FF"/>
            <w:sz w:val="21"/>
            <w:szCs w:val="21"/>
          </w:rPr>
          <w:t>8:</w:t>
        </w:r>
      </w:ins>
      <w:ins w:id="651" w:author="Xuning Wei12232" w:date="2026-08-24T11:24:00Z">
        <w:r w:rsidRPr="001B0276">
          <w:rPr>
            <w:b/>
            <w:color w:val="0000FF"/>
            <w:sz w:val="21"/>
            <w:szCs w:val="21"/>
          </w:rPr>
          <w:t xml:space="preserve"> </w:t>
        </w:r>
      </w:ins>
      <w:r w:rsidR="0019540D" w:rsidRPr="001B0276">
        <w:rPr>
          <w:rFonts w:ascii="Arial" w:eastAsia="Times New Roman" w:hAnsi="Arial" w:cs="Arial"/>
          <w:b/>
          <w:bCs/>
          <w:color w:val="0000FF"/>
          <w:sz w:val="21"/>
          <w:szCs w:val="21"/>
        </w:rPr>
        <w:t>T</w:t>
      </w:r>
      <w:r w:rsidR="0019540D" w:rsidRPr="0019540D">
        <w:rPr>
          <w:rFonts w:ascii="Arial" w:eastAsia="Times New Roman" w:hAnsi="Arial" w:cs="Arial" w:hint="eastAsia"/>
          <w:b/>
          <w:bCs/>
          <w:color w:val="0000FF"/>
          <w:sz w:val="21"/>
          <w:szCs w:val="21"/>
        </w:rPr>
        <w:t>h</w:t>
      </w:r>
      <w:r w:rsidR="0019540D" w:rsidRPr="0019540D">
        <w:rPr>
          <w:rFonts w:ascii="Arial" w:eastAsia="Times New Roman" w:hAnsi="Arial" w:cs="Arial"/>
          <w:b/>
          <w:bCs/>
          <w:color w:val="0000FF"/>
          <w:sz w:val="21"/>
          <w:szCs w:val="21"/>
        </w:rPr>
        <w:t>e Step 1 SPPS IPC Items Gap A</w:t>
      </w:r>
      <w:r w:rsidR="0019540D" w:rsidRPr="0019540D">
        <w:rPr>
          <w:rFonts w:ascii="Arial" w:eastAsia="Times New Roman" w:hAnsi="Arial" w:cs="Arial" w:hint="eastAsia"/>
          <w:b/>
          <w:bCs/>
          <w:color w:val="0000FF"/>
          <w:sz w:val="21"/>
          <w:szCs w:val="21"/>
        </w:rPr>
        <w:t>sse</w:t>
      </w:r>
      <w:r w:rsidR="0019540D" w:rsidRPr="0019540D">
        <w:rPr>
          <w:rFonts w:ascii="Arial" w:eastAsia="Times New Roman" w:hAnsi="Arial" w:cs="Arial"/>
          <w:b/>
          <w:bCs/>
          <w:color w:val="0000FF"/>
          <w:sz w:val="21"/>
          <w:szCs w:val="21"/>
        </w:rPr>
        <w:t>ssment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652" w:author="Xuning Wei12232" w:date="2026-08-04T17:16:00Z">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070"/>
        <w:gridCol w:w="1370"/>
        <w:gridCol w:w="1052"/>
        <w:gridCol w:w="1097"/>
        <w:gridCol w:w="3035"/>
        <w:tblGridChange w:id="653">
          <w:tblGrid>
            <w:gridCol w:w="2070"/>
            <w:gridCol w:w="49"/>
            <w:gridCol w:w="1321"/>
            <w:gridCol w:w="359"/>
            <w:gridCol w:w="693"/>
            <w:gridCol w:w="695"/>
            <w:gridCol w:w="402"/>
            <w:gridCol w:w="863"/>
            <w:gridCol w:w="2172"/>
          </w:tblGrid>
        </w:tblGridChange>
      </w:tblGrid>
      <w:tr w:rsidR="009F08F1" w:rsidRPr="0075456A" w14:paraId="5D2157E0" w14:textId="77777777" w:rsidTr="009F08F1">
        <w:trPr>
          <w:trHeight w:val="300"/>
          <w:tblHeader/>
          <w:trPrChange w:id="654" w:author="Xuning Wei12232" w:date="2026-08-04T17:16:00Z">
            <w:trPr>
              <w:trHeight w:val="300"/>
              <w:tblHeader/>
            </w:trPr>
          </w:trPrChange>
        </w:trPr>
        <w:tc>
          <w:tcPr>
            <w:tcW w:w="207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5"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3DD2367"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Process Step </w:t>
            </w:r>
          </w:p>
        </w:tc>
        <w:tc>
          <w:tcPr>
            <w:tcW w:w="160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6"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5A4046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Test Item </w:t>
            </w:r>
          </w:p>
        </w:tc>
        <w:tc>
          <w:tcPr>
            <w:tcW w:w="127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7"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048CE89" w14:textId="17B43279" w:rsidR="005A4DDF" w:rsidRPr="0019540D" w:rsidRDefault="00AA54E7"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Criteria </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8"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4283AAE"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Campaign Criteria </w:t>
            </w:r>
          </w:p>
        </w:tc>
        <w:tc>
          <w:tcPr>
            <w:tcW w:w="23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9" w:author="Xuning Wei12232" w:date="2026-08-04T17:16:00Z">
              <w:tcPr>
                <w:tcW w:w="21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7660080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 Assessment / Method Reference </w:t>
            </w:r>
          </w:p>
        </w:tc>
      </w:tr>
      <w:tr w:rsidR="009F08F1" w:rsidRPr="0075456A" w14:paraId="0B2AB110" w14:textId="77777777" w:rsidTr="009F08F1">
        <w:trPr>
          <w:trHeight w:val="300"/>
          <w:trPrChange w:id="660"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661"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3350A1C" w14:textId="3E5AB507" w:rsidR="00753CFB" w:rsidRPr="0075456A" w:rsidRDefault="00FE3529" w:rsidP="00B35322">
            <w:pPr>
              <w:spacing w:after="0"/>
              <w:rPr>
                <w:rFonts w:ascii="Arial" w:hAnsi="Arial" w:cs="Arial"/>
                <w:sz w:val="18"/>
                <w:szCs w:val="18"/>
              </w:rPr>
            </w:pPr>
            <w:r w:rsidRPr="0075456A">
              <w:rPr>
                <w:rFonts w:ascii="Arial" w:hAnsi="Arial" w:cs="Arial"/>
                <w:sz w:val="18"/>
                <w:szCs w:val="18"/>
              </w:rPr>
              <w:t>Pre-treatment</w:t>
            </w:r>
          </w:p>
        </w:tc>
        <w:tc>
          <w:tcPr>
            <w:tcW w:w="1608" w:type="dxa"/>
            <w:tcBorders>
              <w:top w:val="single" w:sz="6" w:space="0" w:color="AAAAAA"/>
              <w:left w:val="single" w:sz="6" w:space="0" w:color="AAAAAA"/>
              <w:bottom w:val="single" w:sz="6" w:space="0" w:color="AAAAAA"/>
              <w:right w:val="single" w:sz="6" w:space="0" w:color="AAAAAA"/>
            </w:tcBorders>
            <w:vAlign w:val="center"/>
            <w:hideMark/>
            <w:tcPrChange w:id="662"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4D1B6EE" w14:textId="0AB25A98" w:rsidR="00753CFB" w:rsidRPr="0075456A" w:rsidRDefault="00753CFB" w:rsidP="00B35322">
            <w:pPr>
              <w:spacing w:after="0"/>
              <w:rPr>
                <w:rFonts w:ascii="Arial" w:hAnsi="Arial" w:cs="Arial"/>
                <w:sz w:val="18"/>
                <w:szCs w:val="18"/>
              </w:rPr>
            </w:pPr>
            <w:r w:rsidRPr="0075456A">
              <w:rPr>
                <w:rFonts w:ascii="Arial" w:hAnsi="Arial" w:cs="Arial"/>
                <w:sz w:val="18"/>
                <w:szCs w:val="18"/>
              </w:rPr>
              <w:t>Water content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663"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C638B5E" w14:textId="1301C1FB"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664"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665"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1E69D39" w14:textId="19ACFDD0"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666"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667"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7DBDC573" w14:textId="77777777" w:rsidR="00B35322" w:rsidRPr="0075456A" w:rsidRDefault="00753CFB" w:rsidP="00B35322">
            <w:pPr>
              <w:spacing w:after="0"/>
              <w:rPr>
                <w:rFonts w:ascii="Arial" w:hAnsi="Arial" w:cs="Arial"/>
                <w:sz w:val="18"/>
                <w:szCs w:val="18"/>
              </w:rPr>
            </w:pPr>
            <w:r w:rsidRPr="0075456A">
              <w:rPr>
                <w:rFonts w:ascii="Arial" w:hAnsi="Arial" w:cs="Arial"/>
                <w:sz w:val="18"/>
                <w:szCs w:val="18"/>
              </w:rPr>
              <w:t xml:space="preserve">No Gap. </w:t>
            </w:r>
          </w:p>
          <w:p w14:paraId="572A41C9" w14:textId="1021DA3B" w:rsidR="00753CFB" w:rsidRPr="0075456A" w:rsidRDefault="00753CFB" w:rsidP="00B35322">
            <w:pPr>
              <w:spacing w:after="0"/>
              <w:rPr>
                <w:rFonts w:ascii="Arial" w:hAnsi="Arial" w:cs="Arial"/>
                <w:sz w:val="18"/>
                <w:szCs w:val="18"/>
              </w:rPr>
            </w:pPr>
            <w:r w:rsidRPr="0075456A">
              <w:rPr>
                <w:rFonts w:ascii="Arial" w:hAnsi="Arial" w:cs="Arial"/>
                <w:sz w:val="18"/>
                <w:szCs w:val="18"/>
              </w:rPr>
              <w:t>Method: AM-YL000336-004</w:t>
            </w:r>
          </w:p>
        </w:tc>
      </w:tr>
      <w:tr w:rsidR="009F08F1" w:rsidRPr="0075456A" w14:paraId="0E76E2CD" w14:textId="77777777" w:rsidTr="009F08F1">
        <w:trPr>
          <w:trHeight w:val="300"/>
          <w:trPrChange w:id="668"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669"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FD75BA5" w14:textId="045B8B5D" w:rsidR="007D1F60" w:rsidRPr="0075456A" w:rsidRDefault="007D1F60" w:rsidP="00B35322">
            <w:pPr>
              <w:spacing w:after="0"/>
              <w:rPr>
                <w:rFonts w:ascii="Arial" w:hAnsi="Arial" w:cs="Arial"/>
                <w:sz w:val="18"/>
                <w:szCs w:val="18"/>
              </w:rPr>
            </w:pPr>
            <w:r w:rsidRPr="0075456A">
              <w:rPr>
                <w:rFonts w:ascii="Arial" w:hAnsi="Arial" w:cs="Arial"/>
                <w:sz w:val="18"/>
                <w:szCs w:val="18"/>
              </w:rPr>
              <w:t> </w:t>
            </w:r>
            <w:r w:rsidR="00667237" w:rsidRPr="0075456A">
              <w:rPr>
                <w:rFonts w:ascii="Arial" w:hAnsi="Arial" w:cs="Arial"/>
                <w:sz w:val="18"/>
                <w:szCs w:val="18"/>
              </w:rPr>
              <w:t xml:space="preserve">Amino acid coupling </w:t>
            </w:r>
            <w:r w:rsidRPr="0075456A">
              <w:rPr>
                <w:rFonts w:ascii="Arial" w:hAnsi="Arial" w:cs="Arial"/>
                <w:sz w:val="18"/>
                <w:szCs w:val="18"/>
              </w:rPr>
              <w:t>Completion</w:t>
            </w:r>
            <w:ins w:id="670" w:author="Xuning Wei12232" w:date="2026-08-04T17:16:00Z">
              <w:r w:rsidR="009F08F1" w:rsidRPr="0075456A">
                <w:rPr>
                  <w:rFonts w:ascii="Arial" w:hAnsi="Arial" w:cs="Arial"/>
                  <w:sz w:val="18"/>
                  <w:szCs w:val="18"/>
                </w:rPr>
                <w:t xml:space="preserve"> </w:t>
              </w:r>
            </w:ins>
            <w:ins w:id="671" w:author="Xuning Wei12232" w:date="2026-08-04T16:49:00Z">
              <w:r w:rsidR="00424181" w:rsidRPr="0075456A">
                <w:rPr>
                  <w:rFonts w:ascii="Arial" w:hAnsi="Arial" w:cs="Arial"/>
                  <w:sz w:val="18"/>
                  <w:szCs w:val="18"/>
                </w:rPr>
                <w:t>(Phe</w:t>
              </w:r>
              <w:r w:rsidR="00424181" w:rsidRPr="0075456A">
                <w:rPr>
                  <w:rFonts w:ascii="Arial" w:hAnsi="Arial" w:cs="Arial"/>
                  <w:sz w:val="18"/>
                  <w:szCs w:val="18"/>
                  <w:vertAlign w:val="superscript"/>
                  <w:rPrChange w:id="672" w:author="Xuning Wei12232" w:date="2026-08-04T17:17:00Z">
                    <w:rPr>
                      <w:rFonts w:ascii="Arial" w:hAnsi="Arial" w:cs="Arial"/>
                      <w:color w:val="000000" w:themeColor="text1"/>
                      <w:sz w:val="18"/>
                      <w:szCs w:val="18"/>
                    </w:rPr>
                  </w:rPrChange>
                </w:rPr>
                <w:t>23</w:t>
              </w:r>
            </w:ins>
            <w:ins w:id="673" w:author="Xuning Wei12232" w:date="2026-08-10T16:49:00Z">
              <w:r w:rsidR="00E84ADB" w:rsidRPr="0075456A">
                <w:rPr>
                  <w:rFonts w:ascii="Arial" w:hAnsi="Arial" w:cs="Arial"/>
                  <w:sz w:val="18"/>
                  <w:szCs w:val="18"/>
                </w:rPr>
                <w:t xml:space="preserve"> -  </w:t>
              </w:r>
            </w:ins>
            <w:ins w:id="674" w:author="Xuning Wei12232" w:date="2026-08-04T16:49:00Z">
              <w:r w:rsidR="001C3B20" w:rsidRPr="0075456A">
                <w:rPr>
                  <w:rFonts w:ascii="Arial" w:hAnsi="Arial" w:cs="Arial"/>
                  <w:sz w:val="18"/>
                  <w:szCs w:val="18"/>
                </w:rPr>
                <w:t>NMeAsn</w:t>
              </w:r>
              <w:r w:rsidR="001C3B20" w:rsidRPr="0075456A">
                <w:rPr>
                  <w:rFonts w:ascii="Arial" w:hAnsi="Arial" w:cs="Arial"/>
                  <w:sz w:val="18"/>
                  <w:szCs w:val="18"/>
                  <w:vertAlign w:val="superscript"/>
                  <w:rPrChange w:id="675" w:author="Xuning Wei12232" w:date="2026-08-04T17:17:00Z">
                    <w:rPr>
                      <w:rFonts w:ascii="Arial" w:hAnsi="Arial" w:cs="Arial"/>
                      <w:color w:val="000000" w:themeColor="text1"/>
                      <w:sz w:val="18"/>
                      <w:szCs w:val="18"/>
                    </w:rPr>
                  </w:rPrChange>
                </w:rPr>
                <w:t>2</w:t>
              </w:r>
            </w:ins>
            <w:ins w:id="676" w:author="Xuning Wei12232" w:date="2026-08-04T16:52:00Z">
              <w:r w:rsidR="001C3B20" w:rsidRPr="0075456A">
                <w:rPr>
                  <w:rFonts w:ascii="Arial" w:hAnsi="Arial" w:cs="Arial"/>
                  <w:sz w:val="18"/>
                  <w:szCs w:val="18"/>
                  <w:vertAlign w:val="superscript"/>
                  <w:rPrChange w:id="677" w:author="Xuning Wei12232" w:date="2026-08-04T17:17:00Z">
                    <w:rPr>
                      <w:rFonts w:ascii="Arial" w:hAnsi="Arial" w:cs="Arial"/>
                      <w:color w:val="000000" w:themeColor="text1"/>
                      <w:sz w:val="18"/>
                      <w:szCs w:val="18"/>
                    </w:rPr>
                  </w:rPrChange>
                </w:rPr>
                <w:t>2</w:t>
              </w:r>
            </w:ins>
            <w:ins w:id="678" w:author="Xuning Wei12232" w:date="2026-08-04T16:49:00Z">
              <w:r w:rsidR="00424181" w:rsidRPr="0075456A">
                <w:rPr>
                  <w:rFonts w:ascii="Arial" w:hAnsi="Arial" w:cs="Arial"/>
                  <w:sz w:val="18"/>
                  <w:szCs w:val="18"/>
                </w:rPr>
                <w:t>, Ser</w:t>
              </w:r>
              <w:r w:rsidR="00424181" w:rsidRPr="0075456A">
                <w:rPr>
                  <w:rFonts w:ascii="Arial" w:hAnsi="Arial" w:cs="Arial"/>
                  <w:sz w:val="18"/>
                  <w:szCs w:val="18"/>
                  <w:vertAlign w:val="superscript"/>
                  <w:rPrChange w:id="679" w:author="Xuning Wei12232" w:date="2026-08-04T17:17:00Z">
                    <w:rPr>
                      <w:rFonts w:ascii="Arial" w:hAnsi="Arial" w:cs="Arial"/>
                      <w:color w:val="000000" w:themeColor="text1"/>
                      <w:sz w:val="18"/>
                      <w:szCs w:val="18"/>
                    </w:rPr>
                  </w:rPrChange>
                </w:rPr>
                <w:t>20</w:t>
              </w:r>
            </w:ins>
            <w:ins w:id="680" w:author="Xuning Wei12232" w:date="2026-08-10T16:49:00Z">
              <w:r w:rsidR="00E84ADB" w:rsidRPr="0075456A">
                <w:rPr>
                  <w:rFonts w:ascii="Arial" w:hAnsi="Arial" w:cs="Arial"/>
                  <w:sz w:val="18"/>
                  <w:szCs w:val="18"/>
                </w:rPr>
                <w:t xml:space="preserve"> - </w:t>
              </w:r>
            </w:ins>
            <w:ins w:id="681" w:author="Xuning Wei12232" w:date="2026-08-04T16:49:00Z">
              <w:r w:rsidR="00424181" w:rsidRPr="0075456A">
                <w:rPr>
                  <w:rFonts w:ascii="Arial" w:hAnsi="Arial" w:cs="Arial"/>
                  <w:sz w:val="18"/>
                  <w:szCs w:val="18"/>
                </w:rPr>
                <w:t>aMePhe</w:t>
              </w:r>
              <w:r w:rsidR="00424181" w:rsidRPr="0075456A">
                <w:rPr>
                  <w:rFonts w:ascii="Arial" w:hAnsi="Arial" w:cs="Arial"/>
                  <w:sz w:val="18"/>
                  <w:szCs w:val="18"/>
                  <w:vertAlign w:val="superscript"/>
                  <w:rPrChange w:id="682" w:author="Xuning Wei12232" w:date="2026-08-04T17:17:00Z">
                    <w:rPr>
                      <w:rFonts w:ascii="Arial" w:hAnsi="Arial" w:cs="Arial"/>
                      <w:color w:val="000000" w:themeColor="text1"/>
                      <w:sz w:val="18"/>
                      <w:szCs w:val="18"/>
                    </w:rPr>
                  </w:rPrChange>
                </w:rPr>
                <w:t>15</w:t>
              </w:r>
              <w:r w:rsidR="00424181" w:rsidRPr="0075456A">
                <w:rPr>
                  <w:rFonts w:ascii="Arial" w:hAnsi="Arial" w:cs="Arial"/>
                  <w:sz w:val="18"/>
                  <w:szCs w:val="18"/>
                </w:rPr>
                <w:t>, Ala</w:t>
              </w:r>
              <w:r w:rsidR="00424181" w:rsidRPr="0075456A">
                <w:rPr>
                  <w:rFonts w:ascii="Arial" w:hAnsi="Arial" w:cs="Arial"/>
                  <w:sz w:val="18"/>
                  <w:szCs w:val="18"/>
                  <w:vertAlign w:val="superscript"/>
                  <w:rPrChange w:id="683" w:author="Xuning Wei12232" w:date="2026-08-04T17:17:00Z">
                    <w:rPr>
                      <w:rFonts w:ascii="Arial" w:hAnsi="Arial" w:cs="Arial"/>
                      <w:color w:val="000000" w:themeColor="text1"/>
                      <w:sz w:val="18"/>
                      <w:szCs w:val="18"/>
                    </w:rPr>
                  </w:rPrChange>
                </w:rPr>
                <w:t>13</w:t>
              </w:r>
            </w:ins>
            <w:ins w:id="684" w:author="Xuning Wei12232" w:date="2026-08-10T16:49:00Z">
              <w:r w:rsidR="00E84ADB" w:rsidRPr="0075456A">
                <w:rPr>
                  <w:rFonts w:ascii="Arial" w:hAnsi="Arial" w:cs="Arial"/>
                  <w:sz w:val="18"/>
                  <w:szCs w:val="18"/>
                </w:rPr>
                <w:t xml:space="preserve"> - </w:t>
              </w:r>
            </w:ins>
            <w:ins w:id="685" w:author="Xuning Wei12232" w:date="2026-08-04T16:49:00Z">
              <w:r w:rsidR="00424181" w:rsidRPr="0075456A">
                <w:rPr>
                  <w:rFonts w:ascii="Arial" w:hAnsi="Arial" w:cs="Arial"/>
                  <w:sz w:val="18"/>
                  <w:szCs w:val="18"/>
                </w:rPr>
                <w:t>Orn</w:t>
              </w:r>
              <w:r w:rsidR="00424181" w:rsidRPr="0075456A">
                <w:rPr>
                  <w:rFonts w:ascii="Arial" w:hAnsi="Arial" w:cs="Arial"/>
                  <w:sz w:val="18"/>
                  <w:szCs w:val="18"/>
                  <w:vertAlign w:val="superscript"/>
                  <w:rPrChange w:id="686" w:author="Xuning Wei12232" w:date="2026-08-04T17:17:00Z">
                    <w:rPr>
                      <w:rFonts w:ascii="Arial" w:hAnsi="Arial" w:cs="Arial"/>
                      <w:color w:val="000000" w:themeColor="text1"/>
                      <w:sz w:val="18"/>
                      <w:szCs w:val="18"/>
                    </w:rPr>
                  </w:rPrChange>
                </w:rPr>
                <w:t>11</w:t>
              </w:r>
              <w:r w:rsidR="00424181" w:rsidRPr="0075456A">
                <w:rPr>
                  <w:rFonts w:ascii="Arial" w:hAnsi="Arial" w:cs="Arial"/>
                  <w:sz w:val="18"/>
                  <w:szCs w:val="18"/>
                </w:rPr>
                <w:t>)</w:t>
              </w:r>
            </w:ins>
            <w:del w:id="687" w:author="Xuning Wei12232" w:date="2026-08-04T16:49:00Z">
              <w:r w:rsidR="00667237" w:rsidRPr="0075456A" w:rsidDel="00424181">
                <w:rPr>
                  <w:rFonts w:ascii="Arial" w:hAnsi="Arial" w:cs="Arial"/>
                  <w:sz w:val="18"/>
                  <w:szCs w:val="18"/>
                </w:rPr>
                <w:delText>(AA2~AA3, AA5~AA10, AA12~AA14)</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688"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3E3C8EC" w14:textId="2F72F734" w:rsidR="007D1F60" w:rsidRPr="0075456A" w:rsidRDefault="007D1F60" w:rsidP="00B35322">
            <w:pPr>
              <w:spacing w:after="0"/>
              <w:rPr>
                <w:rFonts w:ascii="Arial" w:hAnsi="Arial" w:cs="Arial"/>
                <w:sz w:val="18"/>
                <w:szCs w:val="18"/>
              </w:rPr>
            </w:pPr>
            <w:proofErr w:type="spellStart"/>
            <w:r w:rsidRPr="0075456A">
              <w:rPr>
                <w:rFonts w:ascii="Arial" w:hAnsi="Arial" w:cs="Arial"/>
                <w:sz w:val="18"/>
                <w:szCs w:val="18"/>
              </w:rPr>
              <w:t>Ninhydrin</w:t>
            </w:r>
            <w:proofErr w:type="spellEnd"/>
            <w:r w:rsidRPr="0075456A">
              <w:rPr>
                <w:rFonts w:ascii="Arial" w:hAnsi="Arial" w:cs="Arial"/>
                <w:sz w:val="18"/>
                <w:szCs w:val="18"/>
              </w:rPr>
              <w:t xml:space="preserve"> test </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689"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474640B" w14:textId="77777777" w:rsidR="007D1F60" w:rsidRPr="0075456A" w:rsidRDefault="007D1F60" w:rsidP="00B35322">
            <w:pPr>
              <w:spacing w:after="0"/>
              <w:rPr>
                <w:ins w:id="690" w:author="Xuning Wei12232" w:date="2026-08-04T17:00:00Z"/>
                <w:rFonts w:ascii="Arial" w:hAnsi="Arial" w:cs="Arial"/>
                <w:sz w:val="18"/>
                <w:szCs w:val="18"/>
              </w:rPr>
            </w:pPr>
            <w:r w:rsidRPr="0075456A">
              <w:rPr>
                <w:rFonts w:ascii="Arial" w:hAnsi="Arial" w:cs="Arial"/>
                <w:sz w:val="18"/>
                <w:szCs w:val="18"/>
              </w:rPr>
              <w:t>Negative</w:t>
            </w:r>
          </w:p>
          <w:p w14:paraId="549FC280" w14:textId="5EC145E1" w:rsidR="000523CF" w:rsidRPr="0075456A" w:rsidRDefault="000523CF" w:rsidP="00B35322">
            <w:pPr>
              <w:spacing w:after="0"/>
              <w:rPr>
                <w:rFonts w:ascii="Arial" w:hAnsi="Arial" w:cs="Arial"/>
                <w:sz w:val="18"/>
                <w:szCs w:val="18"/>
              </w:rPr>
            </w:pPr>
            <w:ins w:id="691" w:author="Xuning Wei12232" w:date="2026-08-04T17:00:00Z">
              <w:r w:rsidRPr="0075456A">
                <w:rPr>
                  <w:rFonts w:ascii="Arial" w:hAnsi="Arial" w:cs="Arial"/>
                  <w:sz w:val="18"/>
                  <w:szCs w:val="18"/>
                </w:rPr>
                <w:t>(colorless or nearly colorless)</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692"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FF58E42" w14:textId="76416808" w:rsidR="007D1F60" w:rsidRPr="0075456A" w:rsidRDefault="007D1F60" w:rsidP="00B35322">
            <w:pPr>
              <w:spacing w:after="0"/>
              <w:rPr>
                <w:rFonts w:ascii="Arial" w:hAnsi="Arial" w:cs="Arial"/>
                <w:sz w:val="18"/>
                <w:szCs w:val="18"/>
              </w:rPr>
            </w:pPr>
            <w:proofErr w:type="gramStart"/>
            <w:r w:rsidRPr="0075456A">
              <w:rPr>
                <w:rFonts w:ascii="Arial" w:hAnsi="Arial" w:cs="Arial"/>
                <w:sz w:val="18"/>
                <w:szCs w:val="18"/>
              </w:rPr>
              <w:t>Negative</w:t>
            </w:r>
            <w:proofErr w:type="gramEnd"/>
            <w:ins w:id="693" w:author="Xuning Wei12232" w:date="2026-08-04T16:56:00Z">
              <w:r w:rsidR="000523CF" w:rsidRPr="0075456A">
                <w:rPr>
                  <w:rFonts w:ascii="Arial" w:hAnsi="Arial" w:cs="Arial"/>
                  <w:sz w:val="18"/>
                  <w:szCs w:val="18"/>
                </w:rPr>
                <w:br/>
              </w:r>
            </w:ins>
            <w:ins w:id="694" w:author="Xuning Wei12232" w:date="2026-08-04T16:55:00Z">
              <w:r w:rsidR="000523CF" w:rsidRPr="0075456A">
                <w:rPr>
                  <w:rFonts w:ascii="Arial" w:hAnsi="Arial" w:cs="Arial"/>
                  <w:sz w:val="18"/>
                  <w:szCs w:val="18"/>
                </w:rPr>
                <w:t>(the solution of sample is yellow to light pink).</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695"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1D4D012" w14:textId="44222202" w:rsidR="00F0102D" w:rsidRPr="0075456A" w:rsidRDefault="00DE203C" w:rsidP="00B35322">
            <w:pPr>
              <w:spacing w:after="0"/>
              <w:rPr>
                <w:ins w:id="696" w:author="Yongle Liu" w:date="2026-08-05T11:50:00Z"/>
                <w:rFonts w:ascii="Arial" w:hAnsi="Arial" w:cs="Arial"/>
                <w:sz w:val="18"/>
                <w:szCs w:val="18"/>
              </w:rPr>
            </w:pPr>
            <w:ins w:id="697" w:author="Xuning Wei12232" w:date="2026-08-04T17:15:00Z">
              <w:del w:id="698" w:author="Yongle Liu" w:date="2026-08-05T12:26: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 xml:space="preserve">handling procedures, and the criteria for test result evaluation are different. </w:delText>
                </w:r>
              </w:del>
            </w:ins>
          </w:p>
          <w:p w14:paraId="7C03294D" w14:textId="623E54A6" w:rsidR="00C50580" w:rsidRPr="0075456A" w:rsidRDefault="008A1882">
            <w:pPr>
              <w:pStyle w:val="af"/>
              <w:numPr>
                <w:ilvl w:val="0"/>
                <w:numId w:val="136"/>
              </w:numPr>
              <w:spacing w:after="0"/>
              <w:ind w:firstLineChars="0"/>
              <w:rPr>
                <w:ins w:id="699" w:author="Yongle Liu" w:date="2026-08-05T12:23:00Z"/>
                <w:rFonts w:ascii="Arial" w:hAnsi="Arial" w:cs="Arial"/>
                <w:sz w:val="18"/>
                <w:szCs w:val="18"/>
              </w:rPr>
              <w:pPrChange w:id="700" w:author="Yongle Liu" w:date="2026-08-05T11:50:00Z">
                <w:pPr>
                  <w:spacing w:after="0"/>
                </w:pPr>
              </w:pPrChange>
            </w:pPr>
            <w:ins w:id="701" w:author="xiaqian" w:date="2026-08-05T11:38:00Z">
              <w:r w:rsidRPr="0075456A">
                <w:rPr>
                  <w:rFonts w:ascii="Arial" w:hAnsi="Arial" w:cs="Arial"/>
                  <w:sz w:val="18"/>
                  <w:szCs w:val="18"/>
                  <w:rPrChange w:id="702" w:author="Yongle Liu" w:date="2026-08-05T11:50:00Z">
                    <w:rPr/>
                  </w:rPrChange>
                </w:rPr>
                <w:t>The method</w:t>
              </w:r>
            </w:ins>
            <w:ins w:id="703" w:author="Yongle Liu" w:date="2026-08-05T11:49:00Z">
              <w:r w:rsidR="00F0102D" w:rsidRPr="0075456A">
                <w:rPr>
                  <w:rFonts w:ascii="Arial" w:hAnsi="Arial" w:cs="Arial"/>
                  <w:sz w:val="18"/>
                  <w:szCs w:val="18"/>
                  <w:rPrChange w:id="704" w:author="Yongle Liu" w:date="2026-08-05T11:50:00Z">
                    <w:rPr/>
                  </w:rPrChange>
                </w:rPr>
                <w:t xml:space="preserve"> used for PPQ</w:t>
              </w:r>
            </w:ins>
            <w:ins w:id="705" w:author="xiaqian" w:date="2026-08-05T11:38:00Z">
              <w:r w:rsidRPr="0075456A">
                <w:rPr>
                  <w:rFonts w:ascii="Arial" w:hAnsi="Arial" w:cs="Arial"/>
                  <w:sz w:val="18"/>
                  <w:szCs w:val="18"/>
                  <w:rPrChange w:id="706" w:author="Yongle Liu" w:date="2026-08-05T11:50:00Z">
                    <w:rPr/>
                  </w:rPrChange>
                </w:rPr>
                <w:t xml:space="preserve"> increased the sample weight and optimized the types and amounts of color reagents added, making the detection more sensitive and meeting the detection requirements for process tracking.</w:t>
              </w:r>
            </w:ins>
            <w:ins w:id="707" w:author="xiaqian" w:date="2026-08-05T11:39:00Z">
              <w:r w:rsidRPr="0075456A">
                <w:rPr>
                  <w:rFonts w:ascii="Arial" w:hAnsi="Arial" w:cs="Arial"/>
                  <w:sz w:val="18"/>
                  <w:szCs w:val="18"/>
                  <w:rPrChange w:id="708" w:author="Yongle Liu" w:date="2026-08-05T11:50:00Z">
                    <w:rPr/>
                  </w:rPrChange>
                </w:rPr>
                <w:t xml:space="preserve"> </w:t>
              </w:r>
            </w:ins>
            <w:commentRangeStart w:id="709"/>
            <w:commentRangeStart w:id="710"/>
            <w:commentRangeStart w:id="711"/>
            <w:ins w:id="712" w:author="Xuning Wei12232" w:date="2026-08-04T17:15:00Z">
              <w:r w:rsidR="00DE203C" w:rsidRPr="0075456A">
                <w:rPr>
                  <w:rFonts w:ascii="Arial" w:hAnsi="Arial" w:cs="Arial"/>
                  <w:sz w:val="18"/>
                  <w:szCs w:val="18"/>
                  <w:rPrChange w:id="713" w:author="Yongle Liu" w:date="2026-08-05T11:50:00Z">
                    <w:rPr/>
                  </w:rPrChange>
                </w:rPr>
                <w:t>Method validation is in progress and shall be completed with sign</w:t>
              </w:r>
              <w:r w:rsidR="00DE203C" w:rsidRPr="0075456A">
                <w:rPr>
                  <w:rFonts w:ascii="Cambria Math" w:hAnsi="Cambria Math" w:cs="Cambria Math"/>
                  <w:sz w:val="18"/>
                  <w:szCs w:val="18"/>
                  <w:rPrChange w:id="714" w:author="Yongle Liu" w:date="2026-08-05T11:50:00Z">
                    <w:rPr>
                      <w:rFonts w:ascii="Cambria Math" w:hAnsi="Cambria Math" w:cs="Cambria Math"/>
                    </w:rPr>
                  </w:rPrChange>
                </w:rPr>
                <w:t>‑</w:t>
              </w:r>
              <w:r w:rsidR="00DE203C" w:rsidRPr="0075456A">
                <w:rPr>
                  <w:rFonts w:ascii="Arial" w:hAnsi="Arial" w:cs="Arial"/>
                  <w:sz w:val="18"/>
                  <w:szCs w:val="18"/>
                  <w:rPrChange w:id="715" w:author="Yongle Liu" w:date="2026-08-05T11:50:00Z">
                    <w:rPr/>
                  </w:rPrChange>
                </w:rPr>
                <w:t>off prior to PPQ production</w:t>
              </w:r>
            </w:ins>
            <w:ins w:id="716" w:author="Xuning Wei12232" w:date="2026-08-04T17:55:00Z">
              <w:r w:rsidR="00C50580" w:rsidRPr="0075456A">
                <w:rPr>
                  <w:rFonts w:ascii="Arial" w:hAnsi="Arial" w:cs="Arial"/>
                  <w:sz w:val="18"/>
                  <w:szCs w:val="18"/>
                  <w:rPrChange w:id="717" w:author="Yongle Liu" w:date="2026-08-05T11:50:00Z">
                    <w:rPr/>
                  </w:rPrChange>
                </w:rPr>
                <w:t>.</w:t>
              </w:r>
            </w:ins>
            <w:commentRangeEnd w:id="709"/>
            <w:r w:rsidR="00C33B09" w:rsidRPr="0075456A">
              <w:rPr>
                <w:rStyle w:val="CommentReference"/>
                <w:rFonts w:ascii="Arial" w:hAnsi="Arial" w:cs="Arial"/>
                <w:sz w:val="18"/>
                <w:szCs w:val="18"/>
              </w:rPr>
              <w:commentReference w:id="709"/>
            </w:r>
            <w:commentRangeEnd w:id="710"/>
            <w:r w:rsidRPr="0075456A">
              <w:rPr>
                <w:rStyle w:val="CommentReference"/>
              </w:rPr>
              <w:commentReference w:id="710"/>
            </w:r>
            <w:commentRangeEnd w:id="711"/>
            <w:r w:rsidRPr="0075456A">
              <w:rPr>
                <w:rStyle w:val="CommentReference"/>
              </w:rPr>
              <w:commentReference w:id="711"/>
            </w:r>
          </w:p>
          <w:p w14:paraId="0C423CE0" w14:textId="15A47E7A" w:rsidR="006822B1" w:rsidRPr="0075456A" w:rsidRDefault="006822B1">
            <w:pPr>
              <w:pStyle w:val="af"/>
              <w:numPr>
                <w:ilvl w:val="0"/>
                <w:numId w:val="136"/>
              </w:numPr>
              <w:spacing w:after="0"/>
              <w:ind w:firstLineChars="0"/>
              <w:rPr>
                <w:ins w:id="719" w:author="Xuning Wei12232" w:date="2026-08-04T17:55:00Z"/>
                <w:rFonts w:ascii="Arial" w:hAnsi="Arial" w:cs="Arial"/>
                <w:sz w:val="18"/>
                <w:szCs w:val="18"/>
                <w:rPrChange w:id="720" w:author="Yongle Liu" w:date="2026-08-05T11:50:00Z">
                  <w:rPr>
                    <w:ins w:id="721" w:author="Xuning Wei12232" w:date="2026-08-04T17:55:00Z"/>
                  </w:rPr>
                </w:rPrChange>
              </w:rPr>
              <w:pPrChange w:id="722" w:author="Yongle Liu" w:date="2026-08-05T11:50:00Z">
                <w:pPr>
                  <w:spacing w:after="0"/>
                </w:pPr>
              </w:pPrChange>
            </w:pPr>
            <w:ins w:id="723" w:author="Yongle Liu" w:date="2026-08-05T12:23:00Z">
              <w:r w:rsidRPr="0075456A">
                <w:rPr>
                  <w:rFonts w:ascii="Arial" w:hAnsi="Arial" w:cs="Arial"/>
                  <w:sz w:val="18"/>
                  <w:szCs w:val="18"/>
                </w:rPr>
                <w:t xml:space="preserve">The criteria for </w:t>
              </w:r>
            </w:ins>
            <w:ins w:id="724" w:author="Yongle Liu" w:date="2026-08-05T12:25:00Z">
              <w:r w:rsidRPr="0075456A">
                <w:rPr>
                  <w:rFonts w:ascii="Arial" w:hAnsi="Arial" w:cs="Arial"/>
                  <w:sz w:val="18"/>
                  <w:szCs w:val="18"/>
                </w:rPr>
                <w:t xml:space="preserve">judging the color of </w:t>
              </w:r>
            </w:ins>
            <w:ins w:id="725" w:author="Yongle Liu" w:date="2026-08-05T12:23:00Z">
              <w:r w:rsidRPr="0075456A">
                <w:rPr>
                  <w:rFonts w:ascii="Arial" w:hAnsi="Arial" w:cs="Arial"/>
                  <w:sz w:val="18"/>
                  <w:szCs w:val="18"/>
                </w:rPr>
                <w:t>sample solution are different, the modified sample solution color</w:t>
              </w:r>
            </w:ins>
            <w:ins w:id="726" w:author="Yongle Liu" w:date="2026-08-05T12:26:00Z">
              <w:r w:rsidRPr="0075456A">
                <w:rPr>
                  <w:rFonts w:ascii="Arial" w:hAnsi="Arial" w:cs="Arial"/>
                  <w:sz w:val="18"/>
                  <w:szCs w:val="18"/>
                </w:rPr>
                <w:t xml:space="preserve"> is consistent with the method.</w:t>
              </w:r>
            </w:ins>
          </w:p>
          <w:p w14:paraId="28B1C785" w14:textId="4FB55ED0" w:rsidR="00B35322" w:rsidRPr="0075456A" w:rsidDel="00DE203C" w:rsidRDefault="00DE203C" w:rsidP="00B35322">
            <w:pPr>
              <w:spacing w:after="0"/>
              <w:rPr>
                <w:del w:id="727" w:author="Xuning Wei12232" w:date="2026-08-04T17:15:00Z"/>
                <w:rFonts w:ascii="Arial" w:hAnsi="Arial" w:cs="Arial"/>
                <w:sz w:val="18"/>
                <w:szCs w:val="18"/>
              </w:rPr>
            </w:pPr>
            <w:ins w:id="728" w:author="Xuning Wei12232" w:date="2026-08-04T17:15:00Z">
              <w:r w:rsidRPr="0075456A" w:rsidDel="00DE203C">
                <w:rPr>
                  <w:rFonts w:ascii="Arial" w:hAnsi="Arial" w:cs="Arial"/>
                  <w:sz w:val="18"/>
                  <w:szCs w:val="18"/>
                </w:rPr>
                <w:t xml:space="preserve"> </w:t>
              </w:r>
            </w:ins>
            <w:del w:id="729" w:author="Xuning Wei12232" w:date="2026-08-04T17:11:00Z">
              <w:r w:rsidR="007D1F60" w:rsidRPr="0075456A" w:rsidDel="00DE203C">
                <w:rPr>
                  <w:rFonts w:ascii="Arial" w:hAnsi="Arial" w:cs="Arial"/>
                  <w:sz w:val="18"/>
                  <w:szCs w:val="18"/>
                </w:rPr>
                <w:delText xml:space="preserve">[No Gap. </w:delText>
              </w:r>
            </w:del>
          </w:p>
          <w:p w14:paraId="5A5F20B7" w14:textId="2B84DBEA" w:rsidR="00F0102D" w:rsidRPr="0075456A" w:rsidRDefault="00B35322" w:rsidP="006822B1">
            <w:pPr>
              <w:spacing w:after="0"/>
              <w:rPr>
                <w:rFonts w:ascii="Arial" w:hAnsi="Arial" w:cs="Arial"/>
                <w:sz w:val="18"/>
                <w:szCs w:val="18"/>
                <w:rPrChange w:id="730" w:author="Yongle Liu" w:date="2026-08-05T12:23:00Z">
                  <w:rPr/>
                </w:rPrChange>
              </w:rPr>
            </w:pPr>
            <w:r w:rsidRPr="0075456A">
              <w:rPr>
                <w:rFonts w:ascii="Arial" w:hAnsi="Arial" w:cs="Arial"/>
                <w:sz w:val="18"/>
                <w:szCs w:val="18"/>
              </w:rPr>
              <w:t>Method: AM-140020-029</w:t>
            </w:r>
          </w:p>
        </w:tc>
      </w:tr>
      <w:tr w:rsidR="009F08F1" w:rsidRPr="0075456A" w14:paraId="56CDDB6D" w14:textId="77777777" w:rsidTr="009F08F1">
        <w:trPr>
          <w:trHeight w:val="300"/>
          <w:trPrChange w:id="731"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32"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1E78F8B" w14:textId="1EEF0DD2" w:rsidR="007D1F60" w:rsidRPr="0075456A" w:rsidRDefault="007D1F60" w:rsidP="00B35322">
            <w:pPr>
              <w:spacing w:after="0"/>
              <w:rPr>
                <w:rFonts w:ascii="Arial" w:hAnsi="Arial" w:cs="Arial"/>
                <w:sz w:val="18"/>
                <w:szCs w:val="18"/>
              </w:rPr>
            </w:pPr>
            <w:r w:rsidRPr="0075456A">
              <w:rPr>
                <w:rFonts w:ascii="Arial" w:hAnsi="Arial" w:cs="Arial"/>
                <w:sz w:val="18"/>
                <w:szCs w:val="18"/>
              </w:rPr>
              <w:t>Coupling Completion </w:t>
            </w:r>
            <w:ins w:id="733" w:author="Xuning Wei12232" w:date="2026-08-04T16:50:00Z">
              <w:r w:rsidR="00424181" w:rsidRPr="0075456A">
                <w:rPr>
                  <w:rFonts w:ascii="Arial" w:hAnsi="Arial" w:cs="Arial"/>
                  <w:kern w:val="18"/>
                  <w:sz w:val="18"/>
                  <w:szCs w:val="18"/>
                  <w:rPrChange w:id="734" w:author="Xuning Wei12232" w:date="2026-08-04T17:17:00Z">
                    <w:rPr>
                      <w:rFonts w:ascii="Times New Roman" w:hAnsi="Times New Roman" w:cs="Times New Roman"/>
                      <w:color w:val="000000" w:themeColor="text1"/>
                      <w:kern w:val="18"/>
                      <w:sz w:val="18"/>
                      <w:szCs w:val="18"/>
                    </w:rPr>
                  </w:rPrChange>
                </w:rPr>
                <w:t>(Glu</w:t>
              </w:r>
              <w:r w:rsidR="00424181" w:rsidRPr="0075456A">
                <w:rPr>
                  <w:rFonts w:ascii="Arial" w:hAnsi="Arial" w:cs="Arial"/>
                  <w:kern w:val="18"/>
                  <w:sz w:val="18"/>
                  <w:szCs w:val="18"/>
                  <w:vertAlign w:val="superscript"/>
                  <w:rPrChange w:id="735" w:author="Xuning Wei12232" w:date="2026-08-04T17:17:00Z">
                    <w:rPr>
                      <w:rFonts w:ascii="Times New Roman" w:hAnsi="Times New Roman" w:cs="Times New Roman"/>
                      <w:color w:val="000000" w:themeColor="text1"/>
                      <w:kern w:val="18"/>
                      <w:sz w:val="18"/>
                      <w:szCs w:val="18"/>
                      <w:vertAlign w:val="superscript"/>
                    </w:rPr>
                  </w:rPrChange>
                </w:rPr>
                <w:t>14</w:t>
              </w:r>
              <w:r w:rsidR="00424181" w:rsidRPr="0075456A">
                <w:rPr>
                  <w:rFonts w:ascii="Arial" w:hAnsi="Arial" w:cs="Arial"/>
                  <w:kern w:val="18"/>
                  <w:sz w:val="18"/>
                  <w:szCs w:val="18"/>
                  <w:rPrChange w:id="736" w:author="Xuning Wei12232" w:date="2026-08-04T17:17:00Z">
                    <w:rPr>
                      <w:rFonts w:ascii="Times New Roman" w:hAnsi="Times New Roman" w:cs="Times New Roman"/>
                      <w:color w:val="000000" w:themeColor="text1"/>
                      <w:kern w:val="18"/>
                      <w:sz w:val="18"/>
                      <w:szCs w:val="18"/>
                    </w:rPr>
                  </w:rPrChange>
                </w:rPr>
                <w:t>)</w:t>
              </w:r>
            </w:ins>
            <w:del w:id="737" w:author="Xuning Wei12232" w:date="2026-08-04T16:50:00Z">
              <w:r w:rsidR="00667237" w:rsidRPr="0075456A" w:rsidDel="00424181">
                <w:rPr>
                  <w:rFonts w:ascii="Arial" w:hAnsi="Arial" w:cs="Arial"/>
                  <w:sz w:val="18"/>
                  <w:szCs w:val="18"/>
                </w:rPr>
                <w:delText>(AA11)</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38"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2B7A7C66" w14:textId="68EE8954" w:rsidR="007D1F60" w:rsidRPr="0075456A" w:rsidRDefault="007D1F60" w:rsidP="00B35322">
            <w:pPr>
              <w:spacing w:after="0"/>
              <w:rPr>
                <w:rFonts w:ascii="Arial" w:hAnsi="Arial" w:cs="Arial"/>
                <w:sz w:val="18"/>
                <w:szCs w:val="18"/>
              </w:rPr>
            </w:pPr>
            <w:r w:rsidRPr="0075456A">
              <w:rPr>
                <w:rFonts w:ascii="Arial" w:hAnsi="Arial" w:cs="Arial"/>
                <w:sz w:val="18"/>
                <w:szCs w:val="18"/>
              </w:rPr>
              <w:t>Bromophenol blue</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39"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8D78640" w14:textId="77777777" w:rsidR="007D1F60" w:rsidRPr="0075456A" w:rsidRDefault="007D1F60" w:rsidP="00B35322">
            <w:pPr>
              <w:spacing w:after="0"/>
              <w:rPr>
                <w:ins w:id="740" w:author="Xuning Wei12232" w:date="2026-08-04T16:58:00Z"/>
                <w:rFonts w:ascii="Arial" w:hAnsi="Arial" w:cs="Arial"/>
                <w:sz w:val="18"/>
                <w:szCs w:val="18"/>
              </w:rPr>
            </w:pPr>
            <w:r w:rsidRPr="0075456A">
              <w:rPr>
                <w:rFonts w:ascii="Arial" w:hAnsi="Arial" w:cs="Arial"/>
                <w:sz w:val="18"/>
                <w:szCs w:val="18"/>
              </w:rPr>
              <w:t>Negative</w:t>
            </w:r>
          </w:p>
          <w:p w14:paraId="150311AD" w14:textId="12FBC851" w:rsidR="000523CF" w:rsidRPr="0075456A" w:rsidRDefault="000523CF" w:rsidP="00B35322">
            <w:pPr>
              <w:spacing w:after="0"/>
              <w:rPr>
                <w:rFonts w:ascii="Arial" w:hAnsi="Arial" w:cs="Arial"/>
                <w:sz w:val="18"/>
                <w:szCs w:val="18"/>
              </w:rPr>
            </w:pPr>
            <w:ins w:id="741" w:author="Xuning Wei12232" w:date="2026-08-04T16:58:00Z">
              <w:r w:rsidRPr="0075456A">
                <w:rPr>
                  <w:rFonts w:ascii="Arial" w:hAnsi="Arial" w:cs="Arial"/>
                  <w:sz w:val="18"/>
                  <w:szCs w:val="18"/>
                </w:rPr>
                <w:t>(</w:t>
              </w:r>
            </w:ins>
            <w:ins w:id="742" w:author="Xuning Wei12232" w:date="2026-08-04T17:00:00Z">
              <w:r w:rsidRPr="0075456A">
                <w:rPr>
                  <w:rFonts w:ascii="Arial" w:hAnsi="Arial" w:cs="Arial"/>
                  <w:sz w:val="18"/>
                  <w:szCs w:val="18"/>
                </w:rPr>
                <w:t>colorless or nearly colorless</w:t>
              </w:r>
            </w:ins>
            <w:ins w:id="743" w:author="Xuning Wei12232" w:date="2026-08-04T16:58:00Z">
              <w:r w:rsidRPr="0075456A">
                <w:rPr>
                  <w:rFonts w:ascii="Arial" w:hAnsi="Arial" w:cs="Arial"/>
                  <w:sz w:val="18"/>
                  <w:szCs w:val="18"/>
                </w:rPr>
                <w:t>)</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44"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1C9E24E" w14:textId="01D7E974"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ins w:id="745" w:author="Xuning Wei12232" w:date="2026-08-04T16:56:00Z">
              <w:r w:rsidR="000523CF" w:rsidRPr="0075456A">
                <w:rPr>
                  <w:rFonts w:ascii="Arial" w:hAnsi="Arial" w:cs="Arial"/>
                  <w:sz w:val="18"/>
                  <w:szCs w:val="18"/>
                </w:rPr>
                <w:br/>
              </w:r>
              <w:r w:rsidR="000523CF" w:rsidRPr="0075456A">
                <w:rPr>
                  <w:rFonts w:ascii="Arial" w:eastAsia="仿宋_GB2312" w:hAnsi="Arial" w:cs="Arial"/>
                  <w:sz w:val="18"/>
                  <w:szCs w:val="18"/>
                  <w:rPrChange w:id="746" w:author="Xuning Wei12232" w:date="2026-08-04T17:17:00Z">
                    <w:rPr>
                      <w:rFonts w:ascii="Times New Roman" w:eastAsia="仿宋_GB2312" w:hAnsi="Times New Roman" w:cs="Times New Roman"/>
                      <w:color w:val="000000" w:themeColor="text1"/>
                      <w:sz w:val="18"/>
                      <w:szCs w:val="18"/>
                    </w:rPr>
                  </w:rPrChange>
                </w:rPr>
                <w:t>(the resin of sample is yellow to orange)</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47"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1CC2C215" w14:textId="57FC31BA" w:rsidR="00C50580" w:rsidRPr="0075456A" w:rsidRDefault="00DE203C">
            <w:pPr>
              <w:pStyle w:val="af"/>
              <w:numPr>
                <w:ilvl w:val="0"/>
                <w:numId w:val="137"/>
              </w:numPr>
              <w:spacing w:after="0"/>
              <w:ind w:firstLineChars="0"/>
              <w:rPr>
                <w:ins w:id="748" w:author="Yongle Liu" w:date="2026-08-05T12:27:00Z"/>
                <w:rFonts w:ascii="Arial" w:hAnsi="Arial" w:cs="Arial"/>
                <w:sz w:val="18"/>
                <w:szCs w:val="18"/>
              </w:rPr>
              <w:pPrChange w:id="749" w:author="Yongle Liu" w:date="2026-08-05T12:27:00Z">
                <w:pPr>
                  <w:spacing w:after="0"/>
                </w:pPr>
              </w:pPrChange>
            </w:pPr>
            <w:ins w:id="750" w:author="Xuning Wei12232" w:date="2026-08-04T17:15:00Z">
              <w:del w:id="751" w:author="Yongle Liu" w:date="2026-08-05T12:27: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handling procedures, and the criteria for test result evaluation are different.</w:delText>
                </w:r>
              </w:del>
            </w:ins>
            <w:ins w:id="752" w:author="xiaqian" w:date="2026-08-05T11:42:00Z">
              <w:del w:id="753" w:author="Yongle Liu" w:date="2026-08-05T12:27:00Z">
                <w:r w:rsidR="008A1882" w:rsidRPr="0075456A" w:rsidDel="006822B1">
                  <w:rPr>
                    <w:rFonts w:ascii="Arial" w:hAnsi="Arial" w:cs="Arial"/>
                    <w:sz w:val="18"/>
                    <w:szCs w:val="18"/>
                  </w:rPr>
                  <w:delText xml:space="preserve"> </w:delText>
                </w:r>
              </w:del>
              <w:r w:rsidR="008A1882" w:rsidRPr="0075456A">
                <w:rPr>
                  <w:rFonts w:ascii="Arial" w:hAnsi="Arial" w:cs="Arial"/>
                  <w:sz w:val="18"/>
                  <w:szCs w:val="18"/>
                  <w:rPrChange w:id="754" w:author="Yongle Liu" w:date="2026-08-05T12:27:00Z">
                    <w:rPr/>
                  </w:rPrChange>
                </w:rPr>
                <w:t>The method increased the sample weight and optimized the types and amounts of color reagents added, making the detection more sensitive and meeting the detection requirements for process tracking.</w:t>
              </w:r>
            </w:ins>
            <w:ins w:id="755" w:author="Xuning Wei12232" w:date="2026-08-04T17:15:00Z">
              <w:r w:rsidRPr="0075456A">
                <w:rPr>
                  <w:rFonts w:ascii="Arial" w:hAnsi="Arial" w:cs="Arial"/>
                  <w:sz w:val="18"/>
                  <w:szCs w:val="18"/>
                  <w:rPrChange w:id="756" w:author="Yongle Liu" w:date="2026-08-05T12:27:00Z">
                    <w:rPr/>
                  </w:rPrChange>
                </w:rPr>
                <w:t xml:space="preserve"> Method validation is in progress and shall be completed with sign</w:t>
              </w:r>
              <w:r w:rsidRPr="0075456A">
                <w:rPr>
                  <w:rFonts w:ascii="Cambria Math" w:hAnsi="Cambria Math" w:cs="Cambria Math"/>
                  <w:sz w:val="18"/>
                  <w:szCs w:val="18"/>
                  <w:rPrChange w:id="757" w:author="Yongle Liu" w:date="2026-08-05T12:27:00Z">
                    <w:rPr>
                      <w:rFonts w:ascii="Cambria Math" w:hAnsi="Cambria Math" w:cs="Cambria Math"/>
                    </w:rPr>
                  </w:rPrChange>
                </w:rPr>
                <w:t>‑</w:t>
              </w:r>
              <w:r w:rsidRPr="0075456A">
                <w:rPr>
                  <w:rFonts w:ascii="Arial" w:hAnsi="Arial" w:cs="Arial"/>
                  <w:sz w:val="18"/>
                  <w:szCs w:val="18"/>
                  <w:rPrChange w:id="758" w:author="Yongle Liu" w:date="2026-08-05T12:27:00Z">
                    <w:rPr/>
                  </w:rPrChange>
                </w:rPr>
                <w:t>off prior to PPQ production</w:t>
              </w:r>
            </w:ins>
            <w:ins w:id="759" w:author="Xuning Wei12232" w:date="2026-08-04T17:55:00Z">
              <w:r w:rsidR="00C50580" w:rsidRPr="0075456A">
                <w:rPr>
                  <w:rFonts w:ascii="Arial" w:hAnsi="Arial" w:cs="Arial"/>
                  <w:sz w:val="18"/>
                  <w:szCs w:val="18"/>
                  <w:rPrChange w:id="760" w:author="Yongle Liu" w:date="2026-08-05T12:27:00Z">
                    <w:rPr/>
                  </w:rPrChange>
                </w:rPr>
                <w:t>.</w:t>
              </w:r>
            </w:ins>
            <w:ins w:id="761" w:author="Xuning Wei12232" w:date="2026-08-04T17:15:00Z">
              <w:r w:rsidRPr="0075456A" w:rsidDel="00DE203C">
                <w:rPr>
                  <w:rFonts w:ascii="Arial" w:hAnsi="Arial" w:cs="Arial"/>
                  <w:sz w:val="18"/>
                  <w:szCs w:val="18"/>
                  <w:rPrChange w:id="762" w:author="Yongle Liu" w:date="2026-08-05T12:27:00Z">
                    <w:rPr/>
                  </w:rPrChange>
                </w:rPr>
                <w:t xml:space="preserve"> </w:t>
              </w:r>
            </w:ins>
          </w:p>
          <w:p w14:paraId="4FC41B08" w14:textId="7F269536" w:rsidR="006822B1" w:rsidRPr="0075456A" w:rsidRDefault="006822B1">
            <w:pPr>
              <w:pStyle w:val="af"/>
              <w:numPr>
                <w:ilvl w:val="0"/>
                <w:numId w:val="137"/>
              </w:numPr>
              <w:spacing w:after="0"/>
              <w:ind w:firstLineChars="0"/>
              <w:rPr>
                <w:ins w:id="763" w:author="Xuning Wei12232" w:date="2026-08-04T17:55:00Z"/>
                <w:rFonts w:ascii="Arial" w:hAnsi="Arial" w:cs="Arial"/>
                <w:sz w:val="18"/>
                <w:szCs w:val="18"/>
                <w:rPrChange w:id="764" w:author="Yongle Liu" w:date="2026-08-05T12:27:00Z">
                  <w:rPr>
                    <w:ins w:id="765" w:author="Xuning Wei12232" w:date="2026-08-04T17:55:00Z"/>
                  </w:rPr>
                </w:rPrChange>
              </w:rPr>
              <w:pPrChange w:id="766" w:author="Yongle Liu" w:date="2026-08-05T12:27:00Z">
                <w:pPr>
                  <w:spacing w:after="0"/>
                </w:pPr>
              </w:pPrChange>
            </w:pPr>
            <w:ins w:id="767" w:author="Yongle Liu" w:date="2026-08-05T12:27:00Z">
              <w:r w:rsidRPr="0075456A">
                <w:rPr>
                  <w:rFonts w:ascii="Arial" w:hAnsi="Arial" w:cs="Arial"/>
                  <w:sz w:val="18"/>
                  <w:szCs w:val="18"/>
                </w:rPr>
                <w:t xml:space="preserve">The criteria for judging the </w:t>
              </w:r>
            </w:ins>
            <w:ins w:id="768" w:author="Yongle Liu" w:date="2026-08-05T12:28:00Z">
              <w:r w:rsidRPr="0075456A">
                <w:rPr>
                  <w:rFonts w:ascii="Arial" w:hAnsi="Arial" w:cs="Arial"/>
                  <w:sz w:val="18"/>
                  <w:szCs w:val="18"/>
                </w:rPr>
                <w:t xml:space="preserve">resin </w:t>
              </w:r>
            </w:ins>
            <w:ins w:id="769" w:author="Yongle Liu" w:date="2026-08-05T12:27:00Z">
              <w:r w:rsidRPr="0075456A">
                <w:rPr>
                  <w:rFonts w:ascii="Arial" w:hAnsi="Arial" w:cs="Arial"/>
                  <w:sz w:val="18"/>
                  <w:szCs w:val="18"/>
                </w:rPr>
                <w:t>color of sample are different, the modified color is consistent with the method.</w:t>
              </w:r>
            </w:ins>
          </w:p>
          <w:p w14:paraId="6D38425A" w14:textId="51D2BDA8" w:rsidR="00B35322" w:rsidRPr="0075456A" w:rsidDel="00DE203C" w:rsidRDefault="007D1F60" w:rsidP="00B35322">
            <w:pPr>
              <w:spacing w:after="0"/>
              <w:rPr>
                <w:del w:id="770" w:author="Xuning Wei12232" w:date="2026-08-04T17:15:00Z"/>
                <w:rFonts w:ascii="Arial" w:hAnsi="Arial" w:cs="Arial"/>
                <w:sz w:val="18"/>
                <w:szCs w:val="18"/>
              </w:rPr>
            </w:pPr>
            <w:del w:id="771" w:author="Xuning Wei12232" w:date="2026-08-04T17:15:00Z">
              <w:r w:rsidRPr="0075456A" w:rsidDel="00DE203C">
                <w:rPr>
                  <w:rFonts w:ascii="Arial" w:hAnsi="Arial" w:cs="Arial"/>
                  <w:sz w:val="18"/>
                  <w:szCs w:val="18"/>
                </w:rPr>
                <w:delText xml:space="preserve">No Gap. </w:delText>
              </w:r>
            </w:del>
          </w:p>
          <w:p w14:paraId="28FB969D" w14:textId="384FECB2"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AM-140020-031</w:t>
            </w:r>
          </w:p>
        </w:tc>
      </w:tr>
      <w:tr w:rsidR="009F08F1" w:rsidRPr="0075456A" w14:paraId="17AC24F7" w14:textId="77777777" w:rsidTr="009F08F1">
        <w:trPr>
          <w:trHeight w:val="300"/>
          <w:trPrChange w:id="772"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73"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267CEFF" w14:textId="12F76948" w:rsidR="007D1F60" w:rsidRPr="0075456A" w:rsidRDefault="00D036AD" w:rsidP="00B35322">
            <w:pPr>
              <w:spacing w:after="0"/>
              <w:rPr>
                <w:rFonts w:ascii="Arial" w:hAnsi="Arial" w:cs="Arial"/>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 (</w:t>
            </w:r>
            <w:commentRangeStart w:id="774"/>
            <w:commentRangeStart w:id="775"/>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774"/>
            <w:r>
              <w:rPr>
                <w:rStyle w:val="CommentReference"/>
                <w:rFonts w:ascii="Times New Roman" w:hAnsi="Times New Roman" w:cs="Times New Roman"/>
                <w:kern w:val="18"/>
                <w:sz w:val="18"/>
                <w:szCs w:val="18"/>
              </w:rPr>
              <w:commentReference w:id="774"/>
            </w:r>
            <w:commentRangeEnd w:id="775"/>
            <w:r w:rsidR="00067B4B">
              <w:rPr>
                <w:rStyle w:val="af5"/>
              </w:rPr>
              <w:commentReference w:id="775"/>
            </w:r>
            <w:r>
              <w:rPr>
                <w:rFonts w:ascii="Times New Roman" w:hAnsi="Times New Roman" w:cs="Times New Roman"/>
                <w:kern w:val="18"/>
                <w:sz w:val="18"/>
                <w:szCs w:val="18"/>
              </w:rPr>
              <w:t>)</w:t>
            </w:r>
            <w:r w:rsidRPr="0075456A" w:rsidDel="00424181">
              <w:rPr>
                <w:rFonts w:ascii="Arial" w:hAnsi="Arial" w:cs="Arial"/>
                <w:sz w:val="18"/>
                <w:szCs w:val="18"/>
              </w:rPr>
              <w:t xml:space="preserve"> </w:t>
            </w:r>
            <w:del w:id="776" w:author="Xuning Wei12232" w:date="2026-08-04T16:50:00Z">
              <w:r w:rsidR="00667237" w:rsidRPr="0075456A" w:rsidDel="00424181">
                <w:rPr>
                  <w:rFonts w:ascii="Arial" w:hAnsi="Arial" w:cs="Arial"/>
                  <w:sz w:val="18"/>
                  <w:szCs w:val="18"/>
                </w:rPr>
                <w:delText>(Pre AA14 coupling deFmoc IPAC washing for 10th times )</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77"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537CE3C7" w14:textId="3E970BB3" w:rsidR="007D1F60" w:rsidRPr="0075456A" w:rsidRDefault="007D1F60" w:rsidP="00B35322">
            <w:pPr>
              <w:spacing w:after="0"/>
              <w:rPr>
                <w:rFonts w:ascii="Arial" w:hAnsi="Arial" w:cs="Arial"/>
                <w:sz w:val="18"/>
                <w:szCs w:val="18"/>
              </w:rPr>
            </w:pPr>
            <w:proofErr w:type="spellStart"/>
            <w:r w:rsidRPr="0075456A">
              <w:rPr>
                <w:rFonts w:ascii="Arial" w:hAnsi="Arial" w:cs="Arial"/>
                <w:sz w:val="18"/>
                <w:szCs w:val="18"/>
              </w:rPr>
              <w:t>Chloranil</w:t>
            </w:r>
            <w:proofErr w:type="spellEnd"/>
            <w:r w:rsidRPr="0075456A">
              <w:rPr>
                <w:rFonts w:ascii="Arial" w:hAnsi="Arial" w:cs="Arial"/>
                <w:sz w:val="18"/>
                <w:szCs w:val="18"/>
              </w:rPr>
              <w:t xml:space="preserve"> test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78"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93B2CA5" w14:textId="748CD3B3"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79"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E2CB099" w14:textId="54913541"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80"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A3C6689" w14:textId="02F6D244" w:rsidR="00C50580" w:rsidRPr="0075456A" w:rsidRDefault="00C50580" w:rsidP="00B35322">
            <w:pPr>
              <w:spacing w:after="0"/>
              <w:rPr>
                <w:ins w:id="781" w:author="Xuning Wei12232" w:date="2026-08-04T17:56:00Z"/>
                <w:rFonts w:ascii="Arial" w:hAnsi="Arial" w:cs="Arial"/>
                <w:sz w:val="18"/>
                <w:szCs w:val="18"/>
              </w:rPr>
            </w:pPr>
            <w:ins w:id="782"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783" w:author="Yongle Liu" w:date="2026-08-05T12:29:00Z">
                <w:r w:rsidRPr="0075456A" w:rsidDel="00D471D8">
                  <w:rPr>
                    <w:rFonts w:ascii="Arial" w:hAnsi="Arial" w:cs="Arial"/>
                    <w:sz w:val="18"/>
                    <w:szCs w:val="18"/>
                  </w:rPr>
                  <w:delText>different</w:delText>
                </w:r>
              </w:del>
            </w:ins>
            <w:ins w:id="784" w:author="Yongle Liu" w:date="2026-08-05T12:29:00Z">
              <w:r w:rsidR="00D471D8" w:rsidRPr="0075456A">
                <w:rPr>
                  <w:rFonts w:ascii="Arial" w:hAnsi="Arial" w:cs="Arial"/>
                  <w:sz w:val="18"/>
                  <w:szCs w:val="18"/>
                </w:rPr>
                <w:t>the same</w:t>
              </w:r>
            </w:ins>
            <w:ins w:id="785" w:author="Xuning Wei12232" w:date="2026-08-04T17:55:00Z">
              <w:r w:rsidRPr="0075456A">
                <w:rPr>
                  <w:rFonts w:ascii="Arial" w:hAnsi="Arial" w:cs="Arial"/>
                  <w:sz w:val="18"/>
                  <w:szCs w:val="18"/>
                </w:rPr>
                <w:t xml:space="preserve">. </w:t>
              </w:r>
              <w:r w:rsidRPr="0075456A">
                <w:rPr>
                  <w:rFonts w:ascii="Arial" w:hAnsi="Arial" w:cs="Arial"/>
                  <w:sz w:val="18"/>
                  <w:szCs w:val="18"/>
                </w:rPr>
                <w:lastRenderedPageBreak/>
                <w:t>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786" w:author="Xuning Wei12232" w:date="2026-08-04T17:56:00Z">
              <w:r w:rsidRPr="0075456A">
                <w:rPr>
                  <w:rFonts w:ascii="Arial" w:hAnsi="Arial" w:cs="Arial"/>
                  <w:sz w:val="18"/>
                  <w:szCs w:val="18"/>
                </w:rPr>
                <w:t>.</w:t>
              </w:r>
            </w:ins>
          </w:p>
          <w:p w14:paraId="35FBF24A" w14:textId="17D7DDE3" w:rsidR="00B35322" w:rsidRPr="0075456A" w:rsidDel="00C50580" w:rsidRDefault="00C50580" w:rsidP="00B35322">
            <w:pPr>
              <w:spacing w:after="0"/>
              <w:rPr>
                <w:del w:id="787" w:author="Xuning Wei12232" w:date="2026-08-04T17:55:00Z"/>
                <w:rFonts w:ascii="Arial" w:hAnsi="Arial" w:cs="Arial"/>
                <w:sz w:val="18"/>
                <w:szCs w:val="18"/>
              </w:rPr>
            </w:pPr>
            <w:ins w:id="788" w:author="Xuning Wei12232" w:date="2026-08-04T17:55:00Z">
              <w:r w:rsidRPr="0075456A">
                <w:rPr>
                  <w:rFonts w:ascii="Arial" w:hAnsi="Arial" w:cs="Arial"/>
                  <w:sz w:val="18"/>
                  <w:szCs w:val="18"/>
                </w:rPr>
                <w:t xml:space="preserve">Method: </w:t>
              </w:r>
            </w:ins>
            <w:del w:id="789" w:author="Xuning Wei12232" w:date="2026-08-04T17:55:00Z">
              <w:r w:rsidR="007D1F60" w:rsidRPr="0075456A" w:rsidDel="00C50580">
                <w:rPr>
                  <w:rFonts w:ascii="Arial" w:hAnsi="Arial" w:cs="Arial"/>
                  <w:sz w:val="18"/>
                  <w:szCs w:val="18"/>
                </w:rPr>
                <w:delText xml:space="preserve">No Gap. </w:delText>
              </w:r>
            </w:del>
          </w:p>
          <w:p w14:paraId="437FC4C2" w14:textId="40EF4377"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w:t>
            </w:r>
          </w:p>
        </w:tc>
      </w:tr>
      <w:tr w:rsidR="009F08F1" w:rsidRPr="0075456A" w14:paraId="79617970" w14:textId="77777777" w:rsidTr="009F08F1">
        <w:trPr>
          <w:trHeight w:val="300"/>
          <w:trPrChange w:id="790"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tcPrChange w:id="791"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tcPr>
            </w:tcPrChange>
          </w:tcPr>
          <w:p w14:paraId="40A09371" w14:textId="73C9BDFF" w:rsidR="007D1F60" w:rsidRPr="0075456A" w:rsidRDefault="00D036AD" w:rsidP="00B35322">
            <w:pPr>
              <w:spacing w:after="0"/>
              <w:rPr>
                <w:rFonts w:ascii="Arial" w:hAnsi="Arial" w:cs="Arial"/>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 (</w:t>
            </w:r>
            <w:commentRangeStart w:id="792"/>
            <w:commentRangeStart w:id="793"/>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792"/>
            <w:r>
              <w:rPr>
                <w:rStyle w:val="CommentReference"/>
                <w:rFonts w:ascii="Times New Roman" w:hAnsi="Times New Roman" w:cs="Times New Roman"/>
                <w:kern w:val="18"/>
                <w:sz w:val="18"/>
                <w:szCs w:val="18"/>
              </w:rPr>
              <w:commentReference w:id="792"/>
            </w:r>
            <w:commentRangeEnd w:id="793"/>
            <w:r w:rsidR="00067B4B">
              <w:rPr>
                <w:rStyle w:val="af5"/>
              </w:rPr>
              <w:commentReference w:id="793"/>
            </w:r>
            <w:r>
              <w:rPr>
                <w:rFonts w:ascii="Times New Roman" w:hAnsi="Times New Roman" w:cs="Times New Roman"/>
                <w:kern w:val="18"/>
                <w:sz w:val="18"/>
                <w:szCs w:val="18"/>
              </w:rPr>
              <w:t xml:space="preserve"> </w:t>
            </w:r>
            <w:ins w:id="794" w:author="Xuning Wei12232" w:date="2026-08-04T16:50:00Z">
              <w:r w:rsidR="00424181" w:rsidRPr="0075456A">
                <w:rPr>
                  <w:rFonts w:ascii="Arial" w:hAnsi="Arial" w:cs="Arial"/>
                  <w:kern w:val="18"/>
                  <w:sz w:val="18"/>
                  <w:szCs w:val="18"/>
                  <w:rPrChange w:id="795" w:author="Xuning Wei12232" w:date="2026-08-04T17:17:00Z">
                    <w:rPr>
                      <w:rFonts w:ascii="Times New Roman" w:hAnsi="Times New Roman" w:cs="Times New Roman"/>
                      <w:color w:val="000000" w:themeColor="text1"/>
                      <w:kern w:val="18"/>
                      <w:sz w:val="18"/>
                      <w:szCs w:val="18"/>
                    </w:rPr>
                  </w:rPrChange>
                </w:rPr>
                <w:t xml:space="preserve"> </w:t>
              </w:r>
            </w:ins>
            <w:del w:id="796" w:author="Xuning Wei12232" w:date="2026-08-04T16:50:00Z">
              <w:r w:rsidR="00667237" w:rsidRPr="0075456A" w:rsidDel="00424181">
                <w:rPr>
                  <w:rFonts w:ascii="Arial" w:hAnsi="Arial" w:cs="Arial"/>
                  <w:sz w:val="18"/>
                  <w:szCs w:val="18"/>
                </w:rPr>
                <w:delText>(performed on the filtrate from the second MTBE wash after AA14 coupling (total of four MTBE washes in total))</w:delText>
              </w:r>
            </w:del>
          </w:p>
        </w:tc>
        <w:tc>
          <w:tcPr>
            <w:tcW w:w="1608" w:type="dxa"/>
            <w:tcBorders>
              <w:top w:val="single" w:sz="6" w:space="0" w:color="AAAAAA"/>
              <w:left w:val="single" w:sz="6" w:space="0" w:color="AAAAAA"/>
              <w:bottom w:val="single" w:sz="6" w:space="0" w:color="AAAAAA"/>
              <w:right w:val="single" w:sz="6" w:space="0" w:color="AAAAAA"/>
            </w:tcBorders>
            <w:vAlign w:val="center"/>
            <w:tcPrChange w:id="797"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tcPr>
            </w:tcPrChange>
          </w:tcPr>
          <w:p w14:paraId="6B452D91" w14:textId="6D3510BF" w:rsidR="007D1F60" w:rsidRPr="0075456A" w:rsidRDefault="007D1F60" w:rsidP="00B35322">
            <w:pPr>
              <w:spacing w:after="0"/>
              <w:rPr>
                <w:rFonts w:ascii="Arial" w:hAnsi="Arial" w:cs="Arial"/>
                <w:sz w:val="18"/>
                <w:szCs w:val="18"/>
              </w:rPr>
            </w:pPr>
            <w:proofErr w:type="spellStart"/>
            <w:r w:rsidRPr="0075456A">
              <w:rPr>
                <w:rFonts w:ascii="Arial" w:hAnsi="Arial" w:cs="Arial"/>
                <w:sz w:val="18"/>
                <w:szCs w:val="18"/>
              </w:rPr>
              <w:t>Chloranil</w:t>
            </w:r>
            <w:proofErr w:type="spellEnd"/>
            <w:r w:rsidRPr="0075456A">
              <w:rPr>
                <w:rFonts w:ascii="Arial" w:hAnsi="Arial" w:cs="Arial"/>
                <w:sz w:val="18"/>
                <w:szCs w:val="18"/>
              </w:rPr>
              <w:t xml:space="preserve"> test </w:t>
            </w:r>
          </w:p>
        </w:tc>
        <w:tc>
          <w:tcPr>
            <w:tcW w:w="1276" w:type="dxa"/>
            <w:tcBorders>
              <w:top w:val="single" w:sz="6" w:space="0" w:color="AAAAAA"/>
              <w:left w:val="single" w:sz="6" w:space="0" w:color="AAAAAA"/>
              <w:bottom w:val="single" w:sz="6" w:space="0" w:color="AAAAAA"/>
              <w:right w:val="single" w:sz="6" w:space="0" w:color="AAAAAA"/>
            </w:tcBorders>
            <w:vAlign w:val="center"/>
            <w:tcPrChange w:id="798"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tcPr>
            </w:tcPrChange>
          </w:tcPr>
          <w:p w14:paraId="57F1F382" w14:textId="42C3893C"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tcPrChange w:id="799"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tcPr>
            </w:tcPrChange>
          </w:tcPr>
          <w:p w14:paraId="7817A85A" w14:textId="62749DD5"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tcPrChange w:id="800"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tcPr>
            </w:tcPrChange>
          </w:tcPr>
          <w:p w14:paraId="2D32F237" w14:textId="6BC810D3" w:rsidR="00C50580" w:rsidRPr="0075456A" w:rsidRDefault="00C50580" w:rsidP="00B35322">
            <w:pPr>
              <w:spacing w:after="0"/>
              <w:rPr>
                <w:ins w:id="801" w:author="Xuning Wei12232" w:date="2026-08-04T17:56:00Z"/>
                <w:rFonts w:ascii="Arial" w:hAnsi="Arial" w:cs="Arial"/>
                <w:sz w:val="18"/>
                <w:szCs w:val="18"/>
              </w:rPr>
            </w:pPr>
            <w:ins w:id="802"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803" w:author="Yongle Liu" w:date="2026-08-05T12:30:00Z">
                <w:r w:rsidRPr="0075456A" w:rsidDel="00D471D8">
                  <w:rPr>
                    <w:rFonts w:ascii="Arial" w:hAnsi="Arial" w:cs="Arial"/>
                    <w:sz w:val="18"/>
                    <w:szCs w:val="18"/>
                  </w:rPr>
                  <w:delText>different</w:delText>
                </w:r>
              </w:del>
            </w:ins>
            <w:ins w:id="804" w:author="Yongle Liu" w:date="2026-08-05T12:30:00Z">
              <w:r w:rsidR="00D471D8" w:rsidRPr="0075456A">
                <w:rPr>
                  <w:rFonts w:ascii="Arial" w:hAnsi="Arial" w:cs="Arial"/>
                  <w:sz w:val="18"/>
                  <w:szCs w:val="18"/>
                </w:rPr>
                <w:t>the same</w:t>
              </w:r>
            </w:ins>
            <w:ins w:id="805" w:author="Xuning Wei12232" w:date="2026-08-04T17:55:00Z">
              <w:r w:rsidRPr="0075456A">
                <w:rPr>
                  <w:rFonts w:ascii="Arial" w:hAnsi="Arial" w:cs="Arial"/>
                  <w:sz w:val="18"/>
                  <w:szCs w:val="18"/>
                </w:rPr>
                <w:t>. 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806" w:author="Xuning Wei12232" w:date="2026-08-04T17:56:00Z">
              <w:r w:rsidRPr="0075456A">
                <w:rPr>
                  <w:rFonts w:ascii="Arial" w:hAnsi="Arial" w:cs="Arial"/>
                  <w:sz w:val="18"/>
                  <w:szCs w:val="18"/>
                </w:rPr>
                <w:t>.</w:t>
              </w:r>
            </w:ins>
          </w:p>
          <w:p w14:paraId="0E032908" w14:textId="2E1DF36D" w:rsidR="00B35322" w:rsidRPr="0075456A" w:rsidDel="00C50580" w:rsidRDefault="00C50580" w:rsidP="00B35322">
            <w:pPr>
              <w:spacing w:after="0"/>
              <w:rPr>
                <w:del w:id="807" w:author="Xuning Wei12232" w:date="2026-08-04T17:55:00Z"/>
                <w:rFonts w:ascii="Arial" w:hAnsi="Arial" w:cs="Arial"/>
                <w:sz w:val="18"/>
                <w:szCs w:val="18"/>
              </w:rPr>
            </w:pPr>
            <w:ins w:id="808" w:author="Xuning Wei12232" w:date="2026-08-04T17:55:00Z">
              <w:r w:rsidRPr="0075456A">
                <w:rPr>
                  <w:rFonts w:ascii="Arial" w:hAnsi="Arial" w:cs="Arial"/>
                  <w:sz w:val="18"/>
                  <w:szCs w:val="18"/>
                </w:rPr>
                <w:t xml:space="preserve">Method: </w:t>
              </w:r>
            </w:ins>
            <w:del w:id="809" w:author="Xuning Wei12232" w:date="2026-08-04T17:55:00Z">
              <w:r w:rsidR="007D1F60" w:rsidRPr="0075456A" w:rsidDel="00C50580">
                <w:rPr>
                  <w:rFonts w:ascii="Arial" w:hAnsi="Arial" w:cs="Arial"/>
                  <w:sz w:val="18"/>
                  <w:szCs w:val="18"/>
                </w:rPr>
                <w:delText xml:space="preserve">[No Gap. </w:delText>
              </w:r>
            </w:del>
          </w:p>
          <w:p w14:paraId="3EA274A3" w14:textId="65F89F46"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 </w:t>
            </w:r>
          </w:p>
        </w:tc>
      </w:tr>
      <w:tr w:rsidR="00D036AD" w:rsidRPr="0075456A" w14:paraId="7AFF953B" w14:textId="77777777" w:rsidTr="009F08F1">
        <w:trPr>
          <w:trHeight w:val="300"/>
        </w:trPr>
        <w:tc>
          <w:tcPr>
            <w:tcW w:w="20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212CD14" w14:textId="0F953C77" w:rsidR="007D1F60" w:rsidRPr="0075456A" w:rsidRDefault="007D1F60" w:rsidP="00B35322">
            <w:pPr>
              <w:spacing w:after="0"/>
              <w:rPr>
                <w:rFonts w:ascii="Arial" w:hAnsi="Arial" w:cs="Arial"/>
                <w:sz w:val="18"/>
                <w:szCs w:val="18"/>
              </w:rPr>
            </w:pPr>
            <w:r w:rsidRPr="0075456A">
              <w:rPr>
                <w:rFonts w:ascii="Arial" w:hAnsi="Arial" w:cs="Arial"/>
                <w:sz w:val="18"/>
                <w:szCs w:val="18"/>
              </w:rPr>
              <w:t>Drying</w:t>
            </w:r>
          </w:p>
        </w:tc>
        <w:tc>
          <w:tcPr>
            <w:tcW w:w="160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525EB1" w14:textId="01E7E0CD" w:rsidR="007D1F60" w:rsidRPr="0075456A" w:rsidRDefault="007D1F60" w:rsidP="00B35322">
            <w:pPr>
              <w:spacing w:after="0"/>
              <w:rPr>
                <w:rFonts w:ascii="Arial" w:hAnsi="Arial" w:cs="Arial"/>
                <w:sz w:val="18"/>
                <w:szCs w:val="18"/>
              </w:rPr>
            </w:pPr>
            <w:r w:rsidRPr="0075456A">
              <w:rPr>
                <w:rFonts w:ascii="Arial" w:hAnsi="Arial" w:cs="Arial"/>
                <w:sz w:val="18"/>
                <w:szCs w:val="18"/>
              </w:rPr>
              <w:t>LOD</w:t>
            </w:r>
          </w:p>
        </w:tc>
        <w:tc>
          <w:tcPr>
            <w:tcW w:w="127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0791C2" w14:textId="48649BC0" w:rsidR="007D1F60" w:rsidRPr="0075456A" w:rsidRDefault="007D1F60"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10.0%</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A6F70B5" w14:textId="536F9C5C" w:rsidR="007D1F60" w:rsidRPr="0075456A" w:rsidRDefault="007D1F60" w:rsidP="00D036AD">
            <w:pPr>
              <w:spacing w:after="0"/>
              <w:rPr>
                <w:rFonts w:ascii="Arial" w:hAnsi="Arial" w:cs="Arial"/>
                <w:sz w:val="18"/>
                <w:szCs w:val="18"/>
              </w:rPr>
            </w:pPr>
            <w:r w:rsidRPr="0075456A">
              <w:rPr>
                <w:rFonts w:ascii="Arial" w:hAnsi="Arial" w:cs="Arial" w:hint="eastAsia"/>
                <w:sz w:val="18"/>
                <w:szCs w:val="18"/>
              </w:rPr>
              <w:t>≤</w:t>
            </w:r>
            <w:r w:rsidR="00D036AD">
              <w:rPr>
                <w:rFonts w:ascii="Arial" w:hAnsi="Arial" w:cs="Arial"/>
                <w:sz w:val="18"/>
                <w:szCs w:val="18"/>
              </w:rPr>
              <w:t>9</w:t>
            </w:r>
            <w:r w:rsidRPr="0075456A">
              <w:rPr>
                <w:rFonts w:ascii="Arial" w:hAnsi="Arial" w:cs="Arial" w:hint="eastAsia"/>
                <w:sz w:val="18"/>
                <w:szCs w:val="18"/>
              </w:rPr>
              <w:t>%</w:t>
            </w:r>
            <w:r w:rsidR="001B0276">
              <w:rPr>
                <w:rFonts w:ascii="Arial" w:hAnsi="Arial" w:cs="Arial"/>
                <w:sz w:val="18"/>
                <w:szCs w:val="18"/>
              </w:rPr>
              <w:t>(w/w)</w:t>
            </w:r>
          </w:p>
        </w:tc>
        <w:tc>
          <w:tcPr>
            <w:tcW w:w="239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0439032" w14:textId="64E9A00E" w:rsidR="007D1F60" w:rsidRPr="0075456A" w:rsidRDefault="00D036AD" w:rsidP="00D036AD">
            <w:pPr>
              <w:spacing w:after="0"/>
              <w:rPr>
                <w:rFonts w:ascii="Arial" w:hAnsi="Arial" w:cs="Arial"/>
                <w:sz w:val="18"/>
                <w:szCs w:val="18"/>
              </w:rPr>
            </w:pPr>
            <w:r>
              <w:rPr>
                <w:rFonts w:ascii="Arial" w:hAnsi="Arial" w:cs="Arial"/>
                <w:sz w:val="18"/>
                <w:szCs w:val="18"/>
              </w:rPr>
              <w:t xml:space="preserve">The </w:t>
            </w:r>
            <w:r w:rsidRPr="00D036AD">
              <w:rPr>
                <w:rFonts w:ascii="Arial" w:hAnsi="Arial" w:cs="Arial"/>
                <w:sz w:val="18"/>
                <w:szCs w:val="18"/>
              </w:rPr>
              <w:t>drying endpoint LOD acceptance criterio</w:t>
            </w:r>
            <w:r w:rsidR="001B0276">
              <w:rPr>
                <w:rFonts w:ascii="Arial" w:hAnsi="Arial" w:cs="Arial"/>
                <w:sz w:val="18"/>
                <w:szCs w:val="18"/>
              </w:rPr>
              <w:t>n is tightened from 10.0% to 9</w:t>
            </w:r>
            <w:r w:rsidRPr="00D036AD">
              <w:rPr>
                <w:rFonts w:ascii="Arial" w:hAnsi="Arial" w:cs="Arial"/>
                <w:sz w:val="18"/>
                <w:szCs w:val="18"/>
              </w:rPr>
              <w:t>%</w:t>
            </w:r>
            <w:r w:rsidR="001B0276">
              <w:rPr>
                <w:rFonts w:ascii="Arial" w:hAnsi="Arial" w:cs="Arial"/>
                <w:sz w:val="18"/>
                <w:szCs w:val="18"/>
              </w:rPr>
              <w:t>(w/w)</w:t>
            </w:r>
            <w:r>
              <w:rPr>
                <w:rFonts w:ascii="Arial" w:hAnsi="Arial" w:cs="Arial"/>
                <w:sz w:val="18"/>
                <w:szCs w:val="18"/>
              </w:rPr>
              <w:t xml:space="preserve"> </w:t>
            </w:r>
            <w:r>
              <w:rPr>
                <w:rFonts w:ascii="Arial" w:hAnsi="Arial" w:cs="Arial"/>
                <w:sz w:val="18"/>
                <w:szCs w:val="18"/>
              </w:rPr>
              <w:br/>
            </w:r>
            <w:r w:rsidR="007D1F60" w:rsidRPr="0075456A">
              <w:rPr>
                <w:rFonts w:ascii="Arial" w:hAnsi="Arial" w:cs="Arial"/>
                <w:sz w:val="18"/>
                <w:szCs w:val="18"/>
              </w:rPr>
              <w:t>Method: AM-140020-016</w:t>
            </w:r>
          </w:p>
        </w:tc>
      </w:tr>
    </w:tbl>
    <w:p w14:paraId="6569DD67" w14:textId="34355119" w:rsidR="006B1BFE" w:rsidRPr="0075456A" w:rsidDel="007C586D" w:rsidRDefault="006B1BFE">
      <w:pPr>
        <w:spacing w:beforeLines="50" w:before="120" w:afterLines="50" w:after="120" w:line="360" w:lineRule="auto"/>
        <w:ind w:left="180" w:hangingChars="100" w:hanging="180"/>
        <w:contextualSpacing/>
        <w:jc w:val="both"/>
        <w:rPr>
          <w:del w:id="810" w:author="Xuning Wei12232" w:date="2026-08-04T17:16:00Z"/>
          <w:rFonts w:ascii="Arial" w:hAnsi="Arial" w:cs="Arial"/>
          <w:sz w:val="18"/>
          <w:szCs w:val="18"/>
        </w:rPr>
        <w:pPrChange w:id="811" w:author="Xuning Wei12232" w:date="2026-08-10T16:43:00Z">
          <w:pPr>
            <w:spacing w:beforeLines="50" w:before="120" w:afterLines="50" w:after="120" w:line="360" w:lineRule="auto"/>
            <w:contextualSpacing/>
            <w:jc w:val="both"/>
          </w:pPr>
        </w:pPrChange>
      </w:pPr>
    </w:p>
    <w:p w14:paraId="781EA7BA" w14:textId="34ECB568" w:rsidR="00D036AD" w:rsidRDefault="00667237">
      <w:pPr>
        <w:spacing w:beforeLines="50" w:before="120" w:afterLines="50" w:after="120" w:line="360" w:lineRule="auto"/>
        <w:ind w:left="180" w:hangingChars="100" w:hanging="180"/>
        <w:contextualSpacing/>
        <w:rPr>
          <w:rFonts w:ascii="Arial" w:hAnsi="Arial" w:cs="Arial"/>
          <w:b/>
          <w:sz w:val="18"/>
          <w:szCs w:val="18"/>
        </w:rPr>
        <w:pPrChange w:id="812" w:author="Xuning Wei12232" w:date="2026-08-10T16:43:00Z">
          <w:pPr>
            <w:spacing w:beforeLines="50" w:before="120" w:afterLines="50" w:after="120" w:line="360" w:lineRule="auto"/>
            <w:contextualSpacing/>
            <w:jc w:val="both"/>
          </w:pPr>
        </w:pPrChange>
      </w:pPr>
      <w:r w:rsidRPr="0075456A">
        <w:rPr>
          <w:rFonts w:ascii="Arial" w:hAnsi="Arial" w:cs="Arial"/>
          <w:b/>
          <w:sz w:val="18"/>
          <w:szCs w:val="18"/>
        </w:rPr>
        <w:t>C</w:t>
      </w:r>
      <w:r w:rsidR="005A4DDF" w:rsidRPr="0075456A">
        <w:rPr>
          <w:rFonts w:ascii="Arial" w:hAnsi="Arial" w:cs="Arial"/>
          <w:b/>
          <w:sz w:val="18"/>
          <w:szCs w:val="18"/>
        </w:rPr>
        <w:t>onclusion:</w:t>
      </w:r>
    </w:p>
    <w:p w14:paraId="41543E54" w14:textId="5F6DEACB" w:rsidR="00D036AD" w:rsidRPr="00EA00DB" w:rsidRDefault="00B34233"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r w:rsidRPr="002D792D">
        <w:rPr>
          <w:rFonts w:ascii="Arial" w:eastAsia="仿宋_GB2312" w:hAnsi="Arial" w:cs="Arial"/>
          <w:color w:val="0000FF"/>
          <w:sz w:val="21"/>
          <w:szCs w:val="21"/>
        </w:rPr>
        <w:t>T</w:t>
      </w:r>
      <w:r w:rsidR="00EA00DB" w:rsidRPr="002D792D">
        <w:rPr>
          <w:rFonts w:ascii="Arial" w:eastAsia="仿宋_GB2312" w:hAnsi="Arial" w:cs="Arial"/>
          <w:color w:val="0000FF"/>
          <w:sz w:val="21"/>
          <w:szCs w:val="21"/>
        </w:rPr>
        <w:t xml:space="preserve">he methods of </w:t>
      </w:r>
      <w:proofErr w:type="spellStart"/>
      <w:r w:rsidR="00D036AD" w:rsidRPr="002D792D">
        <w:rPr>
          <w:rFonts w:ascii="Arial" w:eastAsia="仿宋_GB2312" w:hAnsi="Arial" w:cs="Arial"/>
          <w:color w:val="0000FF"/>
          <w:sz w:val="21"/>
          <w:szCs w:val="21"/>
        </w:rPr>
        <w:t>Ninhydrin</w:t>
      </w:r>
      <w:proofErr w:type="spellEnd"/>
      <w:r w:rsidR="00D036AD" w:rsidRPr="002D792D">
        <w:rPr>
          <w:rFonts w:ascii="Arial" w:eastAsia="仿宋_GB2312" w:hAnsi="Arial" w:cs="Arial"/>
          <w:color w:val="0000FF"/>
          <w:sz w:val="21"/>
          <w:szCs w:val="21"/>
        </w:rPr>
        <w:t xml:space="preserve"> test</w:t>
      </w:r>
      <w:ins w:id="813" w:author="Xuning Wei12232" w:date="2026-08-04T17:16:00Z">
        <w:r w:rsidR="00D036AD" w:rsidRPr="002D792D">
          <w:rPr>
            <w:rFonts w:ascii="Arial" w:eastAsia="仿宋_GB2312" w:hAnsi="Arial" w:cs="Arial"/>
            <w:color w:val="0000FF"/>
            <w:sz w:val="21"/>
            <w:szCs w:val="21"/>
          </w:rPr>
          <w:t xml:space="preserve"> </w:t>
        </w:r>
      </w:ins>
      <w:ins w:id="814" w:author="Xuning Wei12232" w:date="2026-08-04T16:49:00Z">
        <w:r w:rsidR="00D036AD" w:rsidRPr="002D792D">
          <w:rPr>
            <w:rFonts w:ascii="Arial" w:eastAsia="仿宋_GB2312" w:hAnsi="Arial" w:cs="Arial"/>
            <w:color w:val="0000FF"/>
            <w:sz w:val="21"/>
            <w:szCs w:val="21"/>
          </w:rPr>
          <w:t>(Phe</w:t>
        </w:r>
        <w:r w:rsidR="00D036AD" w:rsidRPr="002D792D">
          <w:rPr>
            <w:rFonts w:ascii="Arial" w:eastAsia="仿宋_GB2312" w:hAnsi="Arial" w:cs="Arial"/>
            <w:color w:val="0000FF"/>
            <w:sz w:val="21"/>
            <w:szCs w:val="21"/>
            <w:rPrChange w:id="815" w:author="Xuning Wei12232" w:date="2026-08-04T17:17:00Z">
              <w:rPr>
                <w:rFonts w:ascii="Arial" w:hAnsi="Arial" w:cs="Arial"/>
                <w:color w:val="000000" w:themeColor="text1"/>
                <w:sz w:val="18"/>
                <w:szCs w:val="18"/>
              </w:rPr>
            </w:rPrChange>
          </w:rPr>
          <w:t>23</w:t>
        </w:r>
      </w:ins>
      <w:ins w:id="816" w:author="Xuning Wei12232" w:date="2026-08-10T16:49:00Z">
        <w:r w:rsidR="00D036AD" w:rsidRPr="002D792D">
          <w:rPr>
            <w:rFonts w:ascii="Arial" w:eastAsia="仿宋_GB2312" w:hAnsi="Arial" w:cs="Arial"/>
            <w:color w:val="0000FF"/>
            <w:sz w:val="21"/>
            <w:szCs w:val="21"/>
          </w:rPr>
          <w:t xml:space="preserve"> -  </w:t>
        </w:r>
      </w:ins>
      <w:ins w:id="817" w:author="Xuning Wei12232" w:date="2026-08-04T16:49:00Z">
        <w:r w:rsidR="00D036AD" w:rsidRPr="002D792D">
          <w:rPr>
            <w:rFonts w:ascii="Arial" w:eastAsia="仿宋_GB2312" w:hAnsi="Arial" w:cs="Arial"/>
            <w:color w:val="0000FF"/>
            <w:sz w:val="21"/>
            <w:szCs w:val="21"/>
          </w:rPr>
          <w:t>NMeAsn</w:t>
        </w:r>
        <w:r w:rsidR="00D036AD" w:rsidRPr="002D792D">
          <w:rPr>
            <w:rFonts w:ascii="Arial" w:eastAsia="仿宋_GB2312" w:hAnsi="Arial" w:cs="Arial"/>
            <w:color w:val="0000FF"/>
            <w:sz w:val="21"/>
            <w:szCs w:val="21"/>
            <w:rPrChange w:id="818" w:author="Xuning Wei12232" w:date="2026-08-04T17:17:00Z">
              <w:rPr>
                <w:rFonts w:ascii="Arial" w:hAnsi="Arial" w:cs="Arial"/>
                <w:color w:val="000000" w:themeColor="text1"/>
                <w:sz w:val="18"/>
                <w:szCs w:val="18"/>
              </w:rPr>
            </w:rPrChange>
          </w:rPr>
          <w:t>2</w:t>
        </w:r>
      </w:ins>
      <w:ins w:id="819" w:author="Xuning Wei12232" w:date="2026-08-04T16:52:00Z">
        <w:r w:rsidR="00D036AD" w:rsidRPr="002D792D">
          <w:rPr>
            <w:rFonts w:ascii="Arial" w:eastAsia="仿宋_GB2312" w:hAnsi="Arial" w:cs="Arial"/>
            <w:color w:val="0000FF"/>
            <w:sz w:val="21"/>
            <w:szCs w:val="21"/>
            <w:rPrChange w:id="820" w:author="Xuning Wei12232" w:date="2026-08-04T17:17:00Z">
              <w:rPr>
                <w:rFonts w:ascii="Arial" w:hAnsi="Arial" w:cs="Arial"/>
                <w:color w:val="000000" w:themeColor="text1"/>
                <w:sz w:val="18"/>
                <w:szCs w:val="18"/>
              </w:rPr>
            </w:rPrChange>
          </w:rPr>
          <w:t>2</w:t>
        </w:r>
      </w:ins>
      <w:ins w:id="821" w:author="Xuning Wei12232" w:date="2026-08-04T16:49:00Z">
        <w:r w:rsidR="00D036AD" w:rsidRPr="002D792D">
          <w:rPr>
            <w:rFonts w:ascii="Arial" w:eastAsia="仿宋_GB2312" w:hAnsi="Arial" w:cs="Arial"/>
            <w:color w:val="0000FF"/>
            <w:sz w:val="21"/>
            <w:szCs w:val="21"/>
          </w:rPr>
          <w:t>, Ser</w:t>
        </w:r>
        <w:r w:rsidR="00D036AD" w:rsidRPr="002D792D">
          <w:rPr>
            <w:rFonts w:ascii="Arial" w:eastAsia="仿宋_GB2312" w:hAnsi="Arial" w:cs="Arial"/>
            <w:color w:val="0000FF"/>
            <w:sz w:val="21"/>
            <w:szCs w:val="21"/>
            <w:rPrChange w:id="822" w:author="Xuning Wei12232" w:date="2026-08-04T17:17:00Z">
              <w:rPr>
                <w:rFonts w:ascii="Arial" w:hAnsi="Arial" w:cs="Arial"/>
                <w:color w:val="000000" w:themeColor="text1"/>
                <w:sz w:val="18"/>
                <w:szCs w:val="18"/>
              </w:rPr>
            </w:rPrChange>
          </w:rPr>
          <w:t>20</w:t>
        </w:r>
      </w:ins>
      <w:ins w:id="823" w:author="Xuning Wei12232" w:date="2026-08-10T16:49:00Z">
        <w:r w:rsidR="00D036AD" w:rsidRPr="002D792D">
          <w:rPr>
            <w:rFonts w:ascii="Arial" w:eastAsia="仿宋_GB2312" w:hAnsi="Arial" w:cs="Arial"/>
            <w:color w:val="0000FF"/>
            <w:sz w:val="21"/>
            <w:szCs w:val="21"/>
          </w:rPr>
          <w:t xml:space="preserve"> - </w:t>
        </w:r>
      </w:ins>
      <w:ins w:id="824" w:author="Xuning Wei12232" w:date="2026-08-04T16:49:00Z">
        <w:r w:rsidR="00D036AD" w:rsidRPr="002D792D">
          <w:rPr>
            <w:rFonts w:ascii="Arial" w:eastAsia="仿宋_GB2312" w:hAnsi="Arial" w:cs="Arial"/>
            <w:color w:val="0000FF"/>
            <w:sz w:val="21"/>
            <w:szCs w:val="21"/>
          </w:rPr>
          <w:t>aMePhe</w:t>
        </w:r>
        <w:r w:rsidR="00D036AD" w:rsidRPr="002D792D">
          <w:rPr>
            <w:rFonts w:ascii="Arial" w:eastAsia="仿宋_GB2312" w:hAnsi="Arial" w:cs="Arial"/>
            <w:color w:val="0000FF"/>
            <w:sz w:val="21"/>
            <w:szCs w:val="21"/>
            <w:rPrChange w:id="825" w:author="Xuning Wei12232" w:date="2026-08-04T17:17:00Z">
              <w:rPr>
                <w:rFonts w:ascii="Arial" w:hAnsi="Arial" w:cs="Arial"/>
                <w:color w:val="000000" w:themeColor="text1"/>
                <w:sz w:val="18"/>
                <w:szCs w:val="18"/>
              </w:rPr>
            </w:rPrChange>
          </w:rPr>
          <w:t>15</w:t>
        </w:r>
        <w:r w:rsidR="00D036AD" w:rsidRPr="002D792D">
          <w:rPr>
            <w:rFonts w:ascii="Arial" w:eastAsia="仿宋_GB2312" w:hAnsi="Arial" w:cs="Arial"/>
            <w:color w:val="0000FF"/>
            <w:sz w:val="21"/>
            <w:szCs w:val="21"/>
          </w:rPr>
          <w:t>, Ala</w:t>
        </w:r>
        <w:r w:rsidR="00D036AD" w:rsidRPr="002D792D">
          <w:rPr>
            <w:rFonts w:ascii="Arial" w:eastAsia="仿宋_GB2312" w:hAnsi="Arial" w:cs="Arial"/>
            <w:color w:val="0000FF"/>
            <w:sz w:val="21"/>
            <w:szCs w:val="21"/>
            <w:rPrChange w:id="826" w:author="Xuning Wei12232" w:date="2026-08-04T17:17:00Z">
              <w:rPr>
                <w:rFonts w:ascii="Arial" w:hAnsi="Arial" w:cs="Arial"/>
                <w:color w:val="000000" w:themeColor="text1"/>
                <w:sz w:val="18"/>
                <w:szCs w:val="18"/>
              </w:rPr>
            </w:rPrChange>
          </w:rPr>
          <w:t>13</w:t>
        </w:r>
      </w:ins>
      <w:ins w:id="827" w:author="Xuning Wei12232" w:date="2026-08-10T16:49:00Z">
        <w:r w:rsidR="00D036AD" w:rsidRPr="002D792D">
          <w:rPr>
            <w:rFonts w:ascii="Arial" w:eastAsia="仿宋_GB2312" w:hAnsi="Arial" w:cs="Arial"/>
            <w:color w:val="0000FF"/>
            <w:sz w:val="21"/>
            <w:szCs w:val="21"/>
          </w:rPr>
          <w:t xml:space="preserve"> - </w:t>
        </w:r>
      </w:ins>
      <w:ins w:id="828" w:author="Xuning Wei12232" w:date="2026-08-04T16:49:00Z">
        <w:r w:rsidR="00D036AD" w:rsidRPr="002D792D">
          <w:rPr>
            <w:rFonts w:ascii="Arial" w:eastAsia="仿宋_GB2312" w:hAnsi="Arial" w:cs="Arial"/>
            <w:color w:val="0000FF"/>
            <w:sz w:val="21"/>
            <w:szCs w:val="21"/>
          </w:rPr>
          <w:t>Orn</w:t>
        </w:r>
        <w:r w:rsidR="00D036AD" w:rsidRPr="002D792D">
          <w:rPr>
            <w:rFonts w:ascii="Arial" w:eastAsia="仿宋_GB2312" w:hAnsi="Arial" w:cs="Arial"/>
            <w:color w:val="0000FF"/>
            <w:sz w:val="21"/>
            <w:szCs w:val="21"/>
            <w:rPrChange w:id="829" w:author="Xuning Wei12232" w:date="2026-08-04T17:17:00Z">
              <w:rPr>
                <w:rFonts w:ascii="Arial" w:hAnsi="Arial" w:cs="Arial"/>
                <w:color w:val="000000" w:themeColor="text1"/>
                <w:sz w:val="18"/>
                <w:szCs w:val="18"/>
              </w:rPr>
            </w:rPrChange>
          </w:rPr>
          <w:t>11</w:t>
        </w:r>
        <w:r w:rsidR="00D036AD" w:rsidRPr="002D792D">
          <w:rPr>
            <w:rFonts w:ascii="Arial" w:eastAsia="仿宋_GB2312" w:hAnsi="Arial" w:cs="Arial"/>
            <w:color w:val="0000FF"/>
            <w:sz w:val="21"/>
            <w:szCs w:val="21"/>
          </w:rPr>
          <w:t>)</w:t>
        </w:r>
      </w:ins>
      <w:r w:rsidR="00D036AD" w:rsidRPr="002D792D">
        <w:rPr>
          <w:rFonts w:ascii="Arial" w:eastAsia="仿宋_GB2312" w:hAnsi="Arial" w:cs="Arial"/>
          <w:color w:val="0000FF"/>
          <w:sz w:val="21"/>
          <w:szCs w:val="21"/>
        </w:rPr>
        <w:t xml:space="preserve">, Bromophenol blue (Glu14) for amino acid coupling completion </w:t>
      </w:r>
      <w:r w:rsidR="00EA00DB" w:rsidRPr="002D792D">
        <w:rPr>
          <w:rFonts w:ascii="Arial" w:eastAsia="仿宋_GB2312" w:hAnsi="Arial" w:cs="Arial"/>
          <w:color w:val="0000FF"/>
          <w:sz w:val="21"/>
          <w:szCs w:val="21"/>
        </w:rPr>
        <w:t xml:space="preserve">and </w:t>
      </w:r>
      <w:proofErr w:type="spellStart"/>
      <w:r w:rsidR="00EA00DB" w:rsidRPr="002D792D">
        <w:rPr>
          <w:rFonts w:ascii="Arial" w:eastAsia="仿宋_GB2312" w:hAnsi="Arial" w:cs="Arial"/>
          <w:color w:val="0000FF"/>
          <w:sz w:val="21"/>
          <w:szCs w:val="21"/>
        </w:rPr>
        <w:t>Chloranil</w:t>
      </w:r>
      <w:proofErr w:type="spellEnd"/>
      <w:r w:rsidR="00EA00DB" w:rsidRPr="002D792D">
        <w:rPr>
          <w:rFonts w:ascii="Arial" w:eastAsia="仿宋_GB2312" w:hAnsi="Arial" w:cs="Arial"/>
          <w:color w:val="0000FF"/>
          <w:sz w:val="21"/>
          <w:szCs w:val="21"/>
        </w:rPr>
        <w:t xml:space="preserve"> test(Leu12 Post </w:t>
      </w:r>
      <w:proofErr w:type="spellStart"/>
      <w:r w:rsidR="00EA00DB" w:rsidRPr="002D792D">
        <w:rPr>
          <w:rFonts w:ascii="Arial" w:eastAsia="仿宋_GB2312" w:hAnsi="Arial" w:cs="Arial"/>
          <w:color w:val="0000FF"/>
          <w:sz w:val="21"/>
          <w:szCs w:val="21"/>
        </w:rPr>
        <w:t>deprotection</w:t>
      </w:r>
      <w:proofErr w:type="spellEnd"/>
      <w:r w:rsidR="00EA00DB" w:rsidRPr="002D792D">
        <w:rPr>
          <w:rFonts w:ascii="Arial" w:eastAsia="仿宋_GB2312" w:hAnsi="Arial" w:cs="Arial"/>
          <w:color w:val="0000FF"/>
          <w:sz w:val="21"/>
          <w:szCs w:val="21"/>
        </w:rPr>
        <w:t xml:space="preserve"> wash, Orn11 post coupling wash)</w:t>
      </w:r>
    </w:p>
    <w:p w14:paraId="39BF3961" w14:textId="3C86ACD9" w:rsidR="00144EE9" w:rsidRPr="002D792D" w:rsidRDefault="00144EE9" w:rsidP="002D792D">
      <w:pPr>
        <w:spacing w:after="0" w:line="360" w:lineRule="auto"/>
        <w:contextualSpacing/>
        <w:jc w:val="both"/>
        <w:rPr>
          <w:rFonts w:ascii="Arial" w:eastAsia="仿宋_GB2312" w:hAnsi="Arial" w:cs="Arial"/>
          <w:sz w:val="21"/>
          <w:szCs w:val="21"/>
        </w:rPr>
      </w:pPr>
      <w:ins w:id="830" w:author="Xuning Wei12232" w:date="2026-08-21T18:34:00Z">
        <w:r w:rsidRPr="002D792D">
          <w:rPr>
            <w:rFonts w:ascii="Arial" w:hAnsi="Arial" w:cs="Arial"/>
            <w:sz w:val="21"/>
            <w:szCs w:val="21"/>
            <w:rPrChange w:id="831" w:author="Xuning Wei12232" w:date="2026-08-21T18:39:00Z">
              <w:rPr>
                <w:rFonts w:eastAsia="仿宋_GB2312"/>
                <w:sz w:val="20"/>
                <w:szCs w:val="20"/>
              </w:rPr>
            </w:rPrChange>
          </w:rPr>
          <w:t>The analytical methods</w:t>
        </w:r>
      </w:ins>
      <w:ins w:id="832" w:author="Xuning Wei12232" w:date="2026-08-21T18:35:00Z">
        <w:r w:rsidR="007C586D" w:rsidRPr="002D792D">
          <w:rPr>
            <w:rFonts w:ascii="Arial" w:hAnsi="Arial" w:cs="Arial"/>
            <w:sz w:val="21"/>
            <w:szCs w:val="21"/>
            <w:rPrChange w:id="833" w:author="Xuning Wei12232" w:date="2026-08-21T18:39:00Z">
              <w:rPr>
                <w:rFonts w:eastAsia="仿宋_GB2312"/>
                <w:sz w:val="20"/>
                <w:szCs w:val="20"/>
              </w:rPr>
            </w:rPrChange>
          </w:rPr>
          <w:t xml:space="preserve"> (</w:t>
        </w:r>
      </w:ins>
      <w:proofErr w:type="spellStart"/>
      <w:ins w:id="834" w:author="Xuning Wei12232" w:date="2026-08-21T18:36:00Z">
        <w:r w:rsidR="007C586D" w:rsidRPr="002D792D">
          <w:rPr>
            <w:rFonts w:ascii="Arial" w:hAnsi="Arial" w:cs="Arial"/>
            <w:sz w:val="21"/>
            <w:szCs w:val="21"/>
            <w:rPrChange w:id="835" w:author="Xuning Wei12232" w:date="2026-08-21T18:39:00Z">
              <w:rPr>
                <w:rFonts w:eastAsia="仿宋_GB2312"/>
                <w:sz w:val="20"/>
                <w:szCs w:val="20"/>
              </w:rPr>
            </w:rPrChange>
          </w:rPr>
          <w:t>Ninhydrin</w:t>
        </w:r>
        <w:proofErr w:type="spellEnd"/>
        <w:r w:rsidR="007C586D" w:rsidRPr="002D792D">
          <w:rPr>
            <w:rFonts w:ascii="Arial" w:hAnsi="Arial" w:cs="Arial"/>
            <w:sz w:val="21"/>
            <w:szCs w:val="21"/>
            <w:rPrChange w:id="836"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837" w:author="Xuning Wei12232" w:date="2026-08-21T18:39:00Z">
              <w:rPr>
                <w:color w:val="0000FF"/>
                <w:sz w:val="20"/>
                <w:szCs w:val="20"/>
              </w:rPr>
            </w:rPrChange>
          </w:rPr>
          <w:t>: AM-140020-029, B</w:t>
        </w:r>
        <w:r w:rsidR="007C586D" w:rsidRPr="002D792D">
          <w:rPr>
            <w:rFonts w:ascii="Arial" w:hAnsi="Arial" w:cs="Arial"/>
            <w:sz w:val="21"/>
            <w:szCs w:val="21"/>
            <w:rPrChange w:id="838" w:author="Xuning Wei12232" w:date="2026-08-21T18:39:00Z">
              <w:rPr>
                <w:rFonts w:eastAsia="仿宋_GB2312"/>
                <w:color w:val="0000FF"/>
                <w:sz w:val="20"/>
                <w:szCs w:val="20"/>
              </w:rPr>
            </w:rPrChange>
          </w:rPr>
          <w:t>romophenol blue test</w:t>
        </w:r>
        <w:r w:rsidR="007C586D" w:rsidRPr="002D792D">
          <w:rPr>
            <w:rFonts w:ascii="Arial" w:hAnsi="Arial" w:cs="Arial"/>
            <w:sz w:val="21"/>
            <w:szCs w:val="21"/>
            <w:rPrChange w:id="839" w:author="Xuning Wei12232" w:date="2026-08-21T18:39:00Z">
              <w:rPr>
                <w:color w:val="0000FF"/>
                <w:sz w:val="20"/>
                <w:szCs w:val="20"/>
              </w:rPr>
            </w:rPrChange>
          </w:rPr>
          <w:t>: AM-140020</w:t>
        </w:r>
      </w:ins>
      <w:r w:rsidR="00B34233" w:rsidRPr="002D792D">
        <w:rPr>
          <w:rFonts w:ascii="Arial" w:hAnsi="Arial" w:cs="Arial"/>
          <w:sz w:val="21"/>
          <w:szCs w:val="21"/>
        </w:rPr>
        <w:t xml:space="preserve"> </w:t>
      </w:r>
      <w:ins w:id="840" w:author="Xuning Wei12232" w:date="2026-08-21T18:36:00Z">
        <w:r w:rsidR="007C586D" w:rsidRPr="002D792D">
          <w:rPr>
            <w:rFonts w:ascii="Arial" w:hAnsi="Arial" w:cs="Arial"/>
            <w:sz w:val="21"/>
            <w:szCs w:val="21"/>
            <w:rPrChange w:id="841" w:author="Xuning Wei12232" w:date="2026-08-21T18:39:00Z">
              <w:rPr>
                <w:color w:val="0000FF"/>
                <w:sz w:val="20"/>
                <w:szCs w:val="20"/>
              </w:rPr>
            </w:rPrChange>
          </w:rPr>
          <w:t>-</w:t>
        </w:r>
      </w:ins>
      <w:r w:rsidR="00B34233" w:rsidRPr="002D792D">
        <w:rPr>
          <w:rFonts w:ascii="Arial" w:hAnsi="Arial" w:cs="Arial"/>
          <w:sz w:val="21"/>
          <w:szCs w:val="21"/>
        </w:rPr>
        <w:t xml:space="preserve"> </w:t>
      </w:r>
      <w:ins w:id="842" w:author="Xuning Wei12232" w:date="2026-08-21T18:36:00Z">
        <w:r w:rsidR="007C586D" w:rsidRPr="002D792D">
          <w:rPr>
            <w:rFonts w:ascii="Arial" w:hAnsi="Arial" w:cs="Arial"/>
            <w:sz w:val="21"/>
            <w:szCs w:val="21"/>
            <w:rPrChange w:id="843" w:author="Xuning Wei12232" w:date="2026-08-21T18:39:00Z">
              <w:rPr>
                <w:color w:val="0000FF"/>
                <w:sz w:val="20"/>
                <w:szCs w:val="20"/>
              </w:rPr>
            </w:rPrChange>
          </w:rPr>
          <w:t xml:space="preserve">031 and </w:t>
        </w:r>
        <w:proofErr w:type="spellStart"/>
        <w:r w:rsidR="007C586D" w:rsidRPr="002D792D">
          <w:rPr>
            <w:rFonts w:ascii="Arial" w:hAnsi="Arial" w:cs="Arial"/>
            <w:sz w:val="21"/>
            <w:szCs w:val="21"/>
            <w:rPrChange w:id="844" w:author="Xuning Wei12232" w:date="2026-08-21T18:39:00Z">
              <w:rPr>
                <w:color w:val="0000FF"/>
                <w:sz w:val="20"/>
                <w:szCs w:val="20"/>
              </w:rPr>
            </w:rPrChange>
          </w:rPr>
          <w:t>Chloranil</w:t>
        </w:r>
        <w:proofErr w:type="spellEnd"/>
        <w:r w:rsidR="007C586D" w:rsidRPr="002D792D">
          <w:rPr>
            <w:rFonts w:ascii="Arial" w:hAnsi="Arial" w:cs="Arial"/>
            <w:sz w:val="21"/>
            <w:szCs w:val="21"/>
            <w:rPrChange w:id="845"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846" w:author="Xuning Wei12232" w:date="2026-08-21T18:39:00Z">
              <w:rPr>
                <w:color w:val="0000FF"/>
                <w:sz w:val="20"/>
                <w:szCs w:val="20"/>
              </w:rPr>
            </w:rPrChange>
          </w:rPr>
          <w:t xml:space="preserve"> AM-140020-03</w:t>
        </w:r>
      </w:ins>
      <w:r w:rsidR="00185C51" w:rsidRPr="002D792D">
        <w:rPr>
          <w:rFonts w:ascii="Arial" w:hAnsi="Arial" w:cs="Arial"/>
          <w:sz w:val="21"/>
          <w:szCs w:val="21"/>
        </w:rPr>
        <w:t>0</w:t>
      </w:r>
      <w:ins w:id="847" w:author="Xuning Wei12232" w:date="2026-08-21T18:36:00Z">
        <w:r w:rsidR="007C586D" w:rsidRPr="002D792D">
          <w:rPr>
            <w:rFonts w:ascii="Arial" w:hAnsi="Arial" w:cs="Arial"/>
            <w:sz w:val="21"/>
            <w:szCs w:val="21"/>
            <w:rPrChange w:id="848" w:author="Xuning Wei12232" w:date="2026-08-21T18:39:00Z">
              <w:rPr>
                <w:rFonts w:eastAsia="仿宋_GB2312"/>
                <w:sz w:val="20"/>
                <w:szCs w:val="20"/>
              </w:rPr>
            </w:rPrChange>
          </w:rPr>
          <w:t>)</w:t>
        </w:r>
      </w:ins>
      <w:ins w:id="849" w:author="Xuning Wei12232" w:date="2026-08-21T18:35:00Z">
        <w:r w:rsidRPr="002D792D">
          <w:rPr>
            <w:rFonts w:ascii="Arial" w:hAnsi="Arial" w:cs="Arial"/>
            <w:sz w:val="21"/>
            <w:szCs w:val="21"/>
            <w:rPrChange w:id="850" w:author="Xuning Wei12232" w:date="2026-08-21T18:39:00Z">
              <w:rPr>
                <w:rFonts w:eastAsia="仿宋_GB2312"/>
                <w:sz w:val="20"/>
                <w:szCs w:val="20"/>
              </w:rPr>
            </w:rPrChange>
          </w:rPr>
          <w:t xml:space="preserve"> </w:t>
        </w:r>
      </w:ins>
      <w:ins w:id="851" w:author="Xuning Wei12232" w:date="2026-08-21T18:38:00Z">
        <w:r w:rsidR="007C586D" w:rsidRPr="002D792D">
          <w:rPr>
            <w:rFonts w:ascii="Arial" w:hAnsi="Arial" w:cs="Arial"/>
            <w:sz w:val="21"/>
            <w:szCs w:val="21"/>
          </w:rPr>
          <w:t>duri</w:t>
        </w:r>
      </w:ins>
      <w:ins w:id="852" w:author="Xuning Wei12232" w:date="2026-08-21T18:39:00Z">
        <w:r w:rsidR="007C586D" w:rsidRPr="002D792D">
          <w:rPr>
            <w:rFonts w:ascii="Arial" w:hAnsi="Arial" w:cs="Arial"/>
            <w:sz w:val="21"/>
            <w:szCs w:val="21"/>
          </w:rPr>
          <w:t>n</w:t>
        </w:r>
      </w:ins>
      <w:ins w:id="853" w:author="Xuning Wei12232" w:date="2026-08-21T18:38:00Z">
        <w:r w:rsidR="007C586D" w:rsidRPr="002D792D">
          <w:rPr>
            <w:rFonts w:ascii="Arial" w:hAnsi="Arial" w:cs="Arial"/>
            <w:sz w:val="21"/>
            <w:szCs w:val="21"/>
          </w:rPr>
          <w:t xml:space="preserve">g </w:t>
        </w:r>
      </w:ins>
      <w:ins w:id="854" w:author="Xuning Wei12232" w:date="2026-08-21T18:35:00Z">
        <w:r w:rsidR="007C586D" w:rsidRPr="002D792D">
          <w:rPr>
            <w:rFonts w:ascii="Arial" w:hAnsi="Arial" w:cs="Arial"/>
            <w:sz w:val="21"/>
            <w:szCs w:val="21"/>
            <w:rPrChange w:id="855" w:author="Xuning Wei12232" w:date="2026-08-21T18:39:00Z">
              <w:rPr>
                <w:rFonts w:ascii="Arial" w:hAnsi="Arial" w:cs="Arial"/>
                <w:color w:val="000000" w:themeColor="text1"/>
                <w:sz w:val="18"/>
                <w:szCs w:val="18"/>
              </w:rPr>
            </w:rPrChange>
          </w:rPr>
          <w:t>PPQ campaign</w:t>
        </w:r>
        <w:commentRangeStart w:id="856"/>
        <w:commentRangeStart w:id="857"/>
        <w:commentRangeEnd w:id="856"/>
        <w:r w:rsidR="007C586D" w:rsidRPr="002D792D">
          <w:rPr>
            <w:sz w:val="21"/>
            <w:szCs w:val="21"/>
            <w:rPrChange w:id="858" w:author="Xuning Wei12232" w:date="2026-08-21T18:39:00Z">
              <w:rPr>
                <w:rStyle w:val="CommentReference"/>
                <w:rFonts w:ascii="Arial" w:hAnsi="Arial" w:cs="Arial"/>
                <w:color w:val="000000" w:themeColor="text1"/>
                <w:sz w:val="18"/>
                <w:szCs w:val="18"/>
              </w:rPr>
            </w:rPrChange>
          </w:rPr>
          <w:commentReference w:id="856"/>
        </w:r>
        <w:commentRangeEnd w:id="857"/>
        <w:r w:rsidR="00667237" w:rsidRPr="002D792D">
          <w:rPr>
            <w:rFonts w:ascii="Arial" w:hAnsi="Arial" w:cs="Arial"/>
            <w:sz w:val="21"/>
            <w:szCs w:val="21"/>
          </w:rPr>
          <w:commentReference w:id="857"/>
        </w:r>
        <w:r w:rsidR="007C586D" w:rsidRPr="002D792D">
          <w:rPr>
            <w:rFonts w:ascii="Arial" w:hAnsi="Arial" w:cs="Arial"/>
            <w:sz w:val="21"/>
            <w:szCs w:val="21"/>
            <w:rPrChange w:id="859" w:author="Xuning Wei12232" w:date="2026-08-21T18:39:00Z">
              <w:rPr>
                <w:rFonts w:ascii="Arial" w:hAnsi="Arial" w:cs="Arial"/>
                <w:color w:val="000000" w:themeColor="text1"/>
                <w:sz w:val="18"/>
                <w:szCs w:val="18"/>
              </w:rPr>
            </w:rPrChange>
          </w:rPr>
          <w:t xml:space="preserve"> </w:t>
        </w:r>
      </w:ins>
      <w:ins w:id="860" w:author="Xuning Wei12232" w:date="2026-08-21T18:34:00Z">
        <w:r w:rsidRPr="002D792D">
          <w:rPr>
            <w:rFonts w:ascii="Arial" w:hAnsi="Arial" w:cs="Arial"/>
            <w:sz w:val="21"/>
            <w:szCs w:val="21"/>
            <w:rPrChange w:id="861" w:author="Xuning Wei12232" w:date="2026-08-21T18:39:00Z">
              <w:rPr>
                <w:rFonts w:eastAsia="仿宋_GB2312"/>
                <w:sz w:val="20"/>
                <w:szCs w:val="20"/>
              </w:rPr>
            </w:rPrChange>
          </w:rPr>
          <w:t>has been validated, and clear quantitative requirements will be defined for IPC sample</w:t>
        </w:r>
        <w:r w:rsidRPr="002D792D">
          <w:rPr>
            <w:rFonts w:ascii="Cambria Math" w:hAnsi="Cambria Math" w:cs="Cambria Math"/>
            <w:sz w:val="21"/>
            <w:szCs w:val="21"/>
            <w:rPrChange w:id="862" w:author="Xuning Wei12232" w:date="2026-08-21T18:39:00Z">
              <w:rPr>
                <w:rFonts w:ascii="Cambria Math" w:eastAsia="仿宋_GB2312" w:hAnsi="Cambria Math" w:cs="Cambria Math"/>
                <w:sz w:val="20"/>
                <w:szCs w:val="20"/>
              </w:rPr>
            </w:rPrChange>
          </w:rPr>
          <w:t>‑</w:t>
        </w:r>
        <w:r w:rsidR="00A754EA" w:rsidRPr="002D792D">
          <w:rPr>
            <w:rFonts w:ascii="Arial" w:hAnsi="Arial" w:cs="Arial"/>
            <w:sz w:val="21"/>
            <w:szCs w:val="21"/>
          </w:rPr>
          <w:t xml:space="preserve">handling procedures </w:t>
        </w:r>
      </w:ins>
      <w:ins w:id="863" w:author="Xuning Wei12232" w:date="2026-08-21T18:46:00Z">
        <w:r w:rsidR="00A754EA" w:rsidRPr="002D792D">
          <w:rPr>
            <w:rFonts w:ascii="Arial" w:hAnsi="Arial" w:cs="Arial"/>
            <w:sz w:val="21"/>
            <w:szCs w:val="21"/>
          </w:rPr>
          <w:t>and</w:t>
        </w:r>
      </w:ins>
      <w:ins w:id="864" w:author="Xuning Wei12232" w:date="2026-08-21T18:34:00Z">
        <w:r w:rsidRPr="002D792D">
          <w:rPr>
            <w:rFonts w:ascii="Arial" w:hAnsi="Arial" w:cs="Arial"/>
            <w:sz w:val="21"/>
            <w:szCs w:val="21"/>
            <w:rPrChange w:id="865" w:author="Xuning Wei12232" w:date="2026-08-21T18:39:00Z">
              <w:rPr>
                <w:rFonts w:eastAsia="仿宋_GB2312"/>
                <w:sz w:val="20"/>
                <w:szCs w:val="20"/>
              </w:rPr>
            </w:rPrChange>
          </w:rPr>
          <w:t xml:space="preserve"> test</w:t>
        </w:r>
        <w:r w:rsidRPr="002D792D">
          <w:rPr>
            <w:rFonts w:ascii="Cambria Math" w:hAnsi="Cambria Math" w:cs="Cambria Math"/>
            <w:sz w:val="21"/>
            <w:szCs w:val="21"/>
            <w:rPrChange w:id="866" w:author="Xuning Wei12232" w:date="2026-08-21T18:39:00Z">
              <w:rPr>
                <w:rFonts w:ascii="Cambria Math" w:eastAsia="仿宋_GB2312" w:hAnsi="Cambria Math" w:cs="Cambria Math"/>
                <w:sz w:val="20"/>
                <w:szCs w:val="20"/>
              </w:rPr>
            </w:rPrChange>
          </w:rPr>
          <w:t>‑</w:t>
        </w:r>
        <w:r w:rsidRPr="002D792D">
          <w:rPr>
            <w:rFonts w:ascii="Arial" w:hAnsi="Arial" w:cs="Arial"/>
            <w:sz w:val="21"/>
            <w:szCs w:val="21"/>
            <w:rPrChange w:id="867" w:author="Xuning Wei12232" w:date="2026-08-21T18:39:00Z">
              <w:rPr>
                <w:rFonts w:eastAsia="仿宋_GB2312"/>
                <w:sz w:val="20"/>
                <w:szCs w:val="20"/>
              </w:rPr>
            </w:rPrChange>
          </w:rPr>
          <w:t>result acceptance criteria</w:t>
        </w:r>
        <w:r w:rsidRPr="002D792D">
          <w:rPr>
            <w:rFonts w:ascii="Arial" w:eastAsia="仿宋_GB2312" w:hAnsi="Arial" w:cs="Arial"/>
            <w:sz w:val="21"/>
            <w:szCs w:val="21"/>
            <w:rPrChange w:id="868" w:author="Xuning Wei12232" w:date="2026-08-21T18:39:00Z">
              <w:rPr>
                <w:rFonts w:eastAsia="仿宋_GB2312"/>
                <w:sz w:val="20"/>
                <w:szCs w:val="20"/>
              </w:rPr>
            </w:rPrChange>
          </w:rPr>
          <w:t>.</w:t>
        </w:r>
      </w:ins>
      <w:ins w:id="869" w:author="Xuning Wei12232" w:date="2026-08-21T18:45:00Z">
        <w:r w:rsidR="00CD13F7" w:rsidRPr="002D792D">
          <w:rPr>
            <w:rFonts w:ascii="Arial" w:eastAsia="仿宋_GB2312" w:hAnsi="Arial" w:cs="Arial"/>
            <w:sz w:val="21"/>
            <w:szCs w:val="21"/>
          </w:rPr>
          <w:t xml:space="preserve"> </w:t>
        </w:r>
      </w:ins>
    </w:p>
    <w:p w14:paraId="455DA068" w14:textId="0372240A" w:rsidR="00EA00DB" w:rsidRPr="00EA00DB" w:rsidRDefault="00EA00DB"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r w:rsidRPr="00EA00DB">
        <w:rPr>
          <w:rFonts w:ascii="Arial" w:eastAsia="仿宋_GB2312" w:hAnsi="Arial" w:cs="Arial"/>
          <w:color w:val="0000FF"/>
          <w:sz w:val="21"/>
          <w:szCs w:val="21"/>
        </w:rPr>
        <w:t>The LOD Acceptance Criterion</w:t>
      </w:r>
    </w:p>
    <w:p w14:paraId="034790BF" w14:textId="6DF2D8A4" w:rsidR="00EA00DB" w:rsidRPr="00E67200" w:rsidRDefault="00EA00DB" w:rsidP="00E67200">
      <w:pPr>
        <w:spacing w:after="0" w:line="360" w:lineRule="auto"/>
        <w:contextualSpacing/>
        <w:jc w:val="both"/>
        <w:rPr>
          <w:rFonts w:ascii="Arial" w:hAnsi="Arial" w:cs="Arial"/>
          <w:sz w:val="21"/>
          <w:szCs w:val="21"/>
        </w:rPr>
      </w:pPr>
      <w:r w:rsidRPr="00E67200">
        <w:rPr>
          <w:rFonts w:ascii="Arial" w:hAnsi="Arial" w:cs="Arial"/>
          <w:sz w:val="21"/>
          <w:szCs w:val="21"/>
        </w:rPr>
        <w:t>Based on the PAR study, the drying endpoint LOD acceptance criterion is tightened from 10.0% to 9%</w:t>
      </w:r>
      <w:r w:rsidR="001B0276" w:rsidRPr="00E67200">
        <w:rPr>
          <w:rFonts w:ascii="Arial" w:hAnsi="Arial" w:cs="Arial"/>
          <w:sz w:val="21"/>
          <w:szCs w:val="21"/>
        </w:rPr>
        <w:t xml:space="preserve"> (w/w)</w:t>
      </w:r>
      <w:r w:rsidRPr="00E67200">
        <w:rPr>
          <w:rFonts w:ascii="Arial" w:hAnsi="Arial" w:cs="Arial"/>
          <w:sz w:val="21"/>
          <w:szCs w:val="21"/>
        </w:rPr>
        <w:t>. The tighter criterion provides an additional margin for residual solvent and moisture control, which supports product stability and downstream process consistency</w:t>
      </w:r>
      <w:r w:rsidR="001E1AC2" w:rsidRPr="00E67200">
        <w:rPr>
          <w:rFonts w:ascii="Arial" w:hAnsi="Arial" w:cs="Arial"/>
          <w:sz w:val="21"/>
          <w:szCs w:val="21"/>
        </w:rPr>
        <w:t>.</w:t>
      </w:r>
    </w:p>
    <w:p w14:paraId="68249560" w14:textId="5FF0A3C3" w:rsidR="001E1AC2" w:rsidRPr="001E1AC2" w:rsidRDefault="001E1AC2" w:rsidP="00EA00DB">
      <w:pPr>
        <w:spacing w:beforeLines="50" w:before="120" w:afterLines="50" w:after="120" w:line="360" w:lineRule="auto"/>
        <w:contextualSpacing/>
        <w:jc w:val="both"/>
        <w:rPr>
          <w:rFonts w:ascii="Arial" w:hAnsi="Arial" w:cs="Arial"/>
          <w:sz w:val="21"/>
          <w:szCs w:val="21"/>
        </w:rPr>
      </w:pPr>
      <w:r>
        <w:rPr>
          <w:rFonts w:ascii="Arial" w:hAnsi="Arial" w:cs="Arial"/>
          <w:sz w:val="21"/>
          <w:szCs w:val="21"/>
        </w:rPr>
        <w:t>3</w:t>
      </w:r>
      <w:r w:rsidRPr="20C6A3A8">
        <w:rPr>
          <w:rFonts w:ascii="Arial" w:hAnsi="Arial" w:cs="Arial"/>
          <w:sz w:val="21"/>
          <w:szCs w:val="21"/>
        </w:rPr>
        <w:t>. Other IPC items: No gaps</w:t>
      </w:r>
    </w:p>
    <w:p w14:paraId="2C522090" w14:textId="62F7DC6D" w:rsidR="00BE7DD6" w:rsidRPr="00EA00DB" w:rsidDel="007C586D" w:rsidRDefault="00EA00DB" w:rsidP="00E23937">
      <w:pPr>
        <w:spacing w:beforeLines="50" w:before="120" w:afterLines="50" w:after="120" w:line="360" w:lineRule="auto"/>
        <w:contextualSpacing/>
        <w:jc w:val="both"/>
        <w:rPr>
          <w:del w:id="870" w:author="Xuning Wei12232" w:date="2026-08-21T18:39:00Z"/>
          <w:rFonts w:ascii="Arial" w:hAnsi="Arial" w:cs="Arial"/>
          <w:b/>
          <w:sz w:val="20"/>
          <w:szCs w:val="20"/>
        </w:rPr>
      </w:pPr>
      <w:r>
        <w:rPr>
          <w:rFonts w:ascii="Arial" w:hAnsi="Arial" w:cs="Arial"/>
          <w:b/>
          <w:sz w:val="20"/>
          <w:szCs w:val="20"/>
        </w:rPr>
        <w:t xml:space="preserve">b). </w:t>
      </w:r>
      <w:del w:id="871" w:author="Xuning Wei12232" w:date="2026-08-21T18:38:00Z">
        <w:r w:rsidR="00667237" w:rsidRPr="00EA00DB" w:rsidDel="007C586D">
          <w:rPr>
            <w:rFonts w:ascii="Arial" w:hAnsi="Arial" w:cs="Arial"/>
            <w:b/>
            <w:sz w:val="20"/>
            <w:szCs w:val="20"/>
          </w:rPr>
          <w:delText>No</w:delText>
        </w:r>
        <w:r w:rsidR="005A4DDF" w:rsidRPr="00EA00DB" w:rsidDel="007C586D">
          <w:rPr>
            <w:rFonts w:ascii="Arial" w:hAnsi="Arial" w:cs="Arial"/>
            <w:b/>
            <w:sz w:val="20"/>
            <w:szCs w:val="20"/>
          </w:rPr>
          <w:delText xml:space="preserve"> gaps exist in </w:delText>
        </w:r>
        <w:r w:rsidR="00BE7DD6" w:rsidRPr="00EA00DB" w:rsidDel="007C586D">
          <w:rPr>
            <w:rFonts w:ascii="Arial" w:hAnsi="Arial" w:cs="Arial"/>
            <w:b/>
            <w:sz w:val="20"/>
            <w:szCs w:val="20"/>
          </w:rPr>
          <w:delText xml:space="preserve">the </w:delText>
        </w:r>
        <w:r w:rsidR="005A4DDF" w:rsidRPr="00EA00DB" w:rsidDel="007C586D">
          <w:rPr>
            <w:rFonts w:ascii="Arial" w:hAnsi="Arial" w:cs="Arial"/>
            <w:b/>
            <w:sz w:val="20"/>
            <w:szCs w:val="20"/>
          </w:rPr>
          <w:delText>in-</w:delText>
        </w:r>
        <w:commentRangeStart w:id="872"/>
        <w:commentRangeStart w:id="873"/>
        <w:r w:rsidR="005A4DDF" w:rsidRPr="00EA00DB" w:rsidDel="007C586D">
          <w:rPr>
            <w:rFonts w:ascii="Arial" w:hAnsi="Arial" w:cs="Arial"/>
            <w:b/>
            <w:sz w:val="20"/>
            <w:szCs w:val="20"/>
          </w:rPr>
          <w:delText>process control items or methods</w:delText>
        </w:r>
        <w:r w:rsidR="00667237" w:rsidRPr="00EA00DB" w:rsidDel="007C586D">
          <w:rPr>
            <w:rFonts w:ascii="Arial" w:hAnsi="Arial" w:cs="Arial"/>
            <w:b/>
            <w:sz w:val="20"/>
            <w:szCs w:val="20"/>
          </w:rPr>
          <w:delText xml:space="preserve"> for step 1 SPPS</w:delText>
        </w:r>
      </w:del>
      <w:del w:id="874" w:author="Xuning Wei12232" w:date="2026-08-10T16:43:00Z">
        <w:r w:rsidR="00667237" w:rsidRPr="00EA00DB" w:rsidDel="00437F1B">
          <w:rPr>
            <w:rFonts w:ascii="Arial" w:hAnsi="Arial" w:cs="Arial"/>
            <w:b/>
            <w:sz w:val="20"/>
            <w:szCs w:val="20"/>
          </w:rPr>
          <w:delText xml:space="preserve"> </w:delText>
        </w:r>
        <w:r w:rsidR="00BE7DD6" w:rsidRPr="00EA00DB" w:rsidDel="00437F1B">
          <w:rPr>
            <w:rFonts w:ascii="Arial" w:hAnsi="Arial" w:cs="Arial"/>
            <w:b/>
            <w:sz w:val="20"/>
            <w:szCs w:val="20"/>
          </w:rPr>
          <w:delText>of</w:delText>
        </w:r>
        <w:r w:rsidR="0023403C" w:rsidRPr="00EA00DB" w:rsidDel="00437F1B">
          <w:rPr>
            <w:rFonts w:ascii="Arial" w:hAnsi="Arial" w:cs="Arial"/>
            <w:b/>
            <w:sz w:val="20"/>
            <w:szCs w:val="20"/>
          </w:rPr>
          <w:delText xml:space="preserve"> LSN4182924 / </w:delText>
        </w:r>
        <w:commentRangeStart w:id="875"/>
        <w:commentRangeStart w:id="876"/>
        <w:r w:rsidR="0023403C" w:rsidRPr="00EA00DB" w:rsidDel="00437F1B">
          <w:rPr>
            <w:rFonts w:ascii="Arial" w:hAnsi="Arial" w:cs="Arial"/>
            <w:b/>
            <w:sz w:val="20"/>
            <w:szCs w:val="20"/>
          </w:rPr>
          <w:delText>ASYM-140020</w:delText>
        </w:r>
      </w:del>
      <w:del w:id="877" w:author="Xuning Wei12232" w:date="2026-08-21T18:39:00Z">
        <w:r w:rsidR="005A4DDF" w:rsidRPr="00EA00DB" w:rsidDel="007C586D">
          <w:rPr>
            <w:rFonts w:ascii="Arial" w:hAnsi="Arial" w:cs="Arial"/>
            <w:b/>
            <w:sz w:val="20"/>
            <w:szCs w:val="20"/>
          </w:rPr>
          <w:delText xml:space="preserve"> </w:delText>
        </w:r>
        <w:commentRangeEnd w:id="875"/>
        <w:r w:rsidR="003423AB" w:rsidRPr="00EA00DB" w:rsidDel="007C586D">
          <w:rPr>
            <w:b/>
            <w:sz w:val="20"/>
            <w:szCs w:val="20"/>
          </w:rPr>
          <w:commentReference w:id="875"/>
        </w:r>
        <w:commentRangeEnd w:id="876"/>
        <w:r w:rsidR="00667237" w:rsidRPr="00EA00DB">
          <w:rPr>
            <w:rFonts w:ascii="Arial" w:hAnsi="Arial" w:cs="Arial"/>
            <w:b/>
            <w:sz w:val="20"/>
            <w:szCs w:val="20"/>
          </w:rPr>
          <w:commentReference w:id="876"/>
        </w:r>
        <w:r w:rsidR="005A4DDF" w:rsidRPr="00EA00DB" w:rsidDel="007C586D">
          <w:rPr>
            <w:rFonts w:ascii="Arial" w:hAnsi="Arial" w:cs="Arial"/>
            <w:b/>
            <w:sz w:val="20"/>
            <w:szCs w:val="20"/>
          </w:rPr>
          <w:delText xml:space="preserve">between </w:delText>
        </w:r>
        <w:r w:rsidR="00D4728A" w:rsidRPr="00EA00DB" w:rsidDel="007C586D">
          <w:rPr>
            <w:rFonts w:ascii="Arial" w:hAnsi="Arial" w:cs="Arial"/>
            <w:b/>
            <w:sz w:val="20"/>
            <w:szCs w:val="20"/>
          </w:rPr>
          <w:delText>the Full Scale non-saleable batch</w:delText>
        </w:r>
        <w:r w:rsidR="005A4DDF" w:rsidRPr="00EA00DB" w:rsidDel="007C586D">
          <w:rPr>
            <w:rFonts w:ascii="Arial" w:hAnsi="Arial" w:cs="Arial"/>
            <w:b/>
            <w:sz w:val="20"/>
            <w:szCs w:val="20"/>
          </w:rPr>
          <w:delText xml:space="preserve"> and PPQ campaign</w:delText>
        </w:r>
        <w:commentRangeEnd w:id="872"/>
        <w:r w:rsidR="00612C42" w:rsidRPr="00EA00DB" w:rsidDel="007C586D">
          <w:rPr>
            <w:b/>
            <w:sz w:val="20"/>
            <w:szCs w:val="20"/>
          </w:rPr>
          <w:commentReference w:id="872"/>
        </w:r>
        <w:commentRangeEnd w:id="873"/>
        <w:r w:rsidR="00667237" w:rsidRPr="00EA00DB">
          <w:rPr>
            <w:rFonts w:ascii="Arial" w:hAnsi="Arial" w:cs="Arial"/>
            <w:b/>
            <w:sz w:val="20"/>
            <w:szCs w:val="20"/>
          </w:rPr>
          <w:commentReference w:id="873"/>
        </w:r>
        <w:r w:rsidR="005A4DDF" w:rsidRPr="00EA00DB" w:rsidDel="007C586D">
          <w:rPr>
            <w:rFonts w:ascii="Arial" w:hAnsi="Arial" w:cs="Arial"/>
            <w:b/>
            <w:sz w:val="20"/>
            <w:szCs w:val="20"/>
          </w:rPr>
          <w:delText>.</w:delText>
        </w:r>
      </w:del>
    </w:p>
    <w:p w14:paraId="1FE67C19" w14:textId="27E1F0F3" w:rsidR="00667237" w:rsidRPr="00EA00DB" w:rsidRDefault="00667237" w:rsidP="00EA00DB">
      <w:pPr>
        <w:spacing w:beforeLines="50" w:before="120" w:afterLines="50" w:after="120" w:line="360" w:lineRule="auto"/>
        <w:contextualSpacing/>
        <w:jc w:val="both"/>
        <w:rPr>
          <w:rFonts w:ascii="Arial" w:hAnsi="Arial" w:cs="Arial"/>
          <w:b/>
          <w:sz w:val="20"/>
          <w:szCs w:val="20"/>
        </w:rPr>
      </w:pPr>
      <w:r w:rsidRPr="00EA00DB">
        <w:rPr>
          <w:rFonts w:ascii="Arial" w:hAnsi="Arial" w:cs="Arial"/>
          <w:b/>
          <w:sz w:val="20"/>
          <w:szCs w:val="20"/>
        </w:rPr>
        <w:t xml:space="preserve">The In-Process Control (IPC) Items </w:t>
      </w:r>
      <w:r w:rsidR="0033427E" w:rsidRPr="00EA00DB">
        <w:rPr>
          <w:rFonts w:ascii="Arial" w:hAnsi="Arial" w:cs="Arial"/>
          <w:b/>
          <w:sz w:val="20"/>
          <w:szCs w:val="20"/>
        </w:rPr>
        <w:t>for step 2 soft cleavage in</w:t>
      </w:r>
      <w:r w:rsidR="0023403C" w:rsidRPr="00EA00DB">
        <w:rPr>
          <w:rFonts w:ascii="Arial" w:hAnsi="Arial" w:cs="Arial"/>
          <w:b/>
          <w:sz w:val="20"/>
          <w:szCs w:val="20"/>
        </w:rPr>
        <w:t xml:space="preserve"> LSN4182924 / ASYM-140020</w:t>
      </w:r>
    </w:p>
    <w:p w14:paraId="5BFBA244" w14:textId="6EC0D594" w:rsidR="00482497" w:rsidRPr="00EA00DB" w:rsidRDefault="00667237" w:rsidP="00E67200">
      <w:pPr>
        <w:spacing w:after="0" w:line="360" w:lineRule="auto"/>
        <w:contextualSpacing/>
        <w:jc w:val="both"/>
        <w:rPr>
          <w:ins w:id="878" w:author="Xuning Wei12232" w:date="2026-08-24T11:25:00Z"/>
          <w:rFonts w:ascii="Arial" w:hAnsi="Arial" w:cs="Arial"/>
          <w:sz w:val="21"/>
          <w:szCs w:val="21"/>
        </w:rPr>
      </w:pPr>
      <w:r w:rsidRPr="00EA00DB">
        <w:rPr>
          <w:rFonts w:ascii="Arial" w:hAnsi="Arial" w:cs="Arial"/>
          <w:sz w:val="21"/>
          <w:szCs w:val="21"/>
        </w:rPr>
        <w:t xml:space="preserve">The comparison of IPC items and analytical methods between the Full Scale non-saleable batch and PPQ campaign is shown </w:t>
      </w:r>
      <w:del w:id="879" w:author="Xuning Wei12232" w:date="2026-08-24T11:28:00Z">
        <w:r w:rsidRPr="00EA00DB" w:rsidDel="00682380">
          <w:rPr>
            <w:rFonts w:ascii="Arial" w:hAnsi="Arial" w:cs="Arial"/>
            <w:sz w:val="21"/>
            <w:szCs w:val="21"/>
          </w:rPr>
          <w:delText>below</w:delText>
        </w:r>
      </w:del>
      <w:ins w:id="880" w:author="Xuning Wei12232" w:date="2026-08-24T11:28:00Z">
        <w:r w:rsidR="00682380" w:rsidRPr="00EA00DB">
          <w:rPr>
            <w:rFonts w:ascii="Arial" w:hAnsi="Arial" w:cs="Arial"/>
            <w:sz w:val="21"/>
            <w:szCs w:val="21"/>
          </w:rPr>
          <w:t xml:space="preserve">in </w:t>
        </w:r>
        <w:commentRangeStart w:id="881"/>
        <w:commentRangeStart w:id="882"/>
        <w:r w:rsidR="00682380" w:rsidRPr="00EA00DB">
          <w:rPr>
            <w:rFonts w:ascii="Arial" w:hAnsi="Arial" w:cs="Arial"/>
            <w:sz w:val="21"/>
            <w:szCs w:val="21"/>
          </w:rPr>
          <w:t xml:space="preserve">table </w:t>
        </w:r>
      </w:ins>
      <w:commentRangeEnd w:id="881"/>
      <w:del w:id="883" w:author="Xuning Wei12232" w:date="2026-08-27T09:17:00Z">
        <w:r w:rsidR="007E77A8" w:rsidRPr="00E67200" w:rsidDel="00AA7543">
          <w:commentReference w:id="881"/>
        </w:r>
        <w:commentRangeEnd w:id="882"/>
        <w:r w:rsidRPr="00E67200">
          <w:rPr>
            <w:rFonts w:ascii="Arial" w:hAnsi="Arial" w:cs="Arial"/>
          </w:rPr>
          <w:commentReference w:id="882"/>
        </w:r>
      </w:del>
      <w:ins w:id="884" w:author="Xuning Wei12232" w:date="2026-08-27T09:17:00Z">
        <w:r w:rsidR="00AA7543" w:rsidRPr="00EA00DB">
          <w:rPr>
            <w:rFonts w:ascii="Arial" w:hAnsi="Arial" w:cs="Arial"/>
            <w:sz w:val="21"/>
            <w:szCs w:val="21"/>
          </w:rPr>
          <w:t>9</w:t>
        </w:r>
      </w:ins>
      <w:del w:id="885" w:author="Xuning Wei12232" w:date="2026-08-27T09:17:00Z">
        <w:r w:rsidRPr="00EA00DB" w:rsidDel="00AA7543">
          <w:rPr>
            <w:rFonts w:ascii="Arial" w:hAnsi="Arial" w:cs="Arial"/>
            <w:sz w:val="21"/>
            <w:szCs w:val="21"/>
          </w:rPr>
          <w:delText>.</w:delText>
        </w:r>
      </w:del>
      <w:r w:rsidR="00C637A2" w:rsidRPr="00EA00DB">
        <w:rPr>
          <w:rFonts w:ascii="Arial" w:hAnsi="Arial" w:cs="Arial"/>
          <w:sz w:val="21"/>
          <w:szCs w:val="21"/>
        </w:rPr>
        <w:t>.</w:t>
      </w:r>
    </w:p>
    <w:p w14:paraId="78F4B75E" w14:textId="52C91639" w:rsidR="00682380" w:rsidRPr="0075456A" w:rsidRDefault="00682380" w:rsidP="00682380">
      <w:pPr>
        <w:spacing w:beforeLines="50" w:before="120" w:after="0" w:line="360" w:lineRule="auto"/>
        <w:jc w:val="center"/>
        <w:rPr>
          <w:ins w:id="886" w:author="Xuning Wei12232" w:date="2026-08-24T11:28:00Z"/>
          <w:rFonts w:ascii="Arial" w:hAnsi="Arial" w:cs="Arial"/>
          <w:b/>
          <w:sz w:val="18"/>
          <w:szCs w:val="18"/>
        </w:rPr>
      </w:pPr>
      <w:commentRangeStart w:id="887"/>
      <w:commentRangeStart w:id="888"/>
      <w:ins w:id="889" w:author="Xuning Wei12232" w:date="2026-08-24T11:28:00Z">
        <w:r w:rsidRPr="001B0276">
          <w:rPr>
            <w:rFonts w:ascii="Arial" w:eastAsia="Times New Roman" w:hAnsi="Arial" w:cs="Arial"/>
            <w:b/>
            <w:sz w:val="21"/>
            <w:szCs w:val="21"/>
          </w:rPr>
          <w:t xml:space="preserve">Table </w:t>
        </w:r>
      </w:ins>
      <w:commentRangeEnd w:id="887"/>
      <w:del w:id="890" w:author="Xuning Wei12232" w:date="2026-08-27T09:17:00Z">
        <w:r w:rsidR="00EF1CE5" w:rsidRPr="001B0276" w:rsidDel="00AA7543">
          <w:rPr>
            <w:rStyle w:val="CommentReference"/>
            <w:rFonts w:ascii="Arial" w:eastAsia="Times New Roman" w:hAnsi="Arial" w:cs="Arial"/>
            <w:b/>
          </w:rPr>
          <w:commentReference w:id="887"/>
        </w:r>
        <w:commentRangeEnd w:id="888"/>
        <w:r w:rsidRPr="001B0276">
          <w:rPr>
            <w:rStyle w:val="CommentReference"/>
          </w:rPr>
          <w:commentReference w:id="888"/>
        </w:r>
      </w:del>
      <w:ins w:id="891" w:author="Xuning Wei12232" w:date="2026-08-27T09:17:00Z">
        <w:r w:rsidR="00AA7543" w:rsidRPr="001B0276">
          <w:rPr>
            <w:rFonts w:ascii="Arial" w:eastAsia="Times New Roman" w:hAnsi="Arial" w:cs="Arial"/>
            <w:b/>
            <w:sz w:val="21"/>
            <w:szCs w:val="21"/>
          </w:rPr>
          <w:t>9:</w:t>
        </w:r>
      </w:ins>
      <w:ins w:id="892" w:author="Xuning Wei12232" w:date="2026-08-24T11:28:00Z">
        <w:r w:rsidRPr="001B0276">
          <w:rPr>
            <w:b/>
            <w:sz w:val="21"/>
            <w:szCs w:val="21"/>
          </w:rPr>
          <w:t xml:space="preserve"> </w:t>
        </w:r>
      </w:ins>
      <w:r w:rsidR="001E1AC2" w:rsidRPr="001B0276">
        <w:rPr>
          <w:rFonts w:ascii="Arial" w:eastAsia="Times New Roman" w:hAnsi="Arial" w:cs="Arial"/>
          <w:b/>
          <w:bCs/>
          <w:sz w:val="21"/>
          <w:szCs w:val="21"/>
        </w:rPr>
        <w:t>T</w:t>
      </w:r>
      <w:r w:rsidR="001E1AC2" w:rsidRPr="007D189F">
        <w:rPr>
          <w:rFonts w:ascii="Arial" w:eastAsia="Times New Roman" w:hAnsi="Arial" w:cs="Arial" w:hint="eastAsia"/>
          <w:b/>
          <w:bCs/>
          <w:sz w:val="21"/>
          <w:szCs w:val="21"/>
        </w:rPr>
        <w:t>h</w:t>
      </w:r>
      <w:r w:rsidR="001E1AC2" w:rsidRPr="007D189F">
        <w:rPr>
          <w:rFonts w:ascii="Arial" w:eastAsia="Times New Roman" w:hAnsi="Arial" w:cs="Arial"/>
          <w:b/>
          <w:bCs/>
          <w:sz w:val="21"/>
          <w:szCs w:val="21"/>
        </w:rPr>
        <w:t xml:space="preserve">e </w:t>
      </w:r>
      <w:r w:rsidR="001E1AC2">
        <w:rPr>
          <w:rFonts w:ascii="Arial" w:eastAsia="Times New Roman" w:hAnsi="Arial" w:cs="Arial"/>
          <w:b/>
          <w:bCs/>
          <w:sz w:val="21"/>
          <w:szCs w:val="21"/>
        </w:rPr>
        <w:t>Step 2 S</w:t>
      </w:r>
      <w:r w:rsidR="001E1AC2" w:rsidRPr="003A4EE5">
        <w:rPr>
          <w:rFonts w:ascii="Arial" w:eastAsia="Times New Roman" w:hAnsi="Arial" w:cs="Arial"/>
          <w:b/>
          <w:bCs/>
          <w:sz w:val="21"/>
          <w:szCs w:val="21"/>
        </w:rPr>
        <w:t>oft Cleavage</w:t>
      </w:r>
      <w:r w:rsidR="001E1AC2">
        <w:rPr>
          <w:rFonts w:ascii="Arial" w:eastAsia="Times New Roman" w:hAnsi="Arial" w:cs="Arial"/>
          <w:b/>
          <w:bCs/>
          <w:sz w:val="21"/>
          <w:szCs w:val="21"/>
        </w:rPr>
        <w:t xml:space="preserve"> IPC I</w:t>
      </w:r>
      <w:r w:rsidR="001E1AC2" w:rsidRPr="007D189F">
        <w:rPr>
          <w:rFonts w:ascii="Arial" w:eastAsia="Times New Roman" w:hAnsi="Arial" w:cs="Arial" w:hint="eastAsia"/>
          <w:b/>
          <w:bCs/>
          <w:sz w:val="21"/>
          <w:szCs w:val="21"/>
        </w:rPr>
        <w:t>tems</w:t>
      </w:r>
      <w:r w:rsidR="001E1AC2" w:rsidRPr="007D189F">
        <w:rPr>
          <w:rFonts w:ascii="Arial" w:eastAsia="Times New Roman" w:hAnsi="Arial" w:cs="Arial"/>
          <w:b/>
          <w:bCs/>
          <w:sz w:val="21"/>
          <w:szCs w:val="21"/>
        </w:rPr>
        <w:t xml:space="preserve"> Gap</w:t>
      </w:r>
      <w:r w:rsidR="001E1AC2">
        <w:rPr>
          <w:rFonts w:ascii="Arial" w:eastAsia="Times New Roman" w:hAnsi="Arial" w:cs="Arial"/>
          <w:b/>
          <w:bCs/>
          <w:sz w:val="21"/>
          <w:szCs w:val="21"/>
        </w:rPr>
        <w:t xml:space="preserve"> A</w:t>
      </w:r>
      <w:r w:rsidR="001E1AC2" w:rsidRPr="007D189F">
        <w:rPr>
          <w:rFonts w:ascii="Arial" w:eastAsia="Times New Roman" w:hAnsi="Arial" w:cs="Arial" w:hint="eastAsia"/>
          <w:b/>
          <w:bCs/>
          <w:sz w:val="21"/>
          <w:szCs w:val="21"/>
        </w:rPr>
        <w:t>sse</w:t>
      </w:r>
      <w:r w:rsidR="001E1AC2" w:rsidRPr="007D189F">
        <w:rPr>
          <w:rFonts w:ascii="Arial" w:eastAsia="Times New Roman" w:hAnsi="Arial" w:cs="Arial"/>
          <w:b/>
          <w:bCs/>
          <w:sz w:val="21"/>
          <w:szCs w:val="21"/>
        </w:rPr>
        <w:t>ssment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39"/>
        <w:gridCol w:w="873"/>
        <w:gridCol w:w="1743"/>
        <w:gridCol w:w="1888"/>
        <w:gridCol w:w="2387"/>
      </w:tblGrid>
      <w:tr w:rsidR="00A80AD0" w:rsidRPr="0075456A" w14:paraId="7B452496" w14:textId="77777777" w:rsidTr="006B1BFE">
        <w:trPr>
          <w:trHeight w:val="588"/>
          <w:tblHeader/>
          <w:jc w:val="center"/>
        </w:trPr>
        <w:tc>
          <w:tcPr>
            <w:tcW w:w="1007" w:type="pct"/>
            <w:shd w:val="clear" w:color="auto" w:fill="1F4E79" w:themeFill="accent1" w:themeFillShade="80"/>
            <w:vAlign w:val="center"/>
          </w:tcPr>
          <w:p w14:paraId="726CFB65" w14:textId="1587FB1D" w:rsidR="00A80AD0" w:rsidRPr="003B5D43" w:rsidRDefault="00A80AD0" w:rsidP="007C71B9">
            <w:pPr>
              <w:rPr>
                <w:rFonts w:ascii="Arial" w:hAnsi="Arial" w:cs="Arial"/>
                <w:b/>
                <w:color w:val="FFFFFF" w:themeColor="background1"/>
                <w:sz w:val="18"/>
                <w:szCs w:val="18"/>
              </w:rPr>
            </w:pPr>
            <w:bookmarkStart w:id="893" w:name="_Toc373005292"/>
            <w:r w:rsidRPr="003B5D43">
              <w:rPr>
                <w:rFonts w:ascii="Arial" w:hAnsi="Arial" w:cs="Arial"/>
                <w:b/>
                <w:color w:val="FFFFFF" w:themeColor="background1"/>
                <w:sz w:val="18"/>
                <w:szCs w:val="18"/>
              </w:rPr>
              <w:lastRenderedPageBreak/>
              <w:t>Process Step</w:t>
            </w:r>
          </w:p>
        </w:tc>
        <w:tc>
          <w:tcPr>
            <w:tcW w:w="506" w:type="pct"/>
            <w:shd w:val="clear" w:color="auto" w:fill="1F4E79" w:themeFill="accent1" w:themeFillShade="80"/>
          </w:tcPr>
          <w:p w14:paraId="59F54275" w14:textId="0F4DA975"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Test Item </w:t>
            </w:r>
          </w:p>
        </w:tc>
        <w:tc>
          <w:tcPr>
            <w:tcW w:w="1010" w:type="pct"/>
            <w:shd w:val="clear" w:color="auto" w:fill="1F4E79" w:themeFill="accent1" w:themeFillShade="80"/>
            <w:noWrap/>
          </w:tcPr>
          <w:p w14:paraId="31036A95" w14:textId="62DF6CA8"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Full Scale non-saleable Batch Criteria </w:t>
            </w:r>
          </w:p>
        </w:tc>
        <w:tc>
          <w:tcPr>
            <w:tcW w:w="1094" w:type="pct"/>
            <w:shd w:val="clear" w:color="auto" w:fill="1F4E79" w:themeFill="accent1" w:themeFillShade="80"/>
            <w:noWrap/>
          </w:tcPr>
          <w:p w14:paraId="6B1C9511" w14:textId="45F8CBF3"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PPQ Campaign Criteria </w:t>
            </w:r>
          </w:p>
        </w:tc>
        <w:tc>
          <w:tcPr>
            <w:tcW w:w="1383" w:type="pct"/>
            <w:shd w:val="clear" w:color="auto" w:fill="1F4E79" w:themeFill="accent1" w:themeFillShade="80"/>
          </w:tcPr>
          <w:p w14:paraId="428F9D32" w14:textId="5FAFC2C9"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GAP Assessment / Method Reference </w:t>
            </w:r>
          </w:p>
        </w:tc>
      </w:tr>
      <w:tr w:rsidR="002F4724" w:rsidRPr="0075456A" w14:paraId="40DB41A6" w14:textId="77777777" w:rsidTr="006B1BFE">
        <w:trPr>
          <w:trHeight w:val="422"/>
          <w:jc w:val="center"/>
        </w:trPr>
        <w:tc>
          <w:tcPr>
            <w:tcW w:w="1007" w:type="pct"/>
            <w:shd w:val="clear" w:color="auto" w:fill="FFFFFF"/>
            <w:vAlign w:val="center"/>
          </w:tcPr>
          <w:p w14:paraId="341B2808" w14:textId="77777777" w:rsidR="00156202" w:rsidRPr="0075456A" w:rsidRDefault="002F4724" w:rsidP="00B35322">
            <w:pPr>
              <w:spacing w:after="0"/>
              <w:rPr>
                <w:rFonts w:ascii="Arial" w:hAnsi="Arial" w:cs="Arial"/>
                <w:sz w:val="18"/>
                <w:szCs w:val="18"/>
              </w:rPr>
            </w:pPr>
            <w:r w:rsidRPr="0075456A">
              <w:rPr>
                <w:rFonts w:ascii="Arial" w:hAnsi="Arial" w:cs="Arial"/>
                <w:sz w:val="18"/>
                <w:szCs w:val="18"/>
              </w:rPr>
              <w:t>Separation</w:t>
            </w:r>
            <w:r w:rsidR="00F564F0" w:rsidRPr="0075456A">
              <w:rPr>
                <w:rFonts w:ascii="Arial" w:hAnsi="Arial" w:cs="Arial"/>
                <w:sz w:val="18"/>
                <w:szCs w:val="18"/>
              </w:rPr>
              <w:t xml:space="preserve"> </w:t>
            </w:r>
            <w:r w:rsidR="00156202" w:rsidRPr="0075456A">
              <w:rPr>
                <w:rFonts w:ascii="Arial" w:hAnsi="Arial" w:cs="Arial"/>
                <w:sz w:val="18"/>
                <w:szCs w:val="18"/>
              </w:rPr>
              <w:t>before</w:t>
            </w:r>
          </w:p>
          <w:p w14:paraId="324775E3" w14:textId="00265DA6" w:rsidR="002F4724" w:rsidRPr="0075456A" w:rsidRDefault="00156202" w:rsidP="00B35322">
            <w:pPr>
              <w:spacing w:after="0"/>
              <w:rPr>
                <w:rFonts w:ascii="Arial" w:hAnsi="Arial" w:cs="Arial"/>
                <w:sz w:val="18"/>
                <w:szCs w:val="18"/>
              </w:rPr>
            </w:pPr>
            <w:r w:rsidRPr="0075456A">
              <w:rPr>
                <w:rFonts w:ascii="Arial" w:hAnsi="Arial" w:cs="Arial"/>
                <w:sz w:val="18"/>
                <w:szCs w:val="18"/>
              </w:rPr>
              <w:t xml:space="preserve">purified water wash </w:t>
            </w:r>
          </w:p>
        </w:tc>
        <w:tc>
          <w:tcPr>
            <w:tcW w:w="506" w:type="pct"/>
            <w:shd w:val="clear" w:color="auto" w:fill="FFFFFF"/>
            <w:vAlign w:val="center"/>
          </w:tcPr>
          <w:p w14:paraId="7A824620" w14:textId="06B62596" w:rsidR="002F4724" w:rsidRPr="0075456A" w:rsidRDefault="002F4724" w:rsidP="00B35322">
            <w:pPr>
              <w:spacing w:after="0"/>
              <w:rPr>
                <w:rFonts w:ascii="Arial" w:hAnsi="Arial" w:cs="Arial"/>
                <w:sz w:val="18"/>
                <w:szCs w:val="18"/>
              </w:rPr>
            </w:pPr>
            <w:r w:rsidRPr="0075456A">
              <w:rPr>
                <w:rFonts w:ascii="Arial" w:hAnsi="Arial" w:cs="Arial"/>
                <w:sz w:val="18"/>
                <w:szCs w:val="18"/>
              </w:rPr>
              <w:t>pH value</w:t>
            </w:r>
          </w:p>
        </w:tc>
        <w:tc>
          <w:tcPr>
            <w:tcW w:w="1010" w:type="pct"/>
            <w:shd w:val="clear" w:color="auto" w:fill="FFFFFF"/>
            <w:vAlign w:val="center"/>
          </w:tcPr>
          <w:p w14:paraId="72C93075" w14:textId="1878EFF7" w:rsidR="002F4724" w:rsidRPr="0075456A" w:rsidRDefault="002F4724" w:rsidP="00B35322">
            <w:pPr>
              <w:spacing w:after="0"/>
              <w:rPr>
                <w:rFonts w:ascii="Arial" w:hAnsi="Arial" w:cs="Arial"/>
                <w:sz w:val="18"/>
                <w:szCs w:val="18"/>
              </w:rPr>
            </w:pPr>
            <w:r w:rsidRPr="0075456A">
              <w:rPr>
                <w:rFonts w:ascii="Arial" w:hAnsi="Arial" w:cs="Arial"/>
                <w:sz w:val="18"/>
                <w:szCs w:val="18"/>
              </w:rPr>
              <w:t>5</w:t>
            </w:r>
            <w:commentRangeStart w:id="894"/>
            <w:commentRangeStart w:id="895"/>
            <w:del w:id="896" w:author="Xuning Wei12232" w:date="2026-08-10T16:45:00Z">
              <w:r w:rsidRPr="0075456A" w:rsidDel="00B666AA">
                <w:rPr>
                  <w:rFonts w:ascii="Arial" w:hAnsi="Arial" w:cs="Arial"/>
                  <w:sz w:val="18"/>
                  <w:szCs w:val="18"/>
                </w:rPr>
                <w:delText>~</w:delText>
              </w:r>
            </w:del>
            <w:ins w:id="897" w:author="Xuning Wei12232" w:date="2026-08-10T16:45:00Z">
              <w:r w:rsidR="00B666AA" w:rsidRPr="0075456A">
                <w:rPr>
                  <w:rFonts w:ascii="Arial" w:hAnsi="Arial" w:cs="Arial"/>
                  <w:sz w:val="18"/>
                  <w:szCs w:val="18"/>
                </w:rPr>
                <w:t xml:space="preserve"> </w:t>
              </w:r>
            </w:ins>
            <w:commentRangeEnd w:id="894"/>
            <w:r w:rsidR="003423AB" w:rsidRPr="0075456A">
              <w:rPr>
                <w:rStyle w:val="CommentReference"/>
                <w:rFonts w:ascii="Arial" w:hAnsi="Arial" w:cs="Arial"/>
                <w:sz w:val="18"/>
                <w:szCs w:val="18"/>
              </w:rPr>
              <w:commentReference w:id="894"/>
            </w:r>
            <w:commentRangeEnd w:id="895"/>
            <w:r w:rsidRPr="0075456A">
              <w:rPr>
                <w:rStyle w:val="CommentReference"/>
              </w:rPr>
              <w:commentReference w:id="895"/>
            </w:r>
            <w:ins w:id="898" w:author="Xuning Wei12232" w:date="2026-08-10T16:45:00Z">
              <w:r w:rsidR="00B666AA" w:rsidRPr="0075456A">
                <w:rPr>
                  <w:rFonts w:ascii="Arial" w:hAnsi="Arial" w:cs="Arial"/>
                  <w:sz w:val="18"/>
                  <w:szCs w:val="18"/>
                </w:rPr>
                <w:t xml:space="preserve">- </w:t>
              </w:r>
            </w:ins>
            <w:r w:rsidRPr="0075456A">
              <w:rPr>
                <w:rFonts w:ascii="Arial" w:hAnsi="Arial" w:cs="Arial"/>
                <w:sz w:val="18"/>
                <w:szCs w:val="18"/>
              </w:rPr>
              <w:t>7</w:t>
            </w:r>
          </w:p>
        </w:tc>
        <w:tc>
          <w:tcPr>
            <w:tcW w:w="1094" w:type="pct"/>
            <w:shd w:val="clear" w:color="auto" w:fill="FFFFFF"/>
            <w:noWrap/>
            <w:vAlign w:val="center"/>
          </w:tcPr>
          <w:p w14:paraId="2B54FC01" w14:textId="02D672A9" w:rsidR="002F4724" w:rsidRPr="0075456A" w:rsidRDefault="002F4724" w:rsidP="00B35322">
            <w:pPr>
              <w:spacing w:after="0"/>
              <w:rPr>
                <w:rFonts w:ascii="Arial" w:hAnsi="Arial" w:cs="Arial"/>
                <w:sz w:val="18"/>
                <w:szCs w:val="18"/>
              </w:rPr>
            </w:pPr>
            <w:r w:rsidRPr="0075456A">
              <w:rPr>
                <w:rFonts w:ascii="Arial" w:hAnsi="Arial" w:cs="Arial"/>
                <w:sz w:val="18"/>
                <w:szCs w:val="18"/>
              </w:rPr>
              <w:t>5</w:t>
            </w:r>
            <w:ins w:id="899" w:author="Xuning Wei12232" w:date="2026-08-10T16:45:00Z">
              <w:r w:rsidR="00B666AA" w:rsidRPr="0075456A">
                <w:rPr>
                  <w:rFonts w:ascii="Arial" w:hAnsi="Arial" w:cs="Arial"/>
                  <w:sz w:val="18"/>
                  <w:szCs w:val="18"/>
                </w:rPr>
                <w:t xml:space="preserve"> - </w:t>
              </w:r>
            </w:ins>
            <w:del w:id="900" w:author="Xuning Wei12232" w:date="2026-08-10T16:45:00Z">
              <w:r w:rsidRPr="0075456A" w:rsidDel="00B666AA">
                <w:rPr>
                  <w:rFonts w:ascii="Arial" w:hAnsi="Arial" w:cs="Arial"/>
                  <w:sz w:val="18"/>
                  <w:szCs w:val="18"/>
                </w:rPr>
                <w:delText>~</w:delText>
              </w:r>
            </w:del>
            <w:r w:rsidRPr="0075456A">
              <w:rPr>
                <w:rFonts w:ascii="Arial" w:hAnsi="Arial" w:cs="Arial"/>
                <w:sz w:val="18"/>
                <w:szCs w:val="18"/>
              </w:rPr>
              <w:t>7</w:t>
            </w:r>
          </w:p>
        </w:tc>
        <w:tc>
          <w:tcPr>
            <w:tcW w:w="1383" w:type="pct"/>
            <w:vAlign w:val="center"/>
          </w:tcPr>
          <w:p w14:paraId="765483CF" w14:textId="4D786DDE"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AM-140020-018</w:t>
            </w:r>
          </w:p>
        </w:tc>
      </w:tr>
      <w:tr w:rsidR="002F4724" w:rsidRPr="0075456A" w14:paraId="4448D84E" w14:textId="77777777" w:rsidTr="006B1BFE">
        <w:trPr>
          <w:trHeight w:val="422"/>
          <w:jc w:val="center"/>
        </w:trPr>
        <w:tc>
          <w:tcPr>
            <w:tcW w:w="1007" w:type="pct"/>
            <w:shd w:val="clear" w:color="auto" w:fill="FFFFFF"/>
            <w:vAlign w:val="center"/>
          </w:tcPr>
          <w:p w14:paraId="7567735F" w14:textId="3DD0D48E" w:rsidR="002F4724" w:rsidRPr="0075456A" w:rsidRDefault="002F4724" w:rsidP="00B35322">
            <w:pPr>
              <w:spacing w:after="0"/>
              <w:rPr>
                <w:rFonts w:ascii="Arial" w:hAnsi="Arial" w:cs="Arial"/>
                <w:sz w:val="18"/>
                <w:szCs w:val="18"/>
              </w:rPr>
            </w:pPr>
            <w:r w:rsidRPr="0075456A">
              <w:rPr>
                <w:rFonts w:ascii="Arial" w:hAnsi="Arial" w:cs="Arial"/>
                <w:sz w:val="18"/>
                <w:szCs w:val="18"/>
              </w:rPr>
              <w:t>Dry</w:t>
            </w:r>
          </w:p>
        </w:tc>
        <w:tc>
          <w:tcPr>
            <w:tcW w:w="506" w:type="pct"/>
            <w:shd w:val="clear" w:color="auto" w:fill="FFFFFF"/>
            <w:vAlign w:val="center"/>
          </w:tcPr>
          <w:p w14:paraId="1CC20271" w14:textId="07A83108" w:rsidR="002F4724" w:rsidRPr="0075456A" w:rsidRDefault="002F4724" w:rsidP="00B35322">
            <w:pPr>
              <w:spacing w:after="0"/>
              <w:rPr>
                <w:rFonts w:ascii="Arial" w:hAnsi="Arial" w:cs="Arial"/>
                <w:sz w:val="18"/>
                <w:szCs w:val="18"/>
              </w:rPr>
            </w:pPr>
            <w:r w:rsidRPr="0075456A">
              <w:rPr>
                <w:rFonts w:ascii="Arial" w:hAnsi="Arial" w:cs="Arial"/>
                <w:sz w:val="18"/>
                <w:szCs w:val="18"/>
              </w:rPr>
              <w:t>KF</w:t>
            </w:r>
          </w:p>
        </w:tc>
        <w:tc>
          <w:tcPr>
            <w:tcW w:w="1010" w:type="pct"/>
            <w:shd w:val="clear" w:color="auto" w:fill="FFFFFF"/>
            <w:vAlign w:val="center"/>
          </w:tcPr>
          <w:p w14:paraId="59E47780" w14:textId="4297D631"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094" w:type="pct"/>
            <w:shd w:val="clear" w:color="auto" w:fill="FFFFFF"/>
            <w:noWrap/>
            <w:vAlign w:val="center"/>
          </w:tcPr>
          <w:p w14:paraId="2CC94A29" w14:textId="5085CDBD"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383" w:type="pct"/>
            <w:vAlign w:val="center"/>
          </w:tcPr>
          <w:p w14:paraId="412EC682" w14:textId="201BBB16"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AM-140020-023</w:t>
            </w:r>
          </w:p>
        </w:tc>
      </w:tr>
    </w:tbl>
    <w:bookmarkEnd w:id="893"/>
    <w:p w14:paraId="334AE1E5" w14:textId="4D57008F" w:rsidR="001E1AC2" w:rsidRPr="00E67200" w:rsidRDefault="7F4C6C9D" w:rsidP="001E1AC2">
      <w:pPr>
        <w:spacing w:beforeLines="50" w:before="120" w:afterLines="50" w:after="120" w:line="360" w:lineRule="auto"/>
        <w:contextualSpacing/>
        <w:jc w:val="both"/>
        <w:rPr>
          <w:rFonts w:ascii="Arial" w:hAnsi="Arial" w:cs="Arial"/>
          <w:sz w:val="21"/>
          <w:szCs w:val="21"/>
        </w:rPr>
      </w:pPr>
      <w:r w:rsidRPr="00E67200">
        <w:rPr>
          <w:rFonts w:ascii="Arial" w:hAnsi="Arial" w:cs="Arial"/>
          <w:b/>
          <w:sz w:val="21"/>
          <w:szCs w:val="21"/>
        </w:rPr>
        <w:t>Conclusion:</w:t>
      </w:r>
      <w:r w:rsidRPr="00E67200">
        <w:rPr>
          <w:rFonts w:ascii="Arial" w:hAnsi="Arial" w:cs="Arial"/>
          <w:sz w:val="21"/>
          <w:szCs w:val="21"/>
        </w:rPr>
        <w:t xml:space="preserve"> No gaps exist in the in-process control items or methods for step 2 soft </w:t>
      </w:r>
      <w:r w:rsidR="5D77E5DF" w:rsidRPr="00E67200">
        <w:rPr>
          <w:rFonts w:ascii="Arial" w:hAnsi="Arial" w:cs="Arial"/>
          <w:sz w:val="21"/>
          <w:szCs w:val="21"/>
        </w:rPr>
        <w:t>cleavage of</w:t>
      </w:r>
      <w:r w:rsidR="04572CD5" w:rsidRPr="00E67200">
        <w:rPr>
          <w:rFonts w:ascii="Arial" w:hAnsi="Arial" w:cs="Arial"/>
          <w:sz w:val="21"/>
          <w:szCs w:val="21"/>
        </w:rPr>
        <w:t xml:space="preserve"> LSN4182924 / ASYM-140020</w:t>
      </w:r>
      <w:r w:rsidRPr="00E67200">
        <w:rPr>
          <w:rFonts w:ascii="Arial" w:hAnsi="Arial" w:cs="Arial"/>
          <w:sz w:val="21"/>
          <w:szCs w:val="21"/>
        </w:rPr>
        <w:t xml:space="preserve"> between the Full Scale non-saleable batch and PPQ </w:t>
      </w:r>
      <w:commentRangeStart w:id="901"/>
      <w:commentRangeStart w:id="902"/>
      <w:r w:rsidRPr="00E67200">
        <w:rPr>
          <w:rFonts w:ascii="Arial" w:hAnsi="Arial" w:cs="Arial"/>
          <w:sz w:val="21"/>
          <w:szCs w:val="21"/>
        </w:rPr>
        <w:t>campaign</w:t>
      </w:r>
      <w:commentRangeEnd w:id="901"/>
      <w:r w:rsidR="002F4724" w:rsidRPr="00E67200">
        <w:rPr>
          <w:rFonts w:ascii="Arial" w:hAnsi="Arial" w:cs="Arial"/>
          <w:sz w:val="21"/>
          <w:szCs w:val="21"/>
        </w:rPr>
        <w:commentReference w:id="901"/>
      </w:r>
      <w:commentRangeEnd w:id="902"/>
      <w:r w:rsidRPr="00E67200">
        <w:rPr>
          <w:rFonts w:ascii="Arial" w:hAnsi="Arial" w:cs="Arial"/>
          <w:sz w:val="21"/>
          <w:szCs w:val="21"/>
        </w:rPr>
        <w:commentReference w:id="902"/>
      </w:r>
      <w:r w:rsidRPr="00E67200">
        <w:rPr>
          <w:rFonts w:ascii="Arial" w:hAnsi="Arial" w:cs="Arial"/>
          <w:sz w:val="21"/>
          <w:szCs w:val="21"/>
        </w:rPr>
        <w:t xml:space="preserve">. </w:t>
      </w:r>
    </w:p>
    <w:p w14:paraId="104FFB98" w14:textId="77777777" w:rsidR="001E1AC2" w:rsidRPr="00991369" w:rsidRDefault="001E1AC2" w:rsidP="004C28FA">
      <w:pPr>
        <w:pStyle w:val="3"/>
        <w:keepNext w:val="0"/>
        <w:keepLines w:val="0"/>
        <w:spacing w:before="0" w:after="160" w:line="259" w:lineRule="auto"/>
        <w:rPr>
          <w:rFonts w:ascii="Arial" w:hAnsi="Arial" w:cs="Arial"/>
          <w:bCs w:val="0"/>
          <w:sz w:val="21"/>
          <w:szCs w:val="21"/>
        </w:rPr>
      </w:pPr>
      <w:bookmarkStart w:id="903" w:name="_Toc243079870"/>
      <w:bookmarkStart w:id="904" w:name="_Toc244012615"/>
      <w:r w:rsidRPr="00991369">
        <w:rPr>
          <w:rFonts w:ascii="Arial" w:hAnsi="Arial" w:cs="Arial"/>
          <w:bCs w:val="0"/>
          <w:sz w:val="21"/>
          <w:szCs w:val="21"/>
        </w:rPr>
        <w:t>3.4.3 A</w:t>
      </w:r>
      <w:r w:rsidRPr="00991369">
        <w:rPr>
          <w:rFonts w:ascii="Arial" w:hAnsi="Arial" w:cs="Arial" w:hint="eastAsia"/>
          <w:bCs w:val="0"/>
          <w:sz w:val="21"/>
          <w:szCs w:val="21"/>
        </w:rPr>
        <w:t>naly</w:t>
      </w:r>
      <w:r w:rsidRPr="00991369">
        <w:rPr>
          <w:rFonts w:ascii="Arial" w:hAnsi="Arial" w:cs="Arial"/>
          <w:bCs w:val="0"/>
          <w:sz w:val="21"/>
          <w:szCs w:val="21"/>
        </w:rPr>
        <w:t>tical Methods</w:t>
      </w:r>
      <w:bookmarkEnd w:id="903"/>
      <w:bookmarkEnd w:id="904"/>
      <w:r w:rsidRPr="00991369">
        <w:rPr>
          <w:rFonts w:ascii="Arial" w:hAnsi="Arial" w:cs="Arial"/>
          <w:bCs w:val="0"/>
          <w:sz w:val="21"/>
          <w:szCs w:val="21"/>
        </w:rPr>
        <w:t> </w:t>
      </w:r>
    </w:p>
    <w:p w14:paraId="6773BA54" w14:textId="77777777" w:rsidR="001E1AC2" w:rsidRPr="00F4423D" w:rsidRDefault="001E1AC2" w:rsidP="001E1AC2">
      <w:pPr>
        <w:spacing w:beforeLines="50" w:before="120" w:afterLines="50" w:after="120" w:line="360" w:lineRule="auto"/>
        <w:contextualSpacing/>
        <w:jc w:val="both"/>
        <w:rPr>
          <w:rFonts w:ascii="Arial" w:hAnsi="Arial" w:cs="Arial"/>
          <w:b/>
          <w:color w:val="0000FF"/>
          <w:sz w:val="21"/>
          <w:szCs w:val="21"/>
        </w:rPr>
      </w:pPr>
      <w:proofErr w:type="gramStart"/>
      <w:r w:rsidRPr="00F4423D">
        <w:rPr>
          <w:rFonts w:ascii="Arial" w:hAnsi="Arial" w:cs="Arial"/>
          <w:b/>
          <w:color w:val="0000FF"/>
          <w:sz w:val="21"/>
          <w:szCs w:val="21"/>
        </w:rPr>
        <w:t>a</w:t>
      </w:r>
      <w:proofErr w:type="gramEnd"/>
      <w:r w:rsidRPr="00F4423D">
        <w:rPr>
          <w:rFonts w:ascii="Arial" w:hAnsi="Arial" w:cs="Arial"/>
          <w:b/>
          <w:color w:val="0000FF"/>
          <w:sz w:val="21"/>
          <w:szCs w:val="21"/>
        </w:rPr>
        <w:t>). The In-Process Control (IPC) Method V</w:t>
      </w:r>
      <w:r w:rsidRPr="00F4423D">
        <w:rPr>
          <w:rFonts w:ascii="Arial" w:hAnsi="Arial" w:cs="Arial" w:hint="eastAsia"/>
          <w:b/>
          <w:color w:val="0000FF"/>
          <w:sz w:val="21"/>
          <w:szCs w:val="21"/>
        </w:rPr>
        <w:t>ali</w:t>
      </w:r>
      <w:r w:rsidRPr="00F4423D">
        <w:rPr>
          <w:rFonts w:ascii="Arial" w:hAnsi="Arial" w:cs="Arial"/>
          <w:b/>
          <w:color w:val="0000FF"/>
          <w:sz w:val="21"/>
          <w:szCs w:val="21"/>
        </w:rPr>
        <w:t xml:space="preserve">dation </w:t>
      </w:r>
    </w:p>
    <w:p w14:paraId="1C27D2B3" w14:textId="49AEA324" w:rsidR="001E1AC2" w:rsidRPr="001F7537" w:rsidRDefault="001E1AC2" w:rsidP="001E1AC2">
      <w:pPr>
        <w:spacing w:beforeLines="50" w:before="120" w:afterLines="50" w:after="120" w:line="360" w:lineRule="auto"/>
        <w:contextualSpacing/>
        <w:jc w:val="both"/>
        <w:rPr>
          <w:rFonts w:ascii="Arial" w:hAnsi="Arial" w:cs="Arial"/>
          <w:color w:val="0000FF"/>
          <w:sz w:val="21"/>
          <w:szCs w:val="21"/>
        </w:rPr>
      </w:pPr>
      <w:r w:rsidRPr="00F4423D">
        <w:rPr>
          <w:rFonts w:ascii="Arial" w:hAnsi="Arial" w:cs="Arial"/>
          <w:color w:val="0000FF"/>
          <w:sz w:val="21"/>
          <w:szCs w:val="21"/>
        </w:rPr>
        <w:t>Th</w:t>
      </w:r>
      <w:r w:rsidRPr="001F7537">
        <w:rPr>
          <w:rFonts w:ascii="Arial" w:hAnsi="Arial" w:cs="Arial"/>
          <w:color w:val="0000FF"/>
          <w:sz w:val="21"/>
          <w:szCs w:val="21"/>
        </w:rPr>
        <w:t xml:space="preserve">e completion status of method transfer/validation for step 1~2 IPC methods is shown in Table 10. </w:t>
      </w:r>
    </w:p>
    <w:p w14:paraId="3ECAD992" w14:textId="77777777" w:rsidR="001E1AC2" w:rsidRPr="001F7537" w:rsidRDefault="001E1AC2" w:rsidP="00E67200">
      <w:pPr>
        <w:spacing w:after="0" w:line="240" w:lineRule="auto"/>
        <w:jc w:val="center"/>
        <w:rPr>
          <w:rFonts w:ascii="Arial" w:hAnsi="Arial" w:cs="Arial"/>
          <w:b/>
          <w:bCs/>
          <w:color w:val="0000FF"/>
          <w:sz w:val="21"/>
          <w:szCs w:val="21"/>
        </w:rPr>
      </w:pPr>
      <w:r w:rsidRPr="001F7537">
        <w:rPr>
          <w:rFonts w:ascii="Arial" w:eastAsia="Times New Roman" w:hAnsi="Arial" w:cs="Arial"/>
          <w:b/>
          <w:bCs/>
          <w:color w:val="0000FF"/>
          <w:sz w:val="21"/>
          <w:szCs w:val="21"/>
        </w:rPr>
        <w:t>Table 10: T</w:t>
      </w:r>
      <w:r w:rsidRPr="001F7537">
        <w:rPr>
          <w:rFonts w:ascii="Arial" w:eastAsia="Times New Roman" w:hAnsi="Arial" w:cs="Arial" w:hint="eastAsia"/>
          <w:b/>
          <w:bCs/>
          <w:color w:val="0000FF"/>
          <w:sz w:val="21"/>
          <w:szCs w:val="21"/>
        </w:rPr>
        <w:t>h</w:t>
      </w:r>
      <w:r w:rsidRPr="001F7537">
        <w:rPr>
          <w:rFonts w:ascii="Arial" w:eastAsia="Times New Roman" w:hAnsi="Arial" w:cs="Arial"/>
          <w:b/>
          <w:bCs/>
          <w:color w:val="0000FF"/>
          <w:sz w:val="21"/>
          <w:szCs w:val="21"/>
        </w:rPr>
        <w:t>e Summary of IPC Method V</w:t>
      </w:r>
      <w:r w:rsidRPr="001F7537">
        <w:rPr>
          <w:rFonts w:asciiTheme="minorEastAsia" w:hAnsiTheme="minorEastAsia" w:cs="Arial" w:hint="eastAsia"/>
          <w:b/>
          <w:bCs/>
          <w:color w:val="0000FF"/>
          <w:sz w:val="21"/>
          <w:szCs w:val="21"/>
        </w:rPr>
        <w:t>ali</w:t>
      </w:r>
      <w:r w:rsidRPr="001F7537">
        <w:rPr>
          <w:rFonts w:asciiTheme="minorEastAsia" w:hAnsiTheme="minorEastAsia" w:cs="Arial"/>
          <w:b/>
          <w:bCs/>
          <w:color w:val="0000FF"/>
          <w:sz w:val="21"/>
          <w:szCs w:val="21"/>
        </w:rPr>
        <w:t>dation</w:t>
      </w:r>
    </w:p>
    <w:tbl>
      <w:tblPr>
        <w:tblStyle w:val="14"/>
        <w:tblW w:w="5000" w:type="pct"/>
        <w:tblLayout w:type="fixed"/>
        <w:tblLook w:val="04A0" w:firstRow="1" w:lastRow="0" w:firstColumn="1" w:lastColumn="0" w:noHBand="0" w:noVBand="1"/>
      </w:tblPr>
      <w:tblGrid>
        <w:gridCol w:w="695"/>
        <w:gridCol w:w="2564"/>
        <w:gridCol w:w="2266"/>
        <w:gridCol w:w="849"/>
        <w:gridCol w:w="2256"/>
      </w:tblGrid>
      <w:tr w:rsidR="00F4423D" w:rsidRPr="001F7537" w14:paraId="62F2A579" w14:textId="77777777" w:rsidTr="002B4319">
        <w:trPr>
          <w:trHeight w:val="468"/>
          <w:tblHeader/>
        </w:trPr>
        <w:tc>
          <w:tcPr>
            <w:tcW w:w="402" w:type="pct"/>
            <w:shd w:val="clear" w:color="auto" w:fill="1F4E79" w:themeFill="accent1" w:themeFillShade="80"/>
            <w:vAlign w:val="center"/>
          </w:tcPr>
          <w:p w14:paraId="73152C9C"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Step No</w:t>
            </w:r>
          </w:p>
        </w:tc>
        <w:tc>
          <w:tcPr>
            <w:tcW w:w="1485" w:type="pct"/>
            <w:shd w:val="clear" w:color="auto" w:fill="1F4E79" w:themeFill="accent1" w:themeFillShade="80"/>
            <w:vAlign w:val="center"/>
            <w:hideMark/>
          </w:tcPr>
          <w:p w14:paraId="0E5D510A"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PPQ Batches Method</w:t>
            </w:r>
          </w:p>
        </w:tc>
        <w:tc>
          <w:tcPr>
            <w:tcW w:w="1313" w:type="pct"/>
            <w:shd w:val="clear" w:color="auto" w:fill="1F4E79" w:themeFill="accent1" w:themeFillShade="80"/>
            <w:vAlign w:val="center"/>
          </w:tcPr>
          <w:p w14:paraId="2CFAA38F"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Validation Protocol</w:t>
            </w:r>
          </w:p>
        </w:tc>
        <w:tc>
          <w:tcPr>
            <w:tcW w:w="492" w:type="pct"/>
            <w:shd w:val="clear" w:color="auto" w:fill="1F4E79" w:themeFill="accent1" w:themeFillShade="80"/>
            <w:vAlign w:val="center"/>
          </w:tcPr>
          <w:p w14:paraId="26615DE6"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Validation experiment</w:t>
            </w:r>
          </w:p>
        </w:tc>
        <w:tc>
          <w:tcPr>
            <w:tcW w:w="1307" w:type="pct"/>
            <w:shd w:val="clear" w:color="auto" w:fill="1F4E79" w:themeFill="accent1" w:themeFillShade="80"/>
            <w:vAlign w:val="center"/>
          </w:tcPr>
          <w:p w14:paraId="005BF5D5"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bCs/>
                <w:color w:val="FFFFFF" w:themeColor="background1"/>
                <w:sz w:val="18"/>
                <w:szCs w:val="18"/>
              </w:rPr>
              <w:t>Validation repo</w:t>
            </w:r>
            <w:commentRangeStart w:id="905"/>
            <w:commentRangeStart w:id="906"/>
            <w:r w:rsidRPr="001F7537">
              <w:rPr>
                <w:rFonts w:eastAsiaTheme="minorEastAsia"/>
                <w:b/>
                <w:bCs/>
                <w:color w:val="FFFFFF" w:themeColor="background1"/>
                <w:sz w:val="18"/>
                <w:szCs w:val="18"/>
              </w:rPr>
              <w:t>rt</w:t>
            </w:r>
            <w:commentRangeEnd w:id="905"/>
            <w:r w:rsidRPr="001F7537">
              <w:rPr>
                <w:rStyle w:val="af5"/>
                <w:rFonts w:eastAsiaTheme="minorEastAsia"/>
                <w:b/>
                <w:bCs/>
                <w:color w:val="FFFFFF" w:themeColor="background1"/>
                <w:sz w:val="18"/>
                <w:szCs w:val="18"/>
              </w:rPr>
              <w:commentReference w:id="905"/>
            </w:r>
            <w:commentRangeEnd w:id="906"/>
            <w:r w:rsidRPr="001F7537">
              <w:rPr>
                <w:rStyle w:val="af5"/>
                <w:color w:val="FFFFFF" w:themeColor="background1"/>
              </w:rPr>
              <w:commentReference w:id="906"/>
            </w:r>
          </w:p>
        </w:tc>
      </w:tr>
      <w:tr w:rsidR="00F4423D" w:rsidRPr="001F7537" w14:paraId="63A8AC94" w14:textId="77777777" w:rsidTr="002B4319">
        <w:trPr>
          <w:trHeight w:val="275"/>
        </w:trPr>
        <w:tc>
          <w:tcPr>
            <w:tcW w:w="402" w:type="pct"/>
            <w:vMerge w:val="restart"/>
            <w:vAlign w:val="center"/>
          </w:tcPr>
          <w:p w14:paraId="11C2FC89" w14:textId="77777777" w:rsidR="001E1AC2" w:rsidRPr="001F7537" w:rsidRDefault="001E1AC2" w:rsidP="00E23FD0">
            <w:pPr>
              <w:jc w:val="center"/>
              <w:rPr>
                <w:rFonts w:eastAsia="等线"/>
                <w:bCs/>
                <w:color w:val="0000FF"/>
                <w:sz w:val="18"/>
                <w:szCs w:val="18"/>
              </w:rPr>
            </w:pPr>
            <w:r w:rsidRPr="001F7537">
              <w:rPr>
                <w:rFonts w:eastAsia="等线" w:hint="eastAsia"/>
                <w:color w:val="0000FF"/>
                <w:sz w:val="18"/>
                <w:szCs w:val="18"/>
              </w:rPr>
              <w:t>S</w:t>
            </w:r>
            <w:r w:rsidRPr="001F7537">
              <w:rPr>
                <w:rFonts w:eastAsia="等线"/>
                <w:color w:val="0000FF"/>
                <w:sz w:val="18"/>
                <w:szCs w:val="18"/>
              </w:rPr>
              <w:t>tep1</w:t>
            </w:r>
          </w:p>
        </w:tc>
        <w:tc>
          <w:tcPr>
            <w:tcW w:w="1485" w:type="pct"/>
            <w:vAlign w:val="center"/>
            <w:hideMark/>
          </w:tcPr>
          <w:p w14:paraId="005ED303" w14:textId="6A9EB46C" w:rsidR="001E1AC2" w:rsidRPr="001F7537" w:rsidRDefault="001E1AC2" w:rsidP="00E23FD0">
            <w:pPr>
              <w:jc w:val="center"/>
              <w:rPr>
                <w:rFonts w:eastAsia="等线"/>
                <w:bCs/>
                <w:color w:val="0000FF"/>
                <w:sz w:val="18"/>
                <w:szCs w:val="18"/>
              </w:rPr>
            </w:pPr>
            <w:r w:rsidRPr="001F7537">
              <w:rPr>
                <w:color w:val="0000FF"/>
                <w:sz w:val="18"/>
                <w:szCs w:val="18"/>
                <w:lang w:eastAsia="ja-JP"/>
              </w:rPr>
              <w:t>AM-YL000336-004</w:t>
            </w:r>
            <w:r w:rsidR="001F7537" w:rsidRPr="001F7537">
              <w:rPr>
                <w:color w:val="0000FF"/>
                <w:sz w:val="18"/>
                <w:szCs w:val="18"/>
                <w:lang w:eastAsia="ja-JP"/>
              </w:rPr>
              <w:t>.03</w:t>
            </w:r>
          </w:p>
        </w:tc>
        <w:tc>
          <w:tcPr>
            <w:tcW w:w="1313" w:type="pct"/>
            <w:vAlign w:val="center"/>
          </w:tcPr>
          <w:p w14:paraId="50D1D941"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AM-YL000336-004-VP-01.01</w:t>
            </w:r>
          </w:p>
          <w:p w14:paraId="1D88712D"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Date: 05/29/2026)</w:t>
            </w:r>
          </w:p>
        </w:tc>
        <w:tc>
          <w:tcPr>
            <w:tcW w:w="492" w:type="pct"/>
            <w:vAlign w:val="center"/>
          </w:tcPr>
          <w:p w14:paraId="166A960E" w14:textId="77777777" w:rsidR="001E1AC2" w:rsidRPr="001F7537" w:rsidRDefault="001E1AC2" w:rsidP="00E23FD0">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120B4E3C"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AM-YL000336-004-VR-01.01</w:t>
            </w:r>
          </w:p>
          <w:p w14:paraId="56C521A5"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 Date: 09/08/2026)</w:t>
            </w:r>
          </w:p>
        </w:tc>
      </w:tr>
      <w:tr w:rsidR="00F4423D" w:rsidRPr="001F7537" w14:paraId="48C6C972" w14:textId="77777777" w:rsidTr="002B4319">
        <w:trPr>
          <w:trHeight w:val="275"/>
        </w:trPr>
        <w:tc>
          <w:tcPr>
            <w:tcW w:w="402" w:type="pct"/>
            <w:vMerge/>
            <w:vAlign w:val="center"/>
          </w:tcPr>
          <w:p w14:paraId="58F18A59" w14:textId="77777777" w:rsidR="001E1AC2" w:rsidRPr="001F7537" w:rsidRDefault="001E1AC2" w:rsidP="00E23FD0">
            <w:pPr>
              <w:jc w:val="center"/>
              <w:rPr>
                <w:rFonts w:eastAsia="等线"/>
                <w:bCs/>
                <w:color w:val="0000FF"/>
                <w:sz w:val="18"/>
                <w:szCs w:val="18"/>
              </w:rPr>
            </w:pPr>
          </w:p>
        </w:tc>
        <w:tc>
          <w:tcPr>
            <w:tcW w:w="1485" w:type="pct"/>
            <w:vAlign w:val="center"/>
            <w:hideMark/>
          </w:tcPr>
          <w:p w14:paraId="45555757" w14:textId="6165C4AA" w:rsidR="001E1AC2" w:rsidRPr="001F7537" w:rsidRDefault="001E1AC2" w:rsidP="00E23FD0">
            <w:pPr>
              <w:jc w:val="center"/>
              <w:rPr>
                <w:color w:val="0000FF"/>
              </w:rPr>
            </w:pPr>
            <w:r w:rsidRPr="001F7537">
              <w:rPr>
                <w:color w:val="0000FF"/>
                <w:sz w:val="18"/>
                <w:szCs w:val="18"/>
                <w:lang w:eastAsia="ja-JP"/>
              </w:rPr>
              <w:t>Establish a dedicated method for PPQ batch: AM-140020-029</w:t>
            </w:r>
            <w:r w:rsidR="001F7537" w:rsidRPr="001F7537">
              <w:rPr>
                <w:color w:val="0000FF"/>
                <w:sz w:val="18"/>
                <w:szCs w:val="18"/>
                <w:lang w:eastAsia="ja-JP"/>
              </w:rPr>
              <w:t>.02</w:t>
            </w:r>
          </w:p>
          <w:p w14:paraId="76048ABB" w14:textId="02EC3735"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w:t>
            </w:r>
            <w:proofErr w:type="spellStart"/>
            <w:r w:rsidRPr="001F7537">
              <w:rPr>
                <w:rFonts w:eastAsia="Times New Roman"/>
                <w:color w:val="0000FF"/>
                <w:sz w:val="18"/>
                <w:szCs w:val="18"/>
              </w:rPr>
              <w:t>Ninhydrin</w:t>
            </w:r>
            <w:proofErr w:type="spellEnd"/>
            <w:r w:rsidRPr="001F7537">
              <w:rPr>
                <w:rFonts w:eastAsia="Times New Roman"/>
                <w:color w:val="0000FF"/>
                <w:sz w:val="18"/>
                <w:szCs w:val="18"/>
              </w:rPr>
              <w:t xml:space="preserve"> test)</w:t>
            </w:r>
          </w:p>
        </w:tc>
        <w:tc>
          <w:tcPr>
            <w:tcW w:w="1313" w:type="pct"/>
            <w:vAlign w:val="center"/>
          </w:tcPr>
          <w:p w14:paraId="274B17E1" w14:textId="7E366FFB"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AM-140020-029-VP-01.01</w:t>
            </w:r>
          </w:p>
          <w:p w14:paraId="06DFD49B" w14:textId="2107ED28"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07/01</w:t>
            </w:r>
            <w:r w:rsidRPr="001F7537">
              <w:rPr>
                <w:rFonts w:eastAsia="Times New Roman"/>
                <w:color w:val="0000FF"/>
                <w:sz w:val="18"/>
                <w:szCs w:val="18"/>
              </w:rPr>
              <w:t>/2026)</w:t>
            </w:r>
          </w:p>
        </w:tc>
        <w:tc>
          <w:tcPr>
            <w:tcW w:w="492" w:type="pct"/>
            <w:vAlign w:val="center"/>
          </w:tcPr>
          <w:p w14:paraId="53EBE4D2" w14:textId="77777777" w:rsidR="001E1AC2" w:rsidRPr="001F7537" w:rsidRDefault="001E1AC2" w:rsidP="00E23FD0">
            <w:pPr>
              <w:spacing w:line="259" w:lineRule="auto"/>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1BB63411" w14:textId="18220EDA"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AM-140020-029-VR-01.01</w:t>
            </w:r>
          </w:p>
          <w:p w14:paraId="37F8399B" w14:textId="78519910" w:rsidR="001E1AC2" w:rsidRPr="001F7537" w:rsidRDefault="001E1AC2" w:rsidP="001F7537">
            <w:pPr>
              <w:spacing w:line="259" w:lineRule="auto"/>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09/10</w:t>
            </w:r>
            <w:r w:rsidRPr="001F7537">
              <w:rPr>
                <w:rFonts w:eastAsia="Times New Roman"/>
                <w:color w:val="0000FF"/>
                <w:sz w:val="18"/>
                <w:szCs w:val="18"/>
              </w:rPr>
              <w:t>/2026)</w:t>
            </w:r>
          </w:p>
        </w:tc>
      </w:tr>
      <w:tr w:rsidR="00F4423D" w:rsidRPr="001F7537" w14:paraId="10F21FE7" w14:textId="77777777" w:rsidTr="002B4319">
        <w:trPr>
          <w:trHeight w:val="275"/>
        </w:trPr>
        <w:tc>
          <w:tcPr>
            <w:tcW w:w="402" w:type="pct"/>
            <w:vMerge/>
            <w:vAlign w:val="center"/>
          </w:tcPr>
          <w:p w14:paraId="5FE78959" w14:textId="77777777" w:rsidR="001E1AC2" w:rsidRPr="001F7537" w:rsidRDefault="001E1AC2" w:rsidP="001E1AC2">
            <w:pPr>
              <w:jc w:val="center"/>
              <w:rPr>
                <w:rFonts w:eastAsia="等线"/>
                <w:bCs/>
                <w:color w:val="0000FF"/>
                <w:sz w:val="18"/>
                <w:szCs w:val="18"/>
              </w:rPr>
            </w:pPr>
          </w:p>
        </w:tc>
        <w:tc>
          <w:tcPr>
            <w:tcW w:w="1485" w:type="pct"/>
            <w:vAlign w:val="center"/>
          </w:tcPr>
          <w:p w14:paraId="50AD4553" w14:textId="172F2926" w:rsidR="001E1AC2" w:rsidRPr="001F7537" w:rsidRDefault="001E1AC2" w:rsidP="001E1AC2">
            <w:pPr>
              <w:jc w:val="center"/>
              <w:rPr>
                <w:color w:val="0000FF"/>
              </w:rPr>
            </w:pPr>
            <w:r w:rsidRPr="001F7537">
              <w:rPr>
                <w:color w:val="0000FF"/>
                <w:sz w:val="18"/>
                <w:szCs w:val="18"/>
                <w:lang w:eastAsia="ja-JP"/>
              </w:rPr>
              <w:t>Establish a dedicated method for PPQ batch: AM-140020-031</w:t>
            </w:r>
            <w:r w:rsidR="001F7537" w:rsidRPr="001F7537">
              <w:rPr>
                <w:color w:val="0000FF"/>
                <w:sz w:val="18"/>
                <w:szCs w:val="18"/>
                <w:lang w:eastAsia="ja-JP"/>
              </w:rPr>
              <w:t>.02</w:t>
            </w:r>
          </w:p>
          <w:p w14:paraId="508CFE29" w14:textId="1D716E46" w:rsidR="001E1AC2" w:rsidRPr="001F7537" w:rsidRDefault="001E1AC2" w:rsidP="001E1AC2">
            <w:pPr>
              <w:jc w:val="center"/>
              <w:rPr>
                <w:color w:val="0000FF"/>
                <w:sz w:val="18"/>
                <w:szCs w:val="18"/>
                <w:lang w:eastAsia="ja-JP"/>
              </w:rPr>
            </w:pPr>
            <w:r w:rsidRPr="001F7537">
              <w:rPr>
                <w:rFonts w:eastAsia="Times New Roman"/>
                <w:color w:val="0000FF"/>
                <w:sz w:val="18"/>
                <w:szCs w:val="18"/>
              </w:rPr>
              <w:t>(Bromophenol blue)</w:t>
            </w:r>
          </w:p>
        </w:tc>
        <w:tc>
          <w:tcPr>
            <w:tcW w:w="1313" w:type="pct"/>
            <w:vAlign w:val="center"/>
          </w:tcPr>
          <w:p w14:paraId="72E58776" w14:textId="191EA41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AM-140020-031-VP-01.01</w:t>
            </w:r>
          </w:p>
          <w:p w14:paraId="4BFF5B23" w14:textId="28286B5E"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08/1</w:t>
            </w:r>
            <w:r w:rsidRPr="001F7537">
              <w:rPr>
                <w:rFonts w:eastAsia="Times New Roman"/>
                <w:color w:val="0000FF"/>
                <w:sz w:val="18"/>
                <w:szCs w:val="18"/>
              </w:rPr>
              <w:t>2/2026)</w:t>
            </w:r>
          </w:p>
        </w:tc>
        <w:tc>
          <w:tcPr>
            <w:tcW w:w="492" w:type="pct"/>
            <w:vAlign w:val="center"/>
          </w:tcPr>
          <w:p w14:paraId="1E582B4D" w14:textId="6636A01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58A95F30" w14:textId="3BC9299B"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AM-140020-031-VR-01.01</w:t>
            </w:r>
          </w:p>
          <w:p w14:paraId="3781FDCB" w14:textId="729801F0" w:rsidR="001E1AC2" w:rsidRPr="001F7537" w:rsidRDefault="001E1AC2" w:rsidP="001F7537">
            <w:pPr>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09/03</w:t>
            </w:r>
            <w:r w:rsidRPr="001F7537">
              <w:rPr>
                <w:rFonts w:eastAsia="Times New Roman"/>
                <w:color w:val="0000FF"/>
                <w:sz w:val="18"/>
                <w:szCs w:val="18"/>
              </w:rPr>
              <w:t>/2026)</w:t>
            </w:r>
          </w:p>
        </w:tc>
      </w:tr>
      <w:tr w:rsidR="00F4423D" w:rsidRPr="001F7537" w14:paraId="5D34CE52" w14:textId="77777777" w:rsidTr="002B4319">
        <w:trPr>
          <w:trHeight w:val="275"/>
        </w:trPr>
        <w:tc>
          <w:tcPr>
            <w:tcW w:w="402" w:type="pct"/>
            <w:vMerge/>
            <w:vAlign w:val="center"/>
          </w:tcPr>
          <w:p w14:paraId="328F7246" w14:textId="77777777" w:rsidR="001E1AC2" w:rsidRPr="001F7537" w:rsidRDefault="001E1AC2" w:rsidP="001E1AC2">
            <w:pPr>
              <w:jc w:val="center"/>
              <w:rPr>
                <w:rFonts w:eastAsia="等线"/>
                <w:bCs/>
                <w:color w:val="0000FF"/>
                <w:sz w:val="18"/>
                <w:szCs w:val="18"/>
              </w:rPr>
            </w:pPr>
          </w:p>
        </w:tc>
        <w:tc>
          <w:tcPr>
            <w:tcW w:w="1485" w:type="pct"/>
            <w:vAlign w:val="center"/>
          </w:tcPr>
          <w:p w14:paraId="06E1006F" w14:textId="64C81456" w:rsidR="001E1AC2" w:rsidRPr="001F7537" w:rsidRDefault="001E1AC2" w:rsidP="001E1AC2">
            <w:pPr>
              <w:jc w:val="center"/>
              <w:rPr>
                <w:color w:val="0000FF"/>
              </w:rPr>
            </w:pPr>
            <w:r w:rsidRPr="001F7537">
              <w:rPr>
                <w:color w:val="0000FF"/>
                <w:sz w:val="18"/>
                <w:szCs w:val="18"/>
                <w:lang w:eastAsia="ja-JP"/>
              </w:rPr>
              <w:t>Establish a dedicated method for PPQ batch: AM-140020-030</w:t>
            </w:r>
            <w:r w:rsidR="001F7537" w:rsidRPr="001F7537">
              <w:rPr>
                <w:color w:val="0000FF"/>
                <w:sz w:val="18"/>
                <w:szCs w:val="18"/>
                <w:lang w:eastAsia="ja-JP"/>
              </w:rPr>
              <w:t>.02</w:t>
            </w:r>
          </w:p>
          <w:p w14:paraId="441FB761" w14:textId="2E517025" w:rsidR="001E1AC2" w:rsidRPr="001F7537" w:rsidRDefault="001E1AC2" w:rsidP="001E1AC2">
            <w:pPr>
              <w:jc w:val="center"/>
              <w:rPr>
                <w:color w:val="0000FF"/>
                <w:sz w:val="18"/>
                <w:szCs w:val="18"/>
                <w:lang w:eastAsia="ja-JP"/>
              </w:rPr>
            </w:pPr>
            <w:r w:rsidRPr="001F7537">
              <w:rPr>
                <w:rFonts w:eastAsia="Times New Roman"/>
                <w:color w:val="0000FF"/>
                <w:sz w:val="18"/>
                <w:szCs w:val="18"/>
              </w:rPr>
              <w:t>(</w:t>
            </w:r>
            <w:proofErr w:type="spellStart"/>
            <w:r w:rsidRPr="001F7537">
              <w:rPr>
                <w:rFonts w:eastAsia="Times New Roman"/>
                <w:color w:val="0000FF"/>
                <w:sz w:val="18"/>
                <w:szCs w:val="18"/>
              </w:rPr>
              <w:t>Chloranil</w:t>
            </w:r>
            <w:proofErr w:type="spellEnd"/>
            <w:r w:rsidRPr="001F7537">
              <w:rPr>
                <w:rFonts w:eastAsia="Times New Roman"/>
                <w:color w:val="0000FF"/>
                <w:sz w:val="18"/>
                <w:szCs w:val="18"/>
              </w:rPr>
              <w:t xml:space="preserve"> test)</w:t>
            </w:r>
          </w:p>
        </w:tc>
        <w:tc>
          <w:tcPr>
            <w:tcW w:w="1313" w:type="pct"/>
            <w:vAlign w:val="center"/>
          </w:tcPr>
          <w:p w14:paraId="506B6A0D" w14:textId="10F63BA8"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AM-140020-030-VP-01.01</w:t>
            </w:r>
          </w:p>
          <w:p w14:paraId="0FCAD6D0" w14:textId="027F148E"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07/15</w:t>
            </w:r>
            <w:r w:rsidRPr="001F7537">
              <w:rPr>
                <w:rFonts w:eastAsia="Times New Roman"/>
                <w:color w:val="0000FF"/>
                <w:sz w:val="18"/>
                <w:szCs w:val="18"/>
              </w:rPr>
              <w:t>/2026)</w:t>
            </w:r>
          </w:p>
        </w:tc>
        <w:tc>
          <w:tcPr>
            <w:tcW w:w="492" w:type="pct"/>
            <w:vAlign w:val="center"/>
          </w:tcPr>
          <w:p w14:paraId="739FA37B" w14:textId="2D313B9C"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54C89115" w14:textId="0C6909F3"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AM-140020-030-VR-01.01</w:t>
            </w:r>
          </w:p>
          <w:p w14:paraId="4E4F8F2F" w14:textId="64B43CFF"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09/07</w:t>
            </w:r>
            <w:r w:rsidRPr="001F7537">
              <w:rPr>
                <w:rFonts w:eastAsia="Times New Roman"/>
                <w:color w:val="0000FF"/>
                <w:sz w:val="18"/>
                <w:szCs w:val="18"/>
              </w:rPr>
              <w:t>/2026)</w:t>
            </w:r>
          </w:p>
        </w:tc>
      </w:tr>
      <w:tr w:rsidR="00F4423D" w:rsidRPr="001F7537" w14:paraId="5670EC83" w14:textId="77777777" w:rsidTr="002B4319">
        <w:trPr>
          <w:trHeight w:val="275"/>
        </w:trPr>
        <w:tc>
          <w:tcPr>
            <w:tcW w:w="402" w:type="pct"/>
            <w:vMerge/>
            <w:vAlign w:val="center"/>
          </w:tcPr>
          <w:p w14:paraId="0D2B07F6" w14:textId="77777777" w:rsidR="001E1AC2" w:rsidRPr="001F7537" w:rsidRDefault="001E1AC2" w:rsidP="001E1AC2">
            <w:pPr>
              <w:jc w:val="center"/>
              <w:rPr>
                <w:bCs/>
                <w:color w:val="0000FF"/>
                <w:sz w:val="18"/>
                <w:szCs w:val="18"/>
                <w:lang w:eastAsia="ja-JP"/>
              </w:rPr>
            </w:pPr>
          </w:p>
        </w:tc>
        <w:tc>
          <w:tcPr>
            <w:tcW w:w="1485" w:type="pct"/>
            <w:vAlign w:val="center"/>
          </w:tcPr>
          <w:p w14:paraId="46DD3146" w14:textId="67AE7B23" w:rsidR="001E1AC2" w:rsidRPr="001F7537" w:rsidRDefault="006A4657" w:rsidP="001E1AC2">
            <w:pPr>
              <w:jc w:val="center"/>
              <w:rPr>
                <w:rFonts w:eastAsia="等线"/>
                <w:bCs/>
                <w:color w:val="0000FF"/>
                <w:sz w:val="18"/>
                <w:szCs w:val="18"/>
              </w:rPr>
            </w:pPr>
            <w:r w:rsidRPr="001F7537">
              <w:rPr>
                <w:color w:val="0000FF"/>
                <w:sz w:val="18"/>
                <w:szCs w:val="18"/>
                <w:lang w:eastAsia="ja-JP"/>
              </w:rPr>
              <w:t>AM-140020-016</w:t>
            </w:r>
            <w:r w:rsidR="001F7537" w:rsidRPr="001F7537">
              <w:rPr>
                <w:color w:val="0000FF"/>
                <w:sz w:val="18"/>
                <w:szCs w:val="18"/>
                <w:lang w:eastAsia="ja-JP"/>
              </w:rPr>
              <w:t>.05</w:t>
            </w:r>
          </w:p>
        </w:tc>
        <w:tc>
          <w:tcPr>
            <w:tcW w:w="1313" w:type="pct"/>
            <w:vAlign w:val="center"/>
          </w:tcPr>
          <w:p w14:paraId="2EB81A28" w14:textId="74F876AB"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w:t>
            </w:r>
            <w:r w:rsidR="006A4657" w:rsidRPr="001F7537">
              <w:rPr>
                <w:color w:val="0000FF"/>
                <w:sz w:val="18"/>
                <w:szCs w:val="18"/>
                <w:lang w:eastAsia="ja-JP"/>
              </w:rPr>
              <w:t>140020-016</w:t>
            </w:r>
            <w:r w:rsidRPr="001F7537">
              <w:rPr>
                <w:rFonts w:eastAsia="Times New Roman"/>
                <w:color w:val="0000FF"/>
                <w:sz w:val="18"/>
                <w:szCs w:val="18"/>
              </w:rPr>
              <w:t>-VP-01.01</w:t>
            </w:r>
          </w:p>
          <w:p w14:paraId="67D02E32" w14:textId="117F1428"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07/08</w:t>
            </w:r>
            <w:r w:rsidRPr="001F7537">
              <w:rPr>
                <w:rFonts w:eastAsia="Times New Roman"/>
                <w:color w:val="0000FF"/>
                <w:sz w:val="18"/>
                <w:szCs w:val="18"/>
              </w:rPr>
              <w:t>/2026)</w:t>
            </w:r>
          </w:p>
        </w:tc>
        <w:tc>
          <w:tcPr>
            <w:tcW w:w="492" w:type="pct"/>
            <w:vAlign w:val="center"/>
          </w:tcPr>
          <w:p w14:paraId="388920D0"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7FBC8D92" w14:textId="4AD638F0"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w:t>
            </w:r>
            <w:r w:rsidR="006A4657" w:rsidRPr="001F7537">
              <w:rPr>
                <w:color w:val="0000FF"/>
                <w:sz w:val="18"/>
                <w:szCs w:val="18"/>
                <w:lang w:eastAsia="ja-JP"/>
              </w:rPr>
              <w:t>140020-016</w:t>
            </w:r>
            <w:r w:rsidRPr="001F7537">
              <w:rPr>
                <w:rFonts w:eastAsia="Times New Roman"/>
                <w:color w:val="0000FF"/>
                <w:sz w:val="18"/>
                <w:szCs w:val="18"/>
              </w:rPr>
              <w:t>-VR-01.01</w:t>
            </w:r>
          </w:p>
          <w:p w14:paraId="7F901B36" w14:textId="5CED2F10"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(Effective Date: 09/14</w:t>
            </w:r>
            <w:r w:rsidR="001E1AC2" w:rsidRPr="001F7537">
              <w:rPr>
                <w:rFonts w:eastAsia="Times New Roman"/>
                <w:color w:val="0000FF"/>
                <w:sz w:val="18"/>
                <w:szCs w:val="18"/>
              </w:rPr>
              <w:t>/2026)</w:t>
            </w:r>
          </w:p>
        </w:tc>
      </w:tr>
      <w:tr w:rsidR="00F4423D" w:rsidRPr="001F7537" w14:paraId="41730421" w14:textId="77777777" w:rsidTr="002B4319">
        <w:trPr>
          <w:trHeight w:val="275"/>
        </w:trPr>
        <w:tc>
          <w:tcPr>
            <w:tcW w:w="402" w:type="pct"/>
            <w:vMerge w:val="restart"/>
            <w:vAlign w:val="center"/>
          </w:tcPr>
          <w:p w14:paraId="452E4E35" w14:textId="77777777" w:rsidR="001E1AC2" w:rsidRPr="001F7537" w:rsidRDefault="001E1AC2" w:rsidP="001E1AC2">
            <w:pPr>
              <w:jc w:val="center"/>
              <w:rPr>
                <w:bCs/>
                <w:color w:val="0000FF"/>
                <w:sz w:val="18"/>
                <w:szCs w:val="18"/>
              </w:rPr>
            </w:pPr>
            <w:r w:rsidRPr="001F7537">
              <w:rPr>
                <w:rFonts w:hint="eastAsia"/>
                <w:color w:val="0000FF"/>
                <w:sz w:val="18"/>
                <w:szCs w:val="18"/>
              </w:rPr>
              <w:t>S</w:t>
            </w:r>
            <w:r w:rsidRPr="001F7537">
              <w:rPr>
                <w:color w:val="0000FF"/>
                <w:sz w:val="18"/>
                <w:szCs w:val="18"/>
              </w:rPr>
              <w:t>tep2</w:t>
            </w:r>
          </w:p>
        </w:tc>
        <w:tc>
          <w:tcPr>
            <w:tcW w:w="1485" w:type="pct"/>
            <w:vAlign w:val="center"/>
          </w:tcPr>
          <w:p w14:paraId="1C7B2152" w14:textId="2E6C6131" w:rsidR="001E1AC2" w:rsidRPr="001F7537" w:rsidRDefault="001E1AC2" w:rsidP="001E1AC2">
            <w:pPr>
              <w:jc w:val="center"/>
              <w:rPr>
                <w:rFonts w:eastAsia="等线"/>
                <w:bCs/>
                <w:color w:val="0000FF"/>
                <w:sz w:val="18"/>
                <w:szCs w:val="18"/>
              </w:rPr>
            </w:pPr>
            <w:r w:rsidRPr="001F7537">
              <w:rPr>
                <w:rFonts w:eastAsia="等线" w:hint="eastAsia"/>
                <w:color w:val="0000FF"/>
                <w:sz w:val="18"/>
                <w:szCs w:val="18"/>
              </w:rPr>
              <w:t>A</w:t>
            </w:r>
            <w:r w:rsidR="006A4657" w:rsidRPr="001F7537">
              <w:rPr>
                <w:rFonts w:eastAsia="等线"/>
                <w:color w:val="0000FF"/>
                <w:sz w:val="18"/>
                <w:szCs w:val="18"/>
              </w:rPr>
              <w:t>M-140020-018</w:t>
            </w:r>
            <w:r w:rsidR="001F7537" w:rsidRPr="001F7537">
              <w:rPr>
                <w:rFonts w:eastAsia="等线"/>
                <w:color w:val="0000FF"/>
                <w:sz w:val="18"/>
                <w:szCs w:val="18"/>
              </w:rPr>
              <w:t>.03</w:t>
            </w:r>
          </w:p>
        </w:tc>
        <w:tc>
          <w:tcPr>
            <w:tcW w:w="1313" w:type="pct"/>
            <w:vAlign w:val="center"/>
          </w:tcPr>
          <w:p w14:paraId="0DAB7E65" w14:textId="2A7BF847"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N/A</w:t>
            </w:r>
          </w:p>
        </w:tc>
        <w:tc>
          <w:tcPr>
            <w:tcW w:w="492" w:type="pct"/>
            <w:vAlign w:val="center"/>
          </w:tcPr>
          <w:p w14:paraId="071C91AE"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172A00F2" w14:textId="2FEE5D5A"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N/A</w:t>
            </w:r>
          </w:p>
        </w:tc>
      </w:tr>
      <w:tr w:rsidR="00F4423D" w:rsidRPr="00F4423D" w14:paraId="2BEF96EE" w14:textId="77777777" w:rsidTr="004228BE">
        <w:trPr>
          <w:trHeight w:val="833"/>
        </w:trPr>
        <w:tc>
          <w:tcPr>
            <w:tcW w:w="402" w:type="pct"/>
            <w:vMerge/>
            <w:vAlign w:val="center"/>
          </w:tcPr>
          <w:p w14:paraId="74723303" w14:textId="77777777" w:rsidR="001E1AC2" w:rsidRPr="001F7537" w:rsidRDefault="001E1AC2" w:rsidP="001E1AC2">
            <w:pPr>
              <w:jc w:val="center"/>
              <w:rPr>
                <w:bCs/>
                <w:color w:val="0000FF"/>
                <w:sz w:val="18"/>
                <w:szCs w:val="18"/>
                <w:lang w:eastAsia="ja-JP"/>
              </w:rPr>
            </w:pPr>
          </w:p>
        </w:tc>
        <w:tc>
          <w:tcPr>
            <w:tcW w:w="1485" w:type="pct"/>
            <w:vAlign w:val="center"/>
          </w:tcPr>
          <w:p w14:paraId="5C1BEFCD" w14:textId="18BF7607" w:rsidR="001E1AC2" w:rsidRPr="001F7537" w:rsidRDefault="006A4657" w:rsidP="001E1AC2">
            <w:pPr>
              <w:jc w:val="center"/>
              <w:rPr>
                <w:rFonts w:eastAsia="等线"/>
                <w:color w:val="0000FF"/>
                <w:sz w:val="18"/>
                <w:szCs w:val="18"/>
              </w:rPr>
            </w:pPr>
            <w:r w:rsidRPr="001F7537">
              <w:rPr>
                <w:rFonts w:eastAsia="等线"/>
                <w:color w:val="0000FF"/>
                <w:sz w:val="18"/>
                <w:szCs w:val="18"/>
              </w:rPr>
              <w:t>AM-140020-023</w:t>
            </w:r>
            <w:r w:rsidR="001F7537" w:rsidRPr="001F7537">
              <w:rPr>
                <w:rFonts w:eastAsia="等线"/>
                <w:color w:val="0000FF"/>
                <w:sz w:val="18"/>
                <w:szCs w:val="18"/>
              </w:rPr>
              <w:t>.03</w:t>
            </w:r>
          </w:p>
        </w:tc>
        <w:tc>
          <w:tcPr>
            <w:tcW w:w="1313" w:type="pct"/>
            <w:vAlign w:val="center"/>
          </w:tcPr>
          <w:p w14:paraId="36CB7319" w14:textId="3F345F4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w:t>
            </w:r>
            <w:r w:rsidR="006A4657" w:rsidRPr="001F7537">
              <w:rPr>
                <w:rFonts w:eastAsia="等线"/>
                <w:color w:val="0000FF"/>
                <w:sz w:val="18"/>
                <w:szCs w:val="18"/>
              </w:rPr>
              <w:t>0-023</w:t>
            </w:r>
            <w:r w:rsidR="001F7537" w:rsidRPr="001F7537">
              <w:rPr>
                <w:rFonts w:eastAsia="Times New Roman"/>
                <w:color w:val="0000FF"/>
                <w:sz w:val="18"/>
                <w:szCs w:val="18"/>
              </w:rPr>
              <w:t>-VP-01.01</w:t>
            </w:r>
          </w:p>
          <w:p w14:paraId="360B67F0" w14:textId="778A8F1D" w:rsidR="001E1AC2" w:rsidRPr="001F7537" w:rsidRDefault="001E1AC2" w:rsidP="001F7537">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Date: 0</w:t>
            </w:r>
            <w:r w:rsidR="001F7537" w:rsidRPr="001F7537">
              <w:rPr>
                <w:rFonts w:eastAsia="Times New Roman"/>
                <w:color w:val="0000FF"/>
                <w:sz w:val="18"/>
                <w:szCs w:val="18"/>
              </w:rPr>
              <w:t>7/0</w:t>
            </w:r>
            <w:r w:rsidRPr="001F7537">
              <w:rPr>
                <w:rFonts w:eastAsia="Times New Roman"/>
                <w:color w:val="0000FF"/>
                <w:sz w:val="18"/>
                <w:szCs w:val="18"/>
              </w:rPr>
              <w:t>8/2026)</w:t>
            </w:r>
          </w:p>
        </w:tc>
        <w:tc>
          <w:tcPr>
            <w:tcW w:w="492" w:type="pct"/>
            <w:vAlign w:val="center"/>
          </w:tcPr>
          <w:p w14:paraId="6E9F4491"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6F165B78" w14:textId="22D35EF3"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w:t>
            </w:r>
            <w:r w:rsidR="006A4657" w:rsidRPr="001F7537">
              <w:rPr>
                <w:rFonts w:eastAsia="等线"/>
                <w:color w:val="0000FF"/>
                <w:sz w:val="18"/>
                <w:szCs w:val="18"/>
              </w:rPr>
              <w:t>0-023</w:t>
            </w:r>
            <w:r w:rsidRPr="001F7537">
              <w:rPr>
                <w:rFonts w:eastAsia="Times New Roman"/>
                <w:color w:val="0000FF"/>
                <w:sz w:val="18"/>
                <w:szCs w:val="18"/>
              </w:rPr>
              <w:t>-VR-01.01</w:t>
            </w:r>
          </w:p>
          <w:p w14:paraId="47C000E8" w14:textId="2568CABB" w:rsidR="001E1AC2" w:rsidRPr="00F4423D" w:rsidRDefault="001E1AC2" w:rsidP="001F7537">
            <w:pPr>
              <w:jc w:val="center"/>
              <w:rPr>
                <w:rFonts w:eastAsia="Times New Roman"/>
                <w:color w:val="0000FF"/>
                <w:sz w:val="18"/>
                <w:szCs w:val="18"/>
              </w:rPr>
            </w:pPr>
            <w:r w:rsidRPr="001F7537">
              <w:rPr>
                <w:rFonts w:eastAsia="Times New Roman"/>
                <w:color w:val="0000FF"/>
                <w:sz w:val="18"/>
                <w:szCs w:val="18"/>
              </w:rPr>
              <w:t xml:space="preserve">( </w:t>
            </w:r>
            <w:r w:rsidR="001F7537" w:rsidRPr="001F7537">
              <w:rPr>
                <w:rFonts w:eastAsia="Times New Roman"/>
                <w:color w:val="0000FF"/>
                <w:sz w:val="18"/>
                <w:szCs w:val="18"/>
              </w:rPr>
              <w:t>09/14/2026</w:t>
            </w:r>
            <w:r w:rsidRPr="001F7537">
              <w:rPr>
                <w:rFonts w:eastAsia="Times New Roman"/>
                <w:color w:val="0000FF"/>
                <w:sz w:val="18"/>
                <w:szCs w:val="18"/>
              </w:rPr>
              <w:t>)</w:t>
            </w:r>
          </w:p>
        </w:tc>
      </w:tr>
    </w:tbl>
    <w:p w14:paraId="18A0AA65" w14:textId="77777777" w:rsidR="002B4319" w:rsidRPr="00F4423D" w:rsidRDefault="002B4319" w:rsidP="002B4319">
      <w:pPr>
        <w:spacing w:beforeLines="50" w:before="120" w:afterLines="50" w:after="120" w:line="360" w:lineRule="auto"/>
        <w:contextualSpacing/>
        <w:jc w:val="both"/>
        <w:rPr>
          <w:rFonts w:ascii="Arial" w:hAnsi="Arial" w:cs="Arial"/>
          <w:b/>
          <w:color w:val="0000FF"/>
          <w:sz w:val="21"/>
          <w:szCs w:val="21"/>
        </w:rPr>
      </w:pPr>
      <w:r w:rsidRPr="00F4423D">
        <w:rPr>
          <w:rFonts w:ascii="Arial" w:hAnsi="Arial" w:cs="Arial"/>
          <w:b/>
          <w:color w:val="0000FF"/>
          <w:sz w:val="21"/>
          <w:szCs w:val="21"/>
        </w:rPr>
        <w:t>Conclusion:</w:t>
      </w:r>
    </w:p>
    <w:p w14:paraId="66B590D2" w14:textId="31A425F7" w:rsidR="002B4319" w:rsidRPr="00E67200" w:rsidRDefault="002B4319" w:rsidP="002B4319">
      <w:pPr>
        <w:spacing w:beforeLines="50" w:before="120" w:afterLines="50" w:after="120" w:line="360" w:lineRule="auto"/>
        <w:jc w:val="both"/>
        <w:rPr>
          <w:rFonts w:ascii="Arial" w:hAnsi="Arial" w:cs="Arial"/>
          <w:sz w:val="21"/>
          <w:szCs w:val="21"/>
        </w:rPr>
      </w:pPr>
      <w:r w:rsidRPr="00E67200">
        <w:rPr>
          <w:rFonts w:ascii="Arial" w:hAnsi="Arial" w:cs="Arial"/>
          <w:sz w:val="21"/>
          <w:szCs w:val="21"/>
        </w:rPr>
        <w:t xml:space="preserve">The validation protocol and experimental work for IPC test methods have been completed. Thus, there is no risk. </w:t>
      </w:r>
    </w:p>
    <w:p w14:paraId="4314B138" w14:textId="77777777" w:rsidR="001E1AC2" w:rsidRDefault="001E1AC2">
      <w:pPr>
        <w:rPr>
          <w:rFonts w:ascii="Arial" w:hAnsi="Arial" w:cs="Arial"/>
          <w:sz w:val="20"/>
          <w:szCs w:val="20"/>
        </w:rPr>
      </w:pPr>
      <w:r>
        <w:rPr>
          <w:rFonts w:ascii="Arial" w:hAnsi="Arial" w:cs="Arial"/>
          <w:sz w:val="20"/>
          <w:szCs w:val="20"/>
        </w:rPr>
        <w:br w:type="page"/>
      </w:r>
    </w:p>
    <w:p w14:paraId="087144D7" w14:textId="15D783ED" w:rsidR="00F4423D" w:rsidRPr="007A704B" w:rsidRDefault="00F4423D" w:rsidP="00F4423D">
      <w:pPr>
        <w:spacing w:beforeLines="50" w:before="120" w:afterLines="50" w:after="120" w:line="360" w:lineRule="auto"/>
        <w:contextualSpacing/>
        <w:jc w:val="both"/>
        <w:rPr>
          <w:rFonts w:ascii="Arial" w:hAnsi="Arial" w:cs="Arial"/>
          <w:b/>
          <w:color w:val="0000FF"/>
          <w:sz w:val="21"/>
          <w:szCs w:val="21"/>
        </w:rPr>
      </w:pPr>
      <w:r w:rsidRPr="007A704B">
        <w:rPr>
          <w:rFonts w:ascii="Arial" w:hAnsi="Arial" w:cs="Arial"/>
          <w:b/>
          <w:color w:val="0000FF"/>
          <w:sz w:val="21"/>
          <w:szCs w:val="21"/>
        </w:rPr>
        <w:lastRenderedPageBreak/>
        <w:t xml:space="preserve">b). </w:t>
      </w:r>
      <w:proofErr w:type="gramStart"/>
      <w:r w:rsidRPr="007A704B">
        <w:rPr>
          <w:rFonts w:ascii="Arial" w:hAnsi="Arial" w:cs="Arial"/>
          <w:b/>
          <w:color w:val="0000FF"/>
          <w:sz w:val="21"/>
          <w:szCs w:val="21"/>
        </w:rPr>
        <w:t>The</w:t>
      </w:r>
      <w:proofErr w:type="gramEnd"/>
      <w:r w:rsidRPr="007A704B">
        <w:rPr>
          <w:rFonts w:ascii="Arial" w:hAnsi="Arial" w:cs="Arial"/>
          <w:b/>
          <w:color w:val="0000FF"/>
          <w:sz w:val="21"/>
          <w:szCs w:val="21"/>
        </w:rPr>
        <w:t xml:space="preserve"> </w:t>
      </w:r>
      <w:r w:rsidR="00D3590D" w:rsidRPr="007A704B">
        <w:rPr>
          <w:rFonts w:ascii="Arial" w:hAnsi="Arial" w:cs="Arial"/>
          <w:b/>
          <w:color w:val="0000FF"/>
          <w:sz w:val="21"/>
          <w:szCs w:val="21"/>
        </w:rPr>
        <w:t xml:space="preserve">in-process </w:t>
      </w:r>
      <w:r w:rsidRPr="007A704B">
        <w:rPr>
          <w:rFonts w:ascii="Arial" w:hAnsi="Arial" w:cs="Arial"/>
          <w:b/>
          <w:color w:val="0000FF"/>
          <w:sz w:val="21"/>
          <w:szCs w:val="21"/>
        </w:rPr>
        <w:t>Intermediate Specification and Release Method V</w:t>
      </w:r>
      <w:r w:rsidRPr="007A704B">
        <w:rPr>
          <w:rFonts w:ascii="Arial" w:hAnsi="Arial" w:cs="Arial" w:hint="eastAsia"/>
          <w:b/>
          <w:color w:val="0000FF"/>
          <w:sz w:val="21"/>
          <w:szCs w:val="21"/>
        </w:rPr>
        <w:t>ali</w:t>
      </w:r>
      <w:r w:rsidRPr="007A704B">
        <w:rPr>
          <w:rFonts w:ascii="Arial" w:hAnsi="Arial" w:cs="Arial"/>
          <w:b/>
          <w:color w:val="0000FF"/>
          <w:sz w:val="21"/>
          <w:szCs w:val="21"/>
        </w:rPr>
        <w:t xml:space="preserve">dation </w:t>
      </w:r>
    </w:p>
    <w:p w14:paraId="2CB4594D" w14:textId="3A8886F0" w:rsidR="002F3213" w:rsidRPr="007A704B" w:rsidRDefault="002F3213" w:rsidP="002F3213">
      <w:pPr>
        <w:spacing w:beforeLines="50" w:before="120" w:afterLines="50" w:after="120" w:line="360" w:lineRule="auto"/>
        <w:contextualSpacing/>
        <w:jc w:val="both"/>
        <w:rPr>
          <w:rFonts w:ascii="Arial" w:hAnsi="Arial" w:cs="Arial"/>
          <w:color w:val="0000FF"/>
          <w:sz w:val="21"/>
          <w:szCs w:val="21"/>
        </w:rPr>
      </w:pPr>
      <w:r w:rsidRPr="007A704B">
        <w:rPr>
          <w:rFonts w:ascii="Arial" w:hAnsi="Arial" w:cs="Arial"/>
          <w:color w:val="0000FF"/>
          <w:sz w:val="21"/>
          <w:szCs w:val="21"/>
        </w:rPr>
        <w:t>The comparison of in-process i</w:t>
      </w:r>
      <w:r w:rsidRPr="007A704B">
        <w:rPr>
          <w:rFonts w:ascii="Arial" w:hAnsi="Arial" w:cs="Arial" w:hint="eastAsia"/>
          <w:color w:val="0000FF"/>
          <w:sz w:val="21"/>
          <w:szCs w:val="21"/>
        </w:rPr>
        <w:t>nterme</w:t>
      </w:r>
      <w:r w:rsidRPr="007A704B">
        <w:rPr>
          <w:rFonts w:ascii="Arial" w:hAnsi="Arial" w:cs="Arial"/>
          <w:color w:val="0000FF"/>
          <w:sz w:val="21"/>
          <w:szCs w:val="21"/>
        </w:rPr>
        <w:t xml:space="preserve">diate specifications between the Full Scale non-saleable batch and PPQ campaigns is shown in Table 11. </w:t>
      </w:r>
    </w:p>
    <w:p w14:paraId="44D621C8" w14:textId="42BD1F90" w:rsidR="007A704B" w:rsidRPr="007A704B" w:rsidRDefault="007A704B" w:rsidP="007A704B">
      <w:pPr>
        <w:rPr>
          <w:rFonts w:ascii="Arial" w:eastAsia="Times New Roman" w:hAnsi="Arial" w:cs="Arial"/>
          <w:b/>
          <w:bCs/>
          <w:color w:val="0000FF"/>
          <w:sz w:val="21"/>
          <w:szCs w:val="21"/>
        </w:rPr>
      </w:pPr>
      <w:r w:rsidRPr="007A704B">
        <w:rPr>
          <w:rFonts w:ascii="Arial" w:eastAsia="Times New Roman" w:hAnsi="Arial" w:cs="Arial"/>
          <w:b/>
          <w:bCs/>
          <w:color w:val="0000FF"/>
          <w:sz w:val="21"/>
          <w:szCs w:val="21"/>
        </w:rPr>
        <w:t>Table 11: In-process intermediate Release Specification Comparison and Method Validation</w:t>
      </w:r>
    </w:p>
    <w:tbl>
      <w:tblPr>
        <w:tblStyle w:val="14"/>
        <w:tblW w:w="0" w:type="auto"/>
        <w:tblLayout w:type="fixed"/>
        <w:tblLook w:val="0600" w:firstRow="0" w:lastRow="0" w:firstColumn="0" w:lastColumn="0" w:noHBand="1" w:noVBand="1"/>
      </w:tblPr>
      <w:tblGrid>
        <w:gridCol w:w="1271"/>
        <w:gridCol w:w="992"/>
        <w:gridCol w:w="566"/>
        <w:gridCol w:w="1033"/>
        <w:gridCol w:w="773"/>
        <w:gridCol w:w="747"/>
        <w:gridCol w:w="1134"/>
        <w:gridCol w:w="1145"/>
        <w:gridCol w:w="969"/>
      </w:tblGrid>
      <w:tr w:rsidR="007A704B" w:rsidRPr="007A704B" w14:paraId="49FF70E4" w14:textId="77777777" w:rsidTr="007A704B">
        <w:trPr>
          <w:trHeight w:val="138"/>
          <w:tblHeader/>
        </w:trPr>
        <w:tc>
          <w:tcPr>
            <w:tcW w:w="2263" w:type="dxa"/>
            <w:gridSpan w:val="2"/>
            <w:vMerge w:val="restart"/>
            <w:shd w:val="clear" w:color="auto" w:fill="1F4E79" w:themeFill="accent1" w:themeFillShade="80"/>
            <w:vAlign w:val="center"/>
            <w:hideMark/>
          </w:tcPr>
          <w:p w14:paraId="39CB5368" w14:textId="77777777" w:rsidR="007A704B" w:rsidRPr="007A704B" w:rsidRDefault="007A704B" w:rsidP="007A704B">
            <w:pPr>
              <w:spacing w:line="276" w:lineRule="auto"/>
              <w:ind w:rightChars="-1" w:right="-2"/>
              <w:jc w:val="both"/>
              <w:rPr>
                <w:b/>
                <w:color w:val="FFFFFF" w:themeColor="background1"/>
                <w:sz w:val="18"/>
                <w:szCs w:val="18"/>
              </w:rPr>
            </w:pPr>
            <w:r w:rsidRPr="007A704B">
              <w:rPr>
                <w:b/>
                <w:color w:val="FFFFFF" w:themeColor="background1"/>
                <w:sz w:val="18"/>
                <w:szCs w:val="18"/>
              </w:rPr>
              <w:t>Test Items</w:t>
            </w:r>
          </w:p>
        </w:tc>
        <w:tc>
          <w:tcPr>
            <w:tcW w:w="1599" w:type="dxa"/>
            <w:gridSpan w:val="2"/>
            <w:shd w:val="clear" w:color="auto" w:fill="1F4E79" w:themeFill="accent1" w:themeFillShade="80"/>
            <w:vAlign w:val="center"/>
            <w:hideMark/>
          </w:tcPr>
          <w:p w14:paraId="484B7E0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Current spec for full scale</w:t>
            </w:r>
          </w:p>
        </w:tc>
        <w:tc>
          <w:tcPr>
            <w:tcW w:w="1520" w:type="dxa"/>
            <w:gridSpan w:val="2"/>
            <w:shd w:val="clear" w:color="auto" w:fill="1F4E79" w:themeFill="accent1" w:themeFillShade="80"/>
            <w:vAlign w:val="center"/>
            <w:hideMark/>
          </w:tcPr>
          <w:p w14:paraId="132F4DD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Proposed spec for PPQ</w:t>
            </w:r>
          </w:p>
        </w:tc>
        <w:tc>
          <w:tcPr>
            <w:tcW w:w="1134" w:type="dxa"/>
            <w:vMerge w:val="restart"/>
            <w:shd w:val="clear" w:color="auto" w:fill="1F4E79" w:themeFill="accent1" w:themeFillShade="80"/>
            <w:vAlign w:val="center"/>
          </w:tcPr>
          <w:p w14:paraId="18CA8694" w14:textId="77777777" w:rsidR="007A704B" w:rsidRPr="007A704B" w:rsidRDefault="007A704B" w:rsidP="007A704B">
            <w:pPr>
              <w:spacing w:line="276" w:lineRule="auto"/>
              <w:ind w:rightChars="-1" w:right="-2"/>
              <w:rPr>
                <w:rFonts w:eastAsia="Times New Roman"/>
                <w:b/>
                <w:color w:val="FFFFFF" w:themeColor="background1"/>
                <w:sz w:val="18"/>
                <w:szCs w:val="18"/>
              </w:rPr>
            </w:pPr>
            <w:r w:rsidRPr="007A704B">
              <w:rPr>
                <w:rFonts w:eastAsia="Times New Roman"/>
                <w:b/>
                <w:color w:val="FFFFFF" w:themeColor="background1"/>
                <w:sz w:val="18"/>
                <w:szCs w:val="18"/>
              </w:rPr>
              <w:t xml:space="preserve"> Validation Protocol</w:t>
            </w:r>
          </w:p>
        </w:tc>
        <w:tc>
          <w:tcPr>
            <w:tcW w:w="1145" w:type="dxa"/>
            <w:vMerge w:val="restart"/>
            <w:shd w:val="clear" w:color="auto" w:fill="1F4E79" w:themeFill="accent1" w:themeFillShade="80"/>
            <w:vAlign w:val="center"/>
          </w:tcPr>
          <w:p w14:paraId="2C99A233" w14:textId="77777777" w:rsidR="007A704B" w:rsidRPr="007A704B" w:rsidRDefault="007A704B" w:rsidP="007A704B">
            <w:pPr>
              <w:spacing w:line="276" w:lineRule="auto"/>
              <w:ind w:rightChars="-1" w:right="-2"/>
              <w:rPr>
                <w:b/>
                <w:color w:val="FFFFFF" w:themeColor="background1"/>
                <w:sz w:val="18"/>
                <w:szCs w:val="18"/>
              </w:rPr>
            </w:pPr>
            <w:r w:rsidRPr="007A704B">
              <w:rPr>
                <w:rFonts w:eastAsia="等线"/>
                <w:b/>
                <w:color w:val="FFFFFF" w:themeColor="background1"/>
                <w:sz w:val="18"/>
                <w:szCs w:val="18"/>
              </w:rPr>
              <w:t>Validation experiment</w:t>
            </w:r>
          </w:p>
        </w:tc>
        <w:tc>
          <w:tcPr>
            <w:tcW w:w="969" w:type="dxa"/>
            <w:vMerge w:val="restart"/>
            <w:shd w:val="clear" w:color="auto" w:fill="1F4E79" w:themeFill="accent1" w:themeFillShade="80"/>
            <w:vAlign w:val="center"/>
          </w:tcPr>
          <w:p w14:paraId="1CF04E7A" w14:textId="77777777" w:rsidR="007A704B" w:rsidRPr="007A704B" w:rsidRDefault="007A704B" w:rsidP="007A704B">
            <w:pPr>
              <w:spacing w:line="276" w:lineRule="auto"/>
              <w:rPr>
                <w:rFonts w:eastAsia="Times New Roman"/>
                <w:b/>
                <w:color w:val="FFFFFF" w:themeColor="background1"/>
                <w:sz w:val="18"/>
                <w:szCs w:val="18"/>
              </w:rPr>
            </w:pPr>
            <w:r w:rsidRPr="007A704B">
              <w:rPr>
                <w:rFonts w:eastAsia="Times New Roman"/>
                <w:b/>
                <w:color w:val="FFFFFF" w:themeColor="background1"/>
                <w:sz w:val="18"/>
                <w:szCs w:val="18"/>
              </w:rPr>
              <w:t>Validation report</w:t>
            </w:r>
          </w:p>
        </w:tc>
      </w:tr>
      <w:tr w:rsidR="007A704B" w:rsidRPr="007A704B" w14:paraId="5271BE86" w14:textId="77777777" w:rsidTr="007A704B">
        <w:trPr>
          <w:trHeight w:val="41"/>
          <w:tblHeader/>
        </w:trPr>
        <w:tc>
          <w:tcPr>
            <w:tcW w:w="2263" w:type="dxa"/>
            <w:gridSpan w:val="2"/>
            <w:vMerge/>
            <w:vAlign w:val="center"/>
            <w:hideMark/>
          </w:tcPr>
          <w:p w14:paraId="679ABB1C" w14:textId="77777777" w:rsidR="007A704B" w:rsidRPr="007A704B" w:rsidRDefault="007A704B" w:rsidP="007A704B">
            <w:pPr>
              <w:spacing w:line="276" w:lineRule="auto"/>
              <w:ind w:rightChars="-1" w:right="-2"/>
              <w:jc w:val="both"/>
              <w:rPr>
                <w:b/>
                <w:color w:val="FFFFFF" w:themeColor="background1"/>
                <w:sz w:val="18"/>
                <w:szCs w:val="18"/>
              </w:rPr>
            </w:pPr>
          </w:p>
        </w:tc>
        <w:tc>
          <w:tcPr>
            <w:tcW w:w="566" w:type="dxa"/>
            <w:shd w:val="clear" w:color="auto" w:fill="1F4E79" w:themeFill="accent1" w:themeFillShade="80"/>
            <w:vAlign w:val="center"/>
            <w:hideMark/>
          </w:tcPr>
          <w:p w14:paraId="36090AA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1033" w:type="dxa"/>
            <w:shd w:val="clear" w:color="auto" w:fill="1F4E79" w:themeFill="accent1" w:themeFillShade="80"/>
            <w:vAlign w:val="center"/>
            <w:hideMark/>
          </w:tcPr>
          <w:p w14:paraId="13EB38B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773" w:type="dxa"/>
            <w:shd w:val="clear" w:color="auto" w:fill="1F4E79" w:themeFill="accent1" w:themeFillShade="80"/>
            <w:vAlign w:val="center"/>
            <w:hideMark/>
          </w:tcPr>
          <w:p w14:paraId="41EC4C61"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747" w:type="dxa"/>
            <w:shd w:val="clear" w:color="auto" w:fill="1F4E79" w:themeFill="accent1" w:themeFillShade="80"/>
            <w:vAlign w:val="center"/>
            <w:hideMark/>
          </w:tcPr>
          <w:p w14:paraId="213AF50A"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1134" w:type="dxa"/>
            <w:vMerge/>
            <w:vAlign w:val="center"/>
          </w:tcPr>
          <w:p w14:paraId="6DD74544" w14:textId="77777777" w:rsidR="007A704B" w:rsidRPr="007A704B" w:rsidRDefault="007A704B" w:rsidP="007A704B">
            <w:pPr>
              <w:spacing w:line="276" w:lineRule="auto"/>
              <w:ind w:rightChars="-1" w:right="-2"/>
              <w:rPr>
                <w:b/>
                <w:color w:val="FFFFFF" w:themeColor="background1"/>
                <w:sz w:val="18"/>
                <w:szCs w:val="18"/>
              </w:rPr>
            </w:pPr>
          </w:p>
        </w:tc>
        <w:tc>
          <w:tcPr>
            <w:tcW w:w="1145" w:type="dxa"/>
            <w:vMerge/>
            <w:vAlign w:val="center"/>
          </w:tcPr>
          <w:p w14:paraId="76892A3A" w14:textId="77777777" w:rsidR="007A704B" w:rsidRPr="007A704B" w:rsidRDefault="007A704B" w:rsidP="007A704B">
            <w:pPr>
              <w:spacing w:line="276" w:lineRule="auto"/>
              <w:ind w:rightChars="-1" w:right="-2"/>
              <w:rPr>
                <w:b/>
                <w:color w:val="FFFFFF" w:themeColor="background1"/>
                <w:sz w:val="18"/>
                <w:szCs w:val="18"/>
              </w:rPr>
            </w:pPr>
          </w:p>
        </w:tc>
        <w:tc>
          <w:tcPr>
            <w:tcW w:w="969" w:type="dxa"/>
            <w:vMerge/>
            <w:vAlign w:val="center"/>
          </w:tcPr>
          <w:p w14:paraId="0725DBE6" w14:textId="77777777" w:rsidR="007A704B" w:rsidRPr="007A704B" w:rsidRDefault="007A704B" w:rsidP="007A704B">
            <w:pPr>
              <w:rPr>
                <w:color w:val="FFFFFF" w:themeColor="background1"/>
                <w:sz w:val="18"/>
                <w:szCs w:val="18"/>
              </w:rPr>
            </w:pPr>
          </w:p>
        </w:tc>
      </w:tr>
      <w:tr w:rsidR="007A704B" w:rsidRPr="007A704B" w14:paraId="4C2931B5" w14:textId="77777777" w:rsidTr="007A704B">
        <w:trPr>
          <w:trHeight w:val="514"/>
        </w:trPr>
        <w:tc>
          <w:tcPr>
            <w:tcW w:w="1271" w:type="dxa"/>
            <w:vAlign w:val="center"/>
            <w:hideMark/>
          </w:tcPr>
          <w:p w14:paraId="70A70ED1" w14:textId="77777777" w:rsidR="007A704B" w:rsidRPr="007A704B" w:rsidRDefault="007A704B" w:rsidP="007A704B">
            <w:pPr>
              <w:spacing w:line="276" w:lineRule="auto"/>
              <w:ind w:rightChars="-1" w:right="-2"/>
              <w:jc w:val="both"/>
              <w:rPr>
                <w:b/>
                <w:sz w:val="18"/>
                <w:szCs w:val="18"/>
              </w:rPr>
            </w:pPr>
            <w:r w:rsidRPr="007A704B">
              <w:rPr>
                <w:b/>
                <w:sz w:val="18"/>
                <w:szCs w:val="18"/>
              </w:rPr>
              <w:t>Description</w:t>
            </w:r>
          </w:p>
        </w:tc>
        <w:tc>
          <w:tcPr>
            <w:tcW w:w="992" w:type="dxa"/>
            <w:vAlign w:val="center"/>
          </w:tcPr>
          <w:p w14:paraId="53F05698" w14:textId="77777777" w:rsidR="007A704B" w:rsidRPr="007A704B" w:rsidRDefault="007A704B" w:rsidP="007A704B">
            <w:pPr>
              <w:jc w:val="both"/>
              <w:rPr>
                <w:rFonts w:eastAsiaTheme="minorEastAsia"/>
                <w:sz w:val="18"/>
                <w:szCs w:val="18"/>
              </w:rPr>
            </w:pPr>
            <w:r w:rsidRPr="007A704B">
              <w:rPr>
                <w:iCs/>
                <w:sz w:val="18"/>
                <w:szCs w:val="18"/>
              </w:rPr>
              <w:t>Appearance</w:t>
            </w:r>
          </w:p>
        </w:tc>
        <w:tc>
          <w:tcPr>
            <w:tcW w:w="566" w:type="dxa"/>
            <w:vAlign w:val="center"/>
          </w:tcPr>
          <w:p w14:paraId="4636E9FF" w14:textId="6E7047DE" w:rsidR="007A704B" w:rsidRPr="007A704B" w:rsidRDefault="007A704B" w:rsidP="007A704B">
            <w:pPr>
              <w:spacing w:line="276" w:lineRule="auto"/>
              <w:ind w:rightChars="-1" w:right="-2"/>
              <w:rPr>
                <w:b/>
                <w:sz w:val="18"/>
                <w:szCs w:val="18"/>
              </w:rPr>
            </w:pPr>
            <w:r w:rsidRPr="007A704B">
              <w:rPr>
                <w:sz w:val="18"/>
                <w:szCs w:val="18"/>
              </w:rPr>
              <w:t>AM-275</w:t>
            </w:r>
          </w:p>
        </w:tc>
        <w:tc>
          <w:tcPr>
            <w:tcW w:w="1033" w:type="dxa"/>
            <w:vAlign w:val="center"/>
          </w:tcPr>
          <w:p w14:paraId="43BBC13D" w14:textId="003B4649" w:rsidR="007A704B" w:rsidRPr="007A704B" w:rsidRDefault="007A704B" w:rsidP="007A704B">
            <w:pPr>
              <w:spacing w:line="276" w:lineRule="auto"/>
              <w:ind w:rightChars="-1" w:right="-2"/>
              <w:rPr>
                <w:b/>
                <w:sz w:val="18"/>
                <w:szCs w:val="18"/>
              </w:rPr>
            </w:pPr>
            <w:r w:rsidRPr="007A704B">
              <w:rPr>
                <w:rFonts w:eastAsia="仿宋_GB2312"/>
                <w:sz w:val="18"/>
                <w:szCs w:val="18"/>
              </w:rPr>
              <w:t>Light yellow to yellow solid</w:t>
            </w:r>
          </w:p>
        </w:tc>
        <w:tc>
          <w:tcPr>
            <w:tcW w:w="773" w:type="dxa"/>
            <w:vAlign w:val="center"/>
          </w:tcPr>
          <w:p w14:paraId="14F126B1" w14:textId="01380003" w:rsidR="007A704B" w:rsidRPr="007A704B" w:rsidRDefault="007A704B" w:rsidP="007A704B">
            <w:pPr>
              <w:spacing w:line="276" w:lineRule="auto"/>
              <w:ind w:rightChars="-1" w:right="-2"/>
              <w:rPr>
                <w:b/>
                <w:sz w:val="18"/>
                <w:szCs w:val="18"/>
              </w:rPr>
            </w:pPr>
            <w:r w:rsidRPr="007A704B">
              <w:rPr>
                <w:b/>
                <w:sz w:val="18"/>
                <w:szCs w:val="18"/>
              </w:rPr>
              <w:t>N/A</w:t>
            </w:r>
          </w:p>
        </w:tc>
        <w:tc>
          <w:tcPr>
            <w:tcW w:w="747" w:type="dxa"/>
            <w:vAlign w:val="center"/>
          </w:tcPr>
          <w:p w14:paraId="02660C80" w14:textId="5B2F919D" w:rsidR="007A704B" w:rsidRPr="007A704B" w:rsidRDefault="007A704B" w:rsidP="007A704B">
            <w:pPr>
              <w:spacing w:line="276" w:lineRule="auto"/>
              <w:ind w:rightChars="-1" w:right="-2"/>
              <w:rPr>
                <w:b/>
                <w:sz w:val="18"/>
                <w:szCs w:val="18"/>
              </w:rPr>
            </w:pPr>
            <w:r w:rsidRPr="007A704B">
              <w:rPr>
                <w:b/>
                <w:sz w:val="18"/>
                <w:szCs w:val="18"/>
              </w:rPr>
              <w:t>N/A</w:t>
            </w:r>
          </w:p>
        </w:tc>
        <w:tc>
          <w:tcPr>
            <w:tcW w:w="1134" w:type="dxa"/>
            <w:vAlign w:val="center"/>
          </w:tcPr>
          <w:p w14:paraId="1FFA46D2" w14:textId="77777777" w:rsidR="007A704B" w:rsidRPr="007A704B" w:rsidRDefault="007A704B" w:rsidP="007A704B">
            <w:pPr>
              <w:spacing w:line="276" w:lineRule="auto"/>
              <w:ind w:rightChars="-1" w:right="-2"/>
              <w:rPr>
                <w:rFonts w:eastAsia="Times New Roman"/>
                <w:sz w:val="18"/>
                <w:szCs w:val="18"/>
              </w:rPr>
            </w:pPr>
            <w:r w:rsidRPr="007A704B">
              <w:rPr>
                <w:rFonts w:eastAsia="Times New Roman"/>
                <w:sz w:val="18"/>
                <w:szCs w:val="18"/>
              </w:rPr>
              <w:t xml:space="preserve"> N/A</w:t>
            </w:r>
          </w:p>
        </w:tc>
        <w:tc>
          <w:tcPr>
            <w:tcW w:w="1145" w:type="dxa"/>
            <w:vAlign w:val="center"/>
          </w:tcPr>
          <w:p w14:paraId="5F7BA23C" w14:textId="77777777" w:rsidR="007A704B" w:rsidRPr="007A704B" w:rsidRDefault="007A704B" w:rsidP="007A704B">
            <w:pPr>
              <w:spacing w:line="276" w:lineRule="auto"/>
              <w:ind w:rightChars="-1" w:right="-2"/>
              <w:rPr>
                <w:iCs/>
                <w:sz w:val="18"/>
                <w:szCs w:val="18"/>
              </w:rPr>
            </w:pPr>
            <w:r w:rsidRPr="007A704B">
              <w:rPr>
                <w:rFonts w:eastAsia="Times New Roman"/>
                <w:sz w:val="18"/>
                <w:szCs w:val="18"/>
              </w:rPr>
              <w:t>N/A</w:t>
            </w:r>
            <w:r w:rsidRPr="007A704B">
              <w:rPr>
                <w:sz w:val="18"/>
                <w:szCs w:val="18"/>
              </w:rPr>
              <w:t xml:space="preserve"> </w:t>
            </w:r>
          </w:p>
        </w:tc>
        <w:tc>
          <w:tcPr>
            <w:tcW w:w="969" w:type="dxa"/>
            <w:vAlign w:val="center"/>
          </w:tcPr>
          <w:p w14:paraId="250BAE44" w14:textId="77777777" w:rsidR="007A704B" w:rsidRPr="007A704B" w:rsidRDefault="007A704B" w:rsidP="007A704B">
            <w:pPr>
              <w:spacing w:line="276" w:lineRule="auto"/>
              <w:rPr>
                <w:rFonts w:eastAsia="Times New Roman"/>
                <w:sz w:val="18"/>
                <w:szCs w:val="18"/>
              </w:rPr>
            </w:pPr>
            <w:r w:rsidRPr="007A704B">
              <w:rPr>
                <w:rFonts w:eastAsia="Times New Roman"/>
                <w:sz w:val="18"/>
                <w:szCs w:val="18"/>
              </w:rPr>
              <w:t>N/A</w:t>
            </w:r>
          </w:p>
        </w:tc>
      </w:tr>
    </w:tbl>
    <w:p w14:paraId="07ECD8EB" w14:textId="16407FF6" w:rsidR="00D3590D" w:rsidRPr="00433748" w:rsidRDefault="007A704B" w:rsidP="00540955">
      <w:pPr>
        <w:spacing w:beforeLines="50" w:before="120" w:afterLines="50" w:after="120"/>
        <w:contextualSpacing/>
        <w:jc w:val="both"/>
        <w:rPr>
          <w:rFonts w:ascii="Arial" w:hAnsi="Arial" w:cs="Arial"/>
          <w:b/>
          <w:sz w:val="21"/>
          <w:szCs w:val="21"/>
        </w:rPr>
      </w:pPr>
      <w:r w:rsidRPr="797C4670">
        <w:rPr>
          <w:rFonts w:ascii="Arial" w:hAnsi="Arial" w:cs="Arial"/>
          <w:b/>
          <w:bCs/>
          <w:sz w:val="21"/>
          <w:szCs w:val="21"/>
        </w:rPr>
        <w:t>Conclusi</w:t>
      </w:r>
      <w:commentRangeStart w:id="907"/>
      <w:commentRangeStart w:id="908"/>
      <w:commentRangeStart w:id="909"/>
      <w:r w:rsidRPr="797C4670">
        <w:rPr>
          <w:rFonts w:ascii="Arial" w:hAnsi="Arial" w:cs="Arial"/>
          <w:b/>
          <w:bCs/>
          <w:sz w:val="21"/>
          <w:szCs w:val="21"/>
        </w:rPr>
        <w:t xml:space="preserve">on: </w:t>
      </w:r>
      <w:commentRangeEnd w:id="907"/>
      <w:r>
        <w:rPr>
          <w:rStyle w:val="af5"/>
          <w:rFonts w:ascii="Arial" w:hAnsi="Arial" w:cs="Arial"/>
          <w:b/>
          <w:bCs/>
        </w:rPr>
        <w:commentReference w:id="907"/>
      </w:r>
      <w:commentRangeEnd w:id="908"/>
      <w:r>
        <w:rPr>
          <w:rStyle w:val="af5"/>
        </w:rPr>
        <w:commentReference w:id="908"/>
      </w:r>
      <w:commentRangeEnd w:id="909"/>
      <w:r>
        <w:rPr>
          <w:rStyle w:val="af5"/>
        </w:rPr>
        <w:commentReference w:id="909"/>
      </w:r>
      <w:r w:rsidR="00433748" w:rsidRPr="00F03B10">
        <w:rPr>
          <w:rFonts w:ascii="Arial" w:hAnsi="Arial" w:cs="Arial"/>
          <w:color w:val="0000FF"/>
          <w:sz w:val="21"/>
          <w:szCs w:val="21"/>
        </w:rPr>
        <w:t>In-process i</w:t>
      </w:r>
      <w:r w:rsidR="00433748" w:rsidRPr="00F03B10">
        <w:rPr>
          <w:rFonts w:ascii="Arial" w:hAnsi="Arial" w:cs="Arial" w:hint="eastAsia"/>
          <w:color w:val="0000FF"/>
          <w:sz w:val="21"/>
          <w:szCs w:val="21"/>
        </w:rPr>
        <w:t>nterme</w:t>
      </w:r>
      <w:r w:rsidR="00433748" w:rsidRPr="00F03B10">
        <w:rPr>
          <w:rFonts w:ascii="Arial" w:hAnsi="Arial" w:cs="Arial"/>
          <w:color w:val="0000FF"/>
          <w:sz w:val="21"/>
          <w:szCs w:val="21"/>
        </w:rPr>
        <w:t>diate specifications</w:t>
      </w:r>
      <w:r w:rsidR="00433748" w:rsidRPr="00540955">
        <w:rPr>
          <w:rFonts w:ascii="Arial" w:hAnsi="Arial" w:cs="Arial"/>
          <w:color w:val="0000FF"/>
          <w:sz w:val="21"/>
          <w:szCs w:val="21"/>
        </w:rPr>
        <w:t xml:space="preserve"> has been removed. </w:t>
      </w:r>
      <w:ins w:id="910" w:author="Xuning Wei12232" w:date="2026-08-10T18:06:00Z">
        <w:r w:rsidR="00433748" w:rsidRPr="00540955">
          <w:rPr>
            <w:rFonts w:ascii="Arial" w:hAnsi="Arial" w:cs="Arial"/>
            <w:color w:val="0000FF"/>
            <w:sz w:val="21"/>
            <w:szCs w:val="21"/>
          </w:rPr>
          <w:t>Sampling for release testing is no longer necessary. Instead, process chemists shall visually verify the material color and document the findings within the MOR</w:t>
        </w:r>
      </w:ins>
      <w:r w:rsidR="00433748" w:rsidRPr="00540955">
        <w:rPr>
          <w:rFonts w:ascii="Arial" w:hAnsi="Arial" w:cs="Arial"/>
          <w:color w:val="0000FF"/>
          <w:sz w:val="21"/>
          <w:szCs w:val="21"/>
        </w:rPr>
        <w:t>.</w:t>
      </w:r>
      <w:r w:rsidR="00433748">
        <w:rPr>
          <w:rFonts w:ascii="Arial" w:eastAsia="Times New Roman" w:hAnsi="Arial" w:cs="Arial"/>
          <w:sz w:val="21"/>
          <w:szCs w:val="21"/>
        </w:rPr>
        <w:t xml:space="preserve"> </w:t>
      </w:r>
    </w:p>
    <w:p w14:paraId="70973F99" w14:textId="27F2A1FD" w:rsidR="00D3590D" w:rsidRPr="00540955" w:rsidRDefault="00540955" w:rsidP="00D3590D">
      <w:pPr>
        <w:spacing w:beforeLines="50" w:before="120" w:afterLines="50" w:after="120" w:line="360" w:lineRule="auto"/>
        <w:contextualSpacing/>
        <w:jc w:val="both"/>
        <w:rPr>
          <w:rFonts w:ascii="Arial" w:hAnsi="Arial" w:cs="Arial"/>
          <w:b/>
          <w:color w:val="0000FF"/>
          <w:sz w:val="21"/>
          <w:szCs w:val="21"/>
        </w:rPr>
      </w:pPr>
      <w:r>
        <w:rPr>
          <w:rFonts w:ascii="Arial" w:hAnsi="Arial" w:cs="Arial"/>
          <w:b/>
          <w:color w:val="0000FF"/>
          <w:sz w:val="21"/>
          <w:szCs w:val="21"/>
        </w:rPr>
        <w:t>c).</w:t>
      </w:r>
      <w:r w:rsidR="00D3590D" w:rsidRPr="00540955">
        <w:rPr>
          <w:rFonts w:ascii="Arial" w:hAnsi="Arial" w:cs="Arial"/>
          <w:b/>
          <w:color w:val="0000FF"/>
          <w:sz w:val="21"/>
          <w:szCs w:val="21"/>
        </w:rPr>
        <w:t>The Product Specification and Release Method V</w:t>
      </w:r>
      <w:r w:rsidR="00D3590D" w:rsidRPr="00540955">
        <w:rPr>
          <w:rFonts w:ascii="Arial" w:hAnsi="Arial" w:cs="Arial" w:hint="eastAsia"/>
          <w:b/>
          <w:color w:val="0000FF"/>
          <w:sz w:val="21"/>
          <w:szCs w:val="21"/>
        </w:rPr>
        <w:t>ali</w:t>
      </w:r>
      <w:r w:rsidR="00D3590D" w:rsidRPr="00540955">
        <w:rPr>
          <w:rFonts w:ascii="Arial" w:hAnsi="Arial" w:cs="Arial"/>
          <w:b/>
          <w:color w:val="0000FF"/>
          <w:sz w:val="21"/>
          <w:szCs w:val="21"/>
        </w:rPr>
        <w:t xml:space="preserve">dation </w:t>
      </w:r>
    </w:p>
    <w:p w14:paraId="5B4667ED" w14:textId="19C524E8" w:rsidR="0097240D" w:rsidRPr="00540955" w:rsidRDefault="0097240D" w:rsidP="0097240D">
      <w:pPr>
        <w:spacing w:beforeLines="50" w:before="120" w:afterLines="50" w:after="120" w:line="360" w:lineRule="auto"/>
        <w:contextualSpacing/>
        <w:jc w:val="both"/>
        <w:rPr>
          <w:ins w:id="911" w:author="Xuning Wei12232" w:date="2026-08-24T11:25:00Z"/>
          <w:rFonts w:ascii="Arial" w:hAnsi="Arial" w:cs="Arial"/>
          <w:color w:val="0000FF"/>
          <w:sz w:val="21"/>
          <w:szCs w:val="21"/>
        </w:rPr>
      </w:pPr>
      <w:r w:rsidRPr="00540955">
        <w:rPr>
          <w:rFonts w:ascii="Arial" w:hAnsi="Arial" w:cs="Arial"/>
          <w:color w:val="0000FF"/>
          <w:sz w:val="21"/>
          <w:szCs w:val="21"/>
        </w:rPr>
        <w:t>The comparison of Product Quality Specifications</w:t>
      </w:r>
      <w:r w:rsidR="00FE70C0" w:rsidRPr="00540955">
        <w:rPr>
          <w:rFonts w:ascii="Arial" w:hAnsi="Arial" w:cs="Arial"/>
          <w:color w:val="0000FF"/>
          <w:sz w:val="21"/>
          <w:szCs w:val="21"/>
        </w:rPr>
        <w:t xml:space="preserve"> for LSN4182924 / ASYM-140020</w:t>
      </w:r>
      <w:r w:rsidRPr="00540955">
        <w:rPr>
          <w:rFonts w:ascii="Arial" w:hAnsi="Arial" w:cs="Arial"/>
          <w:color w:val="0000FF"/>
          <w:sz w:val="21"/>
          <w:szCs w:val="21"/>
        </w:rPr>
        <w:t xml:space="preserve"> between the Full Scale non-saleable batch and PPQ campaign</w:t>
      </w:r>
      <w:r w:rsidR="00EA405A" w:rsidRPr="00540955">
        <w:rPr>
          <w:rFonts w:ascii="Arial" w:hAnsi="Arial" w:cs="Arial"/>
          <w:color w:val="0000FF"/>
          <w:sz w:val="21"/>
          <w:szCs w:val="21"/>
        </w:rPr>
        <w:t>s</w:t>
      </w:r>
      <w:r w:rsidRPr="00540955">
        <w:rPr>
          <w:rFonts w:ascii="Arial" w:hAnsi="Arial" w:cs="Arial"/>
          <w:color w:val="0000FF"/>
          <w:sz w:val="21"/>
          <w:szCs w:val="21"/>
        </w:rPr>
        <w:t xml:space="preserve"> is shown </w:t>
      </w:r>
      <w:del w:id="912" w:author="Xuning Wei12232" w:date="2026-08-24T11:28:00Z">
        <w:r w:rsidRPr="00540955" w:rsidDel="00682380">
          <w:rPr>
            <w:rFonts w:ascii="Arial" w:hAnsi="Arial" w:cs="Arial"/>
            <w:color w:val="0000FF"/>
            <w:sz w:val="21"/>
            <w:szCs w:val="21"/>
          </w:rPr>
          <w:delText>below</w:delText>
        </w:r>
      </w:del>
      <w:ins w:id="913" w:author="Xuning Wei12232" w:date="2026-08-24T11:28:00Z">
        <w:r w:rsidRPr="00540955">
          <w:rPr>
            <w:rFonts w:ascii="Arial" w:hAnsi="Arial" w:cs="Arial"/>
            <w:color w:val="0000FF"/>
            <w:sz w:val="21"/>
            <w:szCs w:val="21"/>
          </w:rPr>
          <w:t xml:space="preserve">in </w:t>
        </w:r>
        <w:commentRangeStart w:id="914"/>
        <w:commentRangeStart w:id="915"/>
        <w:r w:rsidRPr="00540955">
          <w:rPr>
            <w:rFonts w:ascii="Arial" w:hAnsi="Arial" w:cs="Arial"/>
            <w:color w:val="0000FF"/>
            <w:sz w:val="21"/>
            <w:szCs w:val="21"/>
          </w:rPr>
          <w:t xml:space="preserve">table </w:t>
        </w:r>
      </w:ins>
      <w:commentRangeEnd w:id="914"/>
      <w:del w:id="916" w:author="Xuning Wei12232" w:date="2026-08-27T09:17:00Z">
        <w:r w:rsidRPr="00540955" w:rsidDel="00AA7543">
          <w:rPr>
            <w:color w:val="0000FF"/>
          </w:rPr>
          <w:commentReference w:id="914"/>
        </w:r>
        <w:commentRangeEnd w:id="915"/>
        <w:r w:rsidRPr="00540955">
          <w:rPr>
            <w:color w:val="0000FF"/>
          </w:rPr>
          <w:commentReference w:id="915"/>
        </w:r>
      </w:del>
      <w:r w:rsidR="00B21CFC">
        <w:rPr>
          <w:rFonts w:ascii="Arial" w:hAnsi="Arial" w:cs="Arial"/>
          <w:color w:val="0000FF"/>
          <w:sz w:val="21"/>
          <w:szCs w:val="21"/>
        </w:rPr>
        <w:t>12</w:t>
      </w:r>
      <w:del w:id="917" w:author="Xuning Wei12232" w:date="2026-08-27T09:17:00Z">
        <w:r w:rsidRPr="00540955" w:rsidDel="00AA7543">
          <w:rPr>
            <w:rFonts w:ascii="Arial" w:hAnsi="Arial" w:cs="Arial"/>
            <w:color w:val="0000FF"/>
            <w:sz w:val="21"/>
            <w:szCs w:val="21"/>
          </w:rPr>
          <w:delText>.</w:delText>
        </w:r>
      </w:del>
    </w:p>
    <w:p w14:paraId="370DD00E" w14:textId="1C12A52C" w:rsidR="0097240D" w:rsidRPr="0075456A" w:rsidRDefault="0097240D" w:rsidP="0097240D">
      <w:pPr>
        <w:spacing w:beforeLines="50" w:before="120" w:after="0" w:line="360" w:lineRule="auto"/>
        <w:jc w:val="center"/>
        <w:rPr>
          <w:ins w:id="918" w:author="Xuning Wei12232" w:date="2026-08-24T11:28:00Z"/>
          <w:rFonts w:ascii="Arial" w:hAnsi="Arial" w:cs="Arial"/>
          <w:b/>
          <w:sz w:val="18"/>
          <w:szCs w:val="18"/>
        </w:rPr>
      </w:pPr>
      <w:commentRangeStart w:id="919"/>
      <w:commentRangeStart w:id="920"/>
      <w:ins w:id="921" w:author="Xuning Wei12232" w:date="2026-08-24T11:28:00Z">
        <w:r w:rsidRPr="001E1AC2">
          <w:rPr>
            <w:rFonts w:ascii="Arial" w:eastAsia="Times New Roman" w:hAnsi="Arial" w:cs="Arial"/>
            <w:b/>
            <w:sz w:val="21"/>
            <w:szCs w:val="21"/>
          </w:rPr>
          <w:t xml:space="preserve">Table </w:t>
        </w:r>
      </w:ins>
      <w:commentRangeEnd w:id="919"/>
      <w:del w:id="922" w:author="Xuning Wei12232" w:date="2026-08-27T09:17:00Z">
        <w:r w:rsidRPr="001E1AC2" w:rsidDel="00AA7543">
          <w:rPr>
            <w:rStyle w:val="CommentReference"/>
            <w:rFonts w:ascii="Arial" w:eastAsia="Times New Roman" w:hAnsi="Arial" w:cs="Arial"/>
            <w:b/>
          </w:rPr>
          <w:commentReference w:id="919"/>
        </w:r>
        <w:commentRangeEnd w:id="920"/>
        <w:r w:rsidRPr="001E1AC2">
          <w:rPr>
            <w:rStyle w:val="CommentReference"/>
          </w:rPr>
          <w:commentReference w:id="920"/>
        </w:r>
      </w:del>
      <w:r w:rsidR="00B21CFC">
        <w:rPr>
          <w:rFonts w:ascii="Arial" w:eastAsia="Times New Roman" w:hAnsi="Arial" w:cs="Arial"/>
          <w:b/>
          <w:sz w:val="21"/>
          <w:szCs w:val="21"/>
        </w:rPr>
        <w:t>12</w:t>
      </w:r>
      <w:ins w:id="923" w:author="Xuning Wei12232" w:date="2026-08-27T09:17:00Z">
        <w:r w:rsidRPr="001E1AC2">
          <w:rPr>
            <w:rFonts w:ascii="Arial" w:eastAsia="Times New Roman" w:hAnsi="Arial" w:cs="Arial"/>
            <w:b/>
            <w:sz w:val="21"/>
            <w:szCs w:val="21"/>
          </w:rPr>
          <w:t>:</w:t>
        </w:r>
      </w:ins>
      <w:ins w:id="924" w:author="Xuning Wei12232" w:date="2026-08-24T11:28:00Z">
        <w:r w:rsidRPr="001E1AC2">
          <w:rPr>
            <w:b/>
            <w:sz w:val="21"/>
            <w:szCs w:val="21"/>
          </w:rPr>
          <w:t xml:space="preserve"> </w:t>
        </w:r>
        <w:r w:rsidRPr="001E1AC2">
          <w:rPr>
            <w:rFonts w:ascii="Arial" w:hAnsi="Arial" w:cs="Arial"/>
            <w:b/>
            <w:sz w:val="21"/>
            <w:szCs w:val="21"/>
          </w:rPr>
          <w:t>The</w:t>
        </w:r>
      </w:ins>
      <w:r w:rsidRPr="001E1AC2">
        <w:rPr>
          <w:rFonts w:ascii="Arial" w:eastAsia="Times New Roman" w:hAnsi="Arial" w:cs="Arial"/>
          <w:b/>
          <w:bCs/>
          <w:sz w:val="21"/>
          <w:szCs w:val="21"/>
        </w:rPr>
        <w:t xml:space="preserve"> Product Quality Specifications</w:t>
      </w:r>
      <w:ins w:id="925" w:author="Xuning Wei12232" w:date="2026-08-24T11:28:00Z">
        <w:r w:rsidRPr="001E1AC2">
          <w:rPr>
            <w:rFonts w:ascii="Arial" w:eastAsia="Times New Roman" w:hAnsi="Arial" w:cs="Arial"/>
            <w:b/>
            <w:sz w:val="21"/>
            <w:szCs w:val="21"/>
          </w:rPr>
          <w:t xml:space="preserve"> </w:t>
        </w:r>
      </w:ins>
      <w:r w:rsidR="00D3590D" w:rsidRPr="002B4614">
        <w:rPr>
          <w:rFonts w:ascii="Arial" w:eastAsia="Times New Roman" w:hAnsi="Arial" w:cs="Arial"/>
          <w:b/>
          <w:bCs/>
          <w:sz w:val="21"/>
          <w:szCs w:val="21"/>
        </w:rPr>
        <w:t xml:space="preserve">Comparison </w:t>
      </w:r>
      <w:r w:rsidR="00D3590D">
        <w:rPr>
          <w:rFonts w:ascii="Arial" w:eastAsia="Times New Roman" w:hAnsi="Arial" w:cs="Arial"/>
          <w:b/>
          <w:bCs/>
          <w:sz w:val="21"/>
          <w:szCs w:val="21"/>
        </w:rPr>
        <w:t>and Method Validation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53"/>
        <w:gridCol w:w="712"/>
        <w:gridCol w:w="716"/>
        <w:gridCol w:w="568"/>
        <w:gridCol w:w="570"/>
        <w:gridCol w:w="706"/>
        <w:gridCol w:w="425"/>
        <w:gridCol w:w="568"/>
        <w:gridCol w:w="707"/>
        <w:gridCol w:w="854"/>
        <w:gridCol w:w="996"/>
        <w:gridCol w:w="1126"/>
      </w:tblGrid>
      <w:tr w:rsidR="00B90657" w:rsidRPr="0075456A" w14:paraId="10D1F65C" w14:textId="50326FDF" w:rsidTr="00B90657">
        <w:trPr>
          <w:trHeight w:val="449"/>
          <w:tblHeader/>
        </w:trPr>
        <w:tc>
          <w:tcPr>
            <w:tcW w:w="745" w:type="pct"/>
            <w:gridSpan w:val="2"/>
            <w:vMerge w:val="restart"/>
            <w:shd w:val="clear" w:color="auto" w:fill="1F4E79" w:themeFill="accent1" w:themeFillShade="80"/>
            <w:vAlign w:val="center"/>
          </w:tcPr>
          <w:p w14:paraId="3F4EC0B9" w14:textId="63FBBF8C"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Test Item</w:t>
            </w:r>
          </w:p>
        </w:tc>
        <w:tc>
          <w:tcPr>
            <w:tcW w:w="1090" w:type="pct"/>
            <w:gridSpan w:val="3"/>
            <w:shd w:val="clear" w:color="auto" w:fill="1F4E79" w:themeFill="accent1" w:themeFillShade="80"/>
            <w:vAlign w:val="center"/>
          </w:tcPr>
          <w:p w14:paraId="7C1F563E" w14:textId="0E81A50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Full Scale non-saleable batch</w:t>
            </w:r>
          </w:p>
        </w:tc>
        <w:tc>
          <w:tcPr>
            <w:tcW w:w="1415" w:type="pct"/>
            <w:gridSpan w:val="4"/>
            <w:shd w:val="clear" w:color="auto" w:fill="1F4E79"/>
            <w:vAlign w:val="center"/>
          </w:tcPr>
          <w:p w14:paraId="458F6B8D" w14:textId="74A10D4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PPQ Campaigns</w:t>
            </w:r>
          </w:p>
        </w:tc>
        <w:tc>
          <w:tcPr>
            <w:tcW w:w="502" w:type="pct"/>
            <w:vMerge w:val="restart"/>
            <w:shd w:val="clear" w:color="auto" w:fill="1F4E79" w:themeFill="accent1" w:themeFillShade="80"/>
            <w:vAlign w:val="center"/>
          </w:tcPr>
          <w:p w14:paraId="55C20F4E" w14:textId="237C122A" w:rsidR="002F371A" w:rsidRPr="00B5674E"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Protocol</w:t>
            </w:r>
          </w:p>
        </w:tc>
        <w:tc>
          <w:tcPr>
            <w:tcW w:w="586" w:type="pct"/>
            <w:vMerge w:val="restart"/>
            <w:shd w:val="clear" w:color="auto" w:fill="1F4E79" w:themeFill="accent1" w:themeFillShade="80"/>
            <w:vAlign w:val="center"/>
          </w:tcPr>
          <w:p w14:paraId="1783C91D" w14:textId="621E4648" w:rsidR="002F371A" w:rsidRPr="00B5674E" w:rsidRDefault="002F371A" w:rsidP="00540955">
            <w:pPr>
              <w:spacing w:after="0"/>
              <w:jc w:val="center"/>
              <w:rPr>
                <w:rFonts w:ascii="Arial" w:hAnsi="Arial" w:cs="Arial"/>
                <w:b/>
                <w:color w:val="FFFFFF" w:themeColor="background1"/>
                <w:sz w:val="18"/>
                <w:szCs w:val="18"/>
              </w:rPr>
            </w:pPr>
            <w:r w:rsidRPr="00443401">
              <w:rPr>
                <w:rFonts w:eastAsia="等线"/>
                <w:b/>
                <w:color w:val="FFFFFF" w:themeColor="background1"/>
                <w:sz w:val="18"/>
                <w:szCs w:val="18"/>
              </w:rPr>
              <w:t>Validation experiment</w:t>
            </w:r>
          </w:p>
        </w:tc>
        <w:tc>
          <w:tcPr>
            <w:tcW w:w="663" w:type="pct"/>
            <w:vMerge w:val="restart"/>
            <w:shd w:val="clear" w:color="auto" w:fill="1F4E79" w:themeFill="accent1" w:themeFillShade="80"/>
            <w:vAlign w:val="center"/>
          </w:tcPr>
          <w:p w14:paraId="39FA9C0C" w14:textId="3E7B100C" w:rsidR="002F371A"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report</w:t>
            </w:r>
          </w:p>
        </w:tc>
      </w:tr>
      <w:tr w:rsidR="00B90657" w:rsidRPr="0075456A" w14:paraId="7B1DBFFB" w14:textId="5E4150A0" w:rsidTr="00B90657">
        <w:trPr>
          <w:trHeight w:val="469"/>
        </w:trPr>
        <w:tc>
          <w:tcPr>
            <w:tcW w:w="745" w:type="pct"/>
            <w:gridSpan w:val="2"/>
            <w:vMerge/>
            <w:shd w:val="clear" w:color="auto" w:fill="FFFFFF"/>
            <w:vAlign w:val="center"/>
          </w:tcPr>
          <w:p w14:paraId="45269F89" w14:textId="79A845A7" w:rsidR="002F371A" w:rsidRPr="00B5674E" w:rsidRDefault="002F371A" w:rsidP="00540955">
            <w:pPr>
              <w:spacing w:after="0"/>
              <w:jc w:val="center"/>
              <w:rPr>
                <w:rFonts w:ascii="Arial" w:eastAsia="仿宋_GB2312" w:hAnsi="Arial" w:cs="Arial"/>
                <w:b/>
                <w:color w:val="FFFFFF" w:themeColor="background1"/>
                <w:sz w:val="18"/>
                <w:szCs w:val="18"/>
              </w:rPr>
            </w:pPr>
          </w:p>
        </w:tc>
        <w:tc>
          <w:tcPr>
            <w:tcW w:w="421" w:type="pct"/>
            <w:shd w:val="clear" w:color="auto" w:fill="1F4E79"/>
            <w:vAlign w:val="center"/>
          </w:tcPr>
          <w:p w14:paraId="75C326DA" w14:textId="4FE17516"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669" w:type="pct"/>
            <w:gridSpan w:val="2"/>
            <w:shd w:val="clear" w:color="auto" w:fill="1F4E79"/>
            <w:vAlign w:val="center"/>
          </w:tcPr>
          <w:p w14:paraId="26B7E014" w14:textId="74BBFAF8"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415" w:type="pct"/>
            <w:shd w:val="clear" w:color="auto" w:fill="1F4E79"/>
            <w:vAlign w:val="center"/>
          </w:tcPr>
          <w:p w14:paraId="771C38BA" w14:textId="394F65C4"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1000" w:type="pct"/>
            <w:gridSpan w:val="3"/>
            <w:shd w:val="clear" w:color="auto" w:fill="1F4E79"/>
            <w:vAlign w:val="center"/>
          </w:tcPr>
          <w:p w14:paraId="10B93321" w14:textId="6048E34B"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502" w:type="pct"/>
            <w:vMerge/>
            <w:shd w:val="clear" w:color="auto" w:fill="1F4E79"/>
            <w:vAlign w:val="center"/>
          </w:tcPr>
          <w:p w14:paraId="2BEB40B2" w14:textId="77777777" w:rsidR="002F371A" w:rsidRPr="00B5674E" w:rsidRDefault="002F371A" w:rsidP="00540955">
            <w:pPr>
              <w:spacing w:after="0"/>
              <w:jc w:val="center"/>
              <w:rPr>
                <w:rFonts w:ascii="Arial" w:hAnsi="Arial" w:cs="Arial"/>
                <w:b/>
                <w:color w:val="FFFFFF" w:themeColor="background1"/>
                <w:sz w:val="18"/>
                <w:szCs w:val="18"/>
              </w:rPr>
            </w:pPr>
          </w:p>
        </w:tc>
        <w:tc>
          <w:tcPr>
            <w:tcW w:w="586" w:type="pct"/>
            <w:vMerge/>
            <w:shd w:val="clear" w:color="auto" w:fill="1F4E79"/>
            <w:vAlign w:val="center"/>
          </w:tcPr>
          <w:p w14:paraId="339EF256" w14:textId="7834F2D2" w:rsidR="002F371A" w:rsidRPr="00B5674E" w:rsidRDefault="002F371A" w:rsidP="00540955">
            <w:pPr>
              <w:spacing w:after="0"/>
              <w:jc w:val="center"/>
              <w:rPr>
                <w:rFonts w:ascii="Arial" w:hAnsi="Arial" w:cs="Arial"/>
                <w:b/>
                <w:color w:val="FFFFFF" w:themeColor="background1"/>
                <w:sz w:val="18"/>
                <w:szCs w:val="18"/>
              </w:rPr>
            </w:pPr>
          </w:p>
        </w:tc>
        <w:tc>
          <w:tcPr>
            <w:tcW w:w="663" w:type="pct"/>
            <w:vMerge/>
            <w:shd w:val="clear" w:color="auto" w:fill="1F4E79"/>
            <w:vAlign w:val="center"/>
          </w:tcPr>
          <w:p w14:paraId="0ABEE2EB" w14:textId="77777777" w:rsidR="002F371A" w:rsidRPr="00B5674E" w:rsidRDefault="002F371A" w:rsidP="00540955">
            <w:pPr>
              <w:spacing w:after="0"/>
              <w:jc w:val="center"/>
              <w:rPr>
                <w:rFonts w:ascii="Arial" w:hAnsi="Arial" w:cs="Arial"/>
                <w:b/>
                <w:color w:val="FFFFFF" w:themeColor="background1"/>
                <w:sz w:val="18"/>
                <w:szCs w:val="18"/>
              </w:rPr>
            </w:pPr>
          </w:p>
        </w:tc>
      </w:tr>
      <w:tr w:rsidR="00B90657" w:rsidRPr="0075456A" w14:paraId="14BDB37C" w14:textId="58140E36" w:rsidTr="00B90657">
        <w:trPr>
          <w:trHeight w:val="469"/>
        </w:trPr>
        <w:tc>
          <w:tcPr>
            <w:tcW w:w="326" w:type="pct"/>
            <w:shd w:val="clear" w:color="auto" w:fill="FFFFFF"/>
            <w:vAlign w:val="center"/>
          </w:tcPr>
          <w:p w14:paraId="008B112A" w14:textId="63D8BDEB"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Description</w:t>
            </w:r>
          </w:p>
        </w:tc>
        <w:tc>
          <w:tcPr>
            <w:tcW w:w="418" w:type="pct"/>
            <w:shd w:val="clear" w:color="auto" w:fill="FFFFFF"/>
            <w:vAlign w:val="center"/>
          </w:tcPr>
          <w:p w14:paraId="721E3B77" w14:textId="0CFAC5E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Appearance</w:t>
            </w:r>
          </w:p>
        </w:tc>
        <w:tc>
          <w:tcPr>
            <w:tcW w:w="421" w:type="pct"/>
            <w:shd w:val="clear" w:color="auto" w:fill="FFFFFF"/>
            <w:vAlign w:val="center"/>
          </w:tcPr>
          <w:p w14:paraId="0CDC41D1" w14:textId="0DD9EB3B"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AM-140020-006</w:t>
            </w:r>
          </w:p>
        </w:tc>
        <w:tc>
          <w:tcPr>
            <w:tcW w:w="669" w:type="pct"/>
            <w:gridSpan w:val="2"/>
            <w:shd w:val="clear" w:color="auto" w:fill="FFFFFF"/>
            <w:vAlign w:val="center"/>
          </w:tcPr>
          <w:p w14:paraId="02D1B3D6" w14:textId="2BAD891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White to yellow solid</w:t>
            </w:r>
          </w:p>
        </w:tc>
        <w:tc>
          <w:tcPr>
            <w:tcW w:w="415" w:type="pct"/>
            <w:shd w:val="clear" w:color="auto" w:fill="FFFFFF"/>
            <w:vAlign w:val="center"/>
          </w:tcPr>
          <w:p w14:paraId="35376CF0" w14:textId="1C939E6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AM-140020-006</w:t>
            </w:r>
          </w:p>
        </w:tc>
        <w:tc>
          <w:tcPr>
            <w:tcW w:w="1000" w:type="pct"/>
            <w:gridSpan w:val="3"/>
            <w:shd w:val="clear" w:color="auto" w:fill="FFFFFF"/>
            <w:vAlign w:val="center"/>
          </w:tcPr>
          <w:p w14:paraId="2E7A5D62" w14:textId="62FD45C3"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White to yellow solid</w:t>
            </w:r>
          </w:p>
        </w:tc>
        <w:tc>
          <w:tcPr>
            <w:tcW w:w="502" w:type="pct"/>
            <w:vAlign w:val="center"/>
          </w:tcPr>
          <w:p w14:paraId="400B836D" w14:textId="69D1A97A" w:rsidR="002F371A" w:rsidRPr="002F371A" w:rsidRDefault="002F371A" w:rsidP="00540955">
            <w:pPr>
              <w:jc w:val="center"/>
              <w:rPr>
                <w:rFonts w:ascii="Calibri" w:hAnsi="Calibri" w:cs="Calibri"/>
                <w:color w:val="000000"/>
              </w:rPr>
            </w:pPr>
            <w:r w:rsidRPr="3D7E87D4">
              <w:rPr>
                <w:rFonts w:eastAsia="Times New Roman"/>
                <w:sz w:val="18"/>
                <w:szCs w:val="18"/>
              </w:rPr>
              <w:t>N/A</w:t>
            </w:r>
          </w:p>
        </w:tc>
        <w:tc>
          <w:tcPr>
            <w:tcW w:w="586" w:type="pct"/>
            <w:vAlign w:val="center"/>
          </w:tcPr>
          <w:p w14:paraId="334409EF" w14:textId="4BF9D955" w:rsidR="002F371A" w:rsidRPr="002F371A" w:rsidRDefault="002F371A" w:rsidP="00540955">
            <w:pPr>
              <w:jc w:val="center"/>
              <w:rPr>
                <w:rFonts w:ascii="Calibri" w:hAnsi="Calibri" w:cs="Calibri"/>
                <w:color w:val="000000"/>
              </w:rPr>
            </w:pPr>
            <w:r w:rsidRPr="3D7E87D4">
              <w:rPr>
                <w:rFonts w:eastAsia="Times New Roman"/>
                <w:sz w:val="18"/>
                <w:szCs w:val="18"/>
              </w:rPr>
              <w:t>N/A</w:t>
            </w:r>
          </w:p>
        </w:tc>
        <w:tc>
          <w:tcPr>
            <w:tcW w:w="663" w:type="pct"/>
            <w:vAlign w:val="center"/>
          </w:tcPr>
          <w:p w14:paraId="14721A57" w14:textId="2B5F8D74" w:rsidR="002F371A" w:rsidRDefault="002F371A" w:rsidP="00540955">
            <w:pPr>
              <w:jc w:val="center"/>
              <w:rPr>
                <w:rFonts w:ascii="Calibri" w:hAnsi="Calibri" w:cs="Calibri"/>
                <w:color w:val="000000"/>
              </w:rPr>
            </w:pPr>
            <w:r w:rsidRPr="3D7E87D4">
              <w:rPr>
                <w:rFonts w:eastAsia="Times New Roman"/>
                <w:sz w:val="18"/>
                <w:szCs w:val="18"/>
              </w:rPr>
              <w:t>N/A</w:t>
            </w:r>
          </w:p>
        </w:tc>
      </w:tr>
      <w:tr w:rsidR="00B90657" w:rsidRPr="0075456A" w14:paraId="44BA6E37" w14:textId="78694495" w:rsidTr="00B90657">
        <w:trPr>
          <w:trHeight w:val="459"/>
        </w:trPr>
        <w:tc>
          <w:tcPr>
            <w:tcW w:w="326" w:type="pct"/>
            <w:vMerge w:val="restart"/>
            <w:shd w:val="clear" w:color="auto" w:fill="FFFFFF"/>
            <w:vAlign w:val="center"/>
          </w:tcPr>
          <w:p w14:paraId="37DC1467" w14:textId="5A2FEA11"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w:t>
            </w:r>
          </w:p>
        </w:tc>
        <w:tc>
          <w:tcPr>
            <w:tcW w:w="418" w:type="pct"/>
            <w:shd w:val="clear" w:color="auto" w:fill="FFFFFF"/>
            <w:vAlign w:val="center"/>
          </w:tcPr>
          <w:p w14:paraId="110771FC" w14:textId="015AE9AD"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 by UHPLC</w:t>
            </w:r>
          </w:p>
        </w:tc>
        <w:tc>
          <w:tcPr>
            <w:tcW w:w="421" w:type="pct"/>
            <w:shd w:val="clear" w:color="auto" w:fill="FFFFFF"/>
            <w:vAlign w:val="center"/>
          </w:tcPr>
          <w:p w14:paraId="65AC9DB9" w14:textId="3D95B01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669" w:type="pct"/>
            <w:gridSpan w:val="2"/>
            <w:shd w:val="clear" w:color="auto" w:fill="FFFFFF"/>
            <w:vAlign w:val="center"/>
          </w:tcPr>
          <w:p w14:paraId="32D983BD" w14:textId="3B390616"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Conforms to the reference standard</w:t>
            </w:r>
          </w:p>
        </w:tc>
        <w:tc>
          <w:tcPr>
            <w:tcW w:w="415" w:type="pct"/>
            <w:shd w:val="clear" w:color="auto" w:fill="FFFFFF"/>
            <w:vAlign w:val="center"/>
          </w:tcPr>
          <w:p w14:paraId="66928415" w14:textId="6631AB7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1000" w:type="pct"/>
            <w:gridSpan w:val="3"/>
            <w:shd w:val="clear" w:color="auto" w:fill="FFFFFF"/>
            <w:vAlign w:val="center"/>
          </w:tcPr>
          <w:p w14:paraId="29F26B4C" w14:textId="08BB7A8A"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Conforms to the reference standard</w:t>
            </w:r>
          </w:p>
        </w:tc>
        <w:tc>
          <w:tcPr>
            <w:tcW w:w="502" w:type="pct"/>
            <w:vAlign w:val="center"/>
          </w:tcPr>
          <w:p w14:paraId="72AA9AE1" w14:textId="4DAA2768" w:rsidR="002F371A" w:rsidRPr="002F371A" w:rsidRDefault="002F371A" w:rsidP="00540955">
            <w:pPr>
              <w:jc w:val="center"/>
              <w:rPr>
                <w:rFonts w:ascii="Calibri" w:hAnsi="Calibri" w:cs="Calibri"/>
                <w:color w:val="0000FF"/>
              </w:rPr>
            </w:pPr>
            <w:r w:rsidRPr="002F371A">
              <w:rPr>
                <w:rFonts w:ascii="Calibri" w:hAnsi="Calibri" w:cs="Calibri"/>
                <w:color w:val="0000FF"/>
              </w:rPr>
              <w:t>AM-140020-001-VP-02.01</w:t>
            </w:r>
          </w:p>
          <w:p w14:paraId="540AFDE0" w14:textId="77777777" w:rsidR="002F371A" w:rsidRPr="002F371A" w:rsidRDefault="002F371A" w:rsidP="00540955">
            <w:pPr>
              <w:spacing w:after="0"/>
              <w:ind w:left="113"/>
              <w:jc w:val="center"/>
              <w:rPr>
                <w:rFonts w:ascii="Arial" w:hAnsi="Arial" w:cs="Arial"/>
                <w:color w:val="0000FF"/>
                <w:sz w:val="18"/>
                <w:szCs w:val="18"/>
              </w:rPr>
            </w:pPr>
          </w:p>
        </w:tc>
        <w:tc>
          <w:tcPr>
            <w:tcW w:w="586" w:type="pct"/>
            <w:vAlign w:val="center"/>
          </w:tcPr>
          <w:p w14:paraId="63434AEA" w14:textId="71F262BA" w:rsidR="002F371A" w:rsidRPr="002F371A" w:rsidRDefault="00AB3A4F" w:rsidP="00540955">
            <w:pPr>
              <w:spacing w:after="0"/>
              <w:ind w:left="113"/>
              <w:jc w:val="center"/>
              <w:rPr>
                <w:rFonts w:ascii="Arial" w:hAnsi="Arial" w:cs="Arial"/>
                <w:color w:val="0000FF"/>
                <w:sz w:val="18"/>
                <w:szCs w:val="18"/>
              </w:rPr>
            </w:pPr>
            <w:r>
              <w:t>Under client review</w:t>
            </w:r>
          </w:p>
        </w:tc>
        <w:tc>
          <w:tcPr>
            <w:tcW w:w="663" w:type="pct"/>
            <w:vAlign w:val="center"/>
          </w:tcPr>
          <w:p w14:paraId="7979052E" w14:textId="05EC276F" w:rsidR="002F371A" w:rsidRPr="002F371A" w:rsidRDefault="002F371A" w:rsidP="00540955">
            <w:pPr>
              <w:jc w:val="center"/>
              <w:rPr>
                <w:rFonts w:ascii="Arial" w:hAnsi="Arial" w:cs="Arial"/>
                <w:color w:val="0000FF"/>
                <w:sz w:val="18"/>
                <w:szCs w:val="18"/>
              </w:rPr>
            </w:pPr>
            <w:r w:rsidRPr="797C4670">
              <w:rPr>
                <w:rFonts w:eastAsia="Times New Roman"/>
                <w:color w:val="038387"/>
                <w:sz w:val="18"/>
                <w:szCs w:val="18"/>
              </w:rPr>
              <w:t>Completion prior to PV Step2 start</w:t>
            </w:r>
          </w:p>
        </w:tc>
      </w:tr>
      <w:tr w:rsidR="00B90657" w:rsidRPr="0075456A" w14:paraId="7AB91DA3" w14:textId="32C8BC0F" w:rsidTr="00B90657">
        <w:trPr>
          <w:trHeight w:val="459"/>
        </w:trPr>
        <w:tc>
          <w:tcPr>
            <w:tcW w:w="326" w:type="pct"/>
            <w:vMerge/>
            <w:shd w:val="clear" w:color="auto" w:fill="FFFFFF"/>
            <w:vAlign w:val="center"/>
          </w:tcPr>
          <w:p w14:paraId="5E7215EC" w14:textId="77777777" w:rsidR="002F371A" w:rsidRPr="0075456A" w:rsidRDefault="002F371A" w:rsidP="00540955">
            <w:pPr>
              <w:spacing w:after="0"/>
              <w:jc w:val="center"/>
              <w:rPr>
                <w:rFonts w:ascii="Arial" w:hAnsi="Arial" w:cs="Arial"/>
                <w:sz w:val="18"/>
                <w:szCs w:val="18"/>
              </w:rPr>
            </w:pPr>
          </w:p>
        </w:tc>
        <w:tc>
          <w:tcPr>
            <w:tcW w:w="418" w:type="pct"/>
            <w:shd w:val="clear" w:color="auto" w:fill="FFFFFF"/>
            <w:vAlign w:val="center"/>
          </w:tcPr>
          <w:p w14:paraId="59BFE1F0" w14:textId="17C351D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 by MS</w:t>
            </w:r>
          </w:p>
        </w:tc>
        <w:tc>
          <w:tcPr>
            <w:tcW w:w="421" w:type="pct"/>
            <w:shd w:val="clear" w:color="auto" w:fill="FFFFFF"/>
            <w:vAlign w:val="center"/>
          </w:tcPr>
          <w:p w14:paraId="314BA0E9" w14:textId="2F485FF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AM-013</w:t>
            </w:r>
          </w:p>
        </w:tc>
        <w:tc>
          <w:tcPr>
            <w:tcW w:w="669" w:type="pct"/>
            <w:gridSpan w:val="2"/>
            <w:shd w:val="clear" w:color="auto" w:fill="FFFFFF"/>
            <w:vAlign w:val="center"/>
          </w:tcPr>
          <w:p w14:paraId="511C8536" w14:textId="2C0B03AB"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Consistent with the exact mass</w:t>
            </w:r>
          </w:p>
        </w:tc>
        <w:tc>
          <w:tcPr>
            <w:tcW w:w="415" w:type="pct"/>
            <w:shd w:val="clear" w:color="auto" w:fill="FFFFFF"/>
            <w:vAlign w:val="center"/>
          </w:tcPr>
          <w:p w14:paraId="798B77D0" w14:textId="5F9508AD" w:rsidR="002F371A" w:rsidRPr="0075456A" w:rsidRDefault="002F371A" w:rsidP="00540955">
            <w:pPr>
              <w:spacing w:after="0"/>
              <w:jc w:val="center"/>
              <w:rPr>
                <w:rFonts w:ascii="Arial" w:hAnsi="Arial" w:cs="Arial"/>
                <w:sz w:val="18"/>
                <w:szCs w:val="18"/>
              </w:rPr>
            </w:pPr>
            <w:r w:rsidRPr="0075456A">
              <w:rPr>
                <w:rFonts w:ascii="Arial" w:eastAsia="仿宋_GB2312" w:hAnsi="Arial" w:cs="Arial"/>
                <w:b/>
                <w:sz w:val="18"/>
                <w:szCs w:val="18"/>
              </w:rPr>
              <w:t>AM-140020-025</w:t>
            </w:r>
          </w:p>
        </w:tc>
        <w:tc>
          <w:tcPr>
            <w:tcW w:w="1000" w:type="pct"/>
            <w:gridSpan w:val="3"/>
            <w:shd w:val="clear" w:color="auto" w:fill="FFFFFF"/>
            <w:vAlign w:val="center"/>
          </w:tcPr>
          <w:p w14:paraId="3DC7CF1E" w14:textId="0CD37458"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Consistent with the exact mass</w:t>
            </w:r>
          </w:p>
        </w:tc>
        <w:tc>
          <w:tcPr>
            <w:tcW w:w="502" w:type="pct"/>
            <w:vAlign w:val="center"/>
          </w:tcPr>
          <w:p w14:paraId="35618F09" w14:textId="3A6C907D" w:rsidR="002F371A" w:rsidRPr="002F371A" w:rsidRDefault="002F371A" w:rsidP="00540955">
            <w:pPr>
              <w:jc w:val="center"/>
              <w:rPr>
                <w:rFonts w:ascii="Calibri" w:hAnsi="Calibri" w:cs="Calibri"/>
                <w:color w:val="000000"/>
              </w:rPr>
            </w:pPr>
            <w:r>
              <w:rPr>
                <w:rFonts w:ascii="Calibri" w:hAnsi="Calibri" w:cs="Calibri"/>
                <w:color w:val="000000"/>
              </w:rPr>
              <w:t>AM-140020-025-VP-01.01</w:t>
            </w:r>
          </w:p>
        </w:tc>
        <w:tc>
          <w:tcPr>
            <w:tcW w:w="586" w:type="pct"/>
            <w:vAlign w:val="center"/>
          </w:tcPr>
          <w:p w14:paraId="7131F42B" w14:textId="63E8D428" w:rsidR="002F371A" w:rsidRPr="00E23FD0" w:rsidRDefault="002F371A" w:rsidP="00540955">
            <w:pPr>
              <w:spacing w:after="0"/>
              <w:ind w:left="113"/>
              <w:jc w:val="center"/>
              <w:rPr>
                <w:rFonts w:ascii="Arial" w:hAnsi="Arial" w:cs="Arial"/>
                <w:sz w:val="18"/>
                <w:szCs w:val="18"/>
              </w:rPr>
            </w:pPr>
            <w:r w:rsidRPr="002F371A">
              <w:rPr>
                <w:color w:val="0000FF"/>
                <w:sz w:val="18"/>
                <w:szCs w:val="18"/>
              </w:rPr>
              <w:t>Completed</w:t>
            </w:r>
            <w:r w:rsidRPr="002F371A">
              <w:rPr>
                <w:rStyle w:val="af5"/>
                <w:color w:val="0000FF"/>
                <w:sz w:val="18"/>
                <w:szCs w:val="18"/>
              </w:rPr>
              <w:commentReference w:id="926"/>
            </w:r>
            <w:r w:rsidRPr="002F371A">
              <w:rPr>
                <w:rStyle w:val="af5"/>
                <w:color w:val="0000FF"/>
              </w:rPr>
              <w:commentReference w:id="927"/>
            </w:r>
          </w:p>
        </w:tc>
        <w:tc>
          <w:tcPr>
            <w:tcW w:w="663" w:type="pct"/>
            <w:vAlign w:val="center"/>
          </w:tcPr>
          <w:p w14:paraId="59E35926" w14:textId="17887730" w:rsidR="002F371A" w:rsidRPr="00E23FD0" w:rsidRDefault="002F371A"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w:t>
            </w:r>
          </w:p>
        </w:tc>
      </w:tr>
      <w:tr w:rsidR="00B90657" w:rsidRPr="0075456A" w14:paraId="429908C0" w14:textId="01DFEE82" w:rsidTr="00B90657">
        <w:trPr>
          <w:trHeight w:val="459"/>
        </w:trPr>
        <w:tc>
          <w:tcPr>
            <w:tcW w:w="326" w:type="pct"/>
            <w:vMerge w:val="restart"/>
            <w:shd w:val="clear" w:color="auto" w:fill="FFFFFF"/>
            <w:vAlign w:val="center"/>
          </w:tcPr>
          <w:p w14:paraId="5D0C4A5C" w14:textId="2C613ABE"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Tests</w:t>
            </w:r>
          </w:p>
        </w:tc>
        <w:tc>
          <w:tcPr>
            <w:tcW w:w="418" w:type="pct"/>
            <w:vMerge w:val="restart"/>
            <w:shd w:val="clear" w:color="auto" w:fill="FFFFFF"/>
            <w:vAlign w:val="center"/>
          </w:tcPr>
          <w:p w14:paraId="3B8D97C5" w14:textId="76F17110"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 xml:space="preserve">Purity and related </w:t>
            </w:r>
            <w:r w:rsidRPr="0075456A">
              <w:rPr>
                <w:rFonts w:ascii="Arial" w:eastAsia="仿宋_GB2312" w:hAnsi="Arial" w:cs="Arial"/>
                <w:sz w:val="18"/>
                <w:szCs w:val="18"/>
              </w:rPr>
              <w:lastRenderedPageBreak/>
              <w:t>impurities by UHPLC</w:t>
            </w:r>
          </w:p>
        </w:tc>
        <w:tc>
          <w:tcPr>
            <w:tcW w:w="421" w:type="pct"/>
            <w:vMerge w:val="restart"/>
            <w:shd w:val="clear" w:color="auto" w:fill="FFFFFF"/>
            <w:vAlign w:val="center"/>
          </w:tcPr>
          <w:p w14:paraId="42042D12" w14:textId="72F921C9"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lastRenderedPageBreak/>
              <w:t>AM-140020-001</w:t>
            </w:r>
          </w:p>
        </w:tc>
        <w:tc>
          <w:tcPr>
            <w:tcW w:w="334" w:type="pct"/>
            <w:shd w:val="clear" w:color="auto" w:fill="FFFFFF"/>
            <w:vAlign w:val="center"/>
          </w:tcPr>
          <w:p w14:paraId="3541D079" w14:textId="5BBF6151"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Purity</w:t>
            </w:r>
          </w:p>
        </w:tc>
        <w:tc>
          <w:tcPr>
            <w:tcW w:w="335" w:type="pct"/>
            <w:shd w:val="clear" w:color="auto" w:fill="FFFFFF"/>
            <w:vAlign w:val="center"/>
          </w:tcPr>
          <w:p w14:paraId="076884EB" w14:textId="58053518" w:rsidR="00AB3A4F" w:rsidRPr="0075456A" w:rsidRDefault="00AB3A4F" w:rsidP="00540955">
            <w:pPr>
              <w:spacing w:after="0"/>
              <w:jc w:val="center"/>
              <w:rPr>
                <w:rFonts w:ascii="Arial" w:hAnsi="Arial" w:cs="Arial"/>
                <w:sz w:val="18"/>
                <w:szCs w:val="18"/>
              </w:rPr>
            </w:pPr>
            <w:r w:rsidRPr="0075456A">
              <w:rPr>
                <w:rFonts w:ascii="Arial" w:eastAsia="Calibri" w:hAnsi="Arial" w:cs="Arial"/>
                <w:kern w:val="24"/>
                <w:sz w:val="18"/>
                <w:szCs w:val="18"/>
              </w:rPr>
              <w:t>≥ 90.0%</w:t>
            </w:r>
          </w:p>
        </w:tc>
        <w:tc>
          <w:tcPr>
            <w:tcW w:w="415" w:type="pct"/>
            <w:vMerge w:val="restart"/>
            <w:shd w:val="clear" w:color="auto" w:fill="FFFFFF"/>
            <w:vAlign w:val="center"/>
          </w:tcPr>
          <w:p w14:paraId="38E78FFE" w14:textId="3EFFB3FB"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584" w:type="pct"/>
            <w:gridSpan w:val="2"/>
            <w:shd w:val="clear" w:color="auto" w:fill="FFFFFF"/>
            <w:vAlign w:val="center"/>
          </w:tcPr>
          <w:p w14:paraId="3FC0D9F9" w14:textId="081CCCDC"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Purity</w:t>
            </w:r>
          </w:p>
        </w:tc>
        <w:tc>
          <w:tcPr>
            <w:tcW w:w="416" w:type="pct"/>
            <w:shd w:val="clear" w:color="auto" w:fill="FFFFFF"/>
            <w:vAlign w:val="center"/>
          </w:tcPr>
          <w:p w14:paraId="3025674A" w14:textId="6DFEDE92" w:rsidR="00AB3A4F" w:rsidRPr="0075456A" w:rsidRDefault="00AB3A4F" w:rsidP="00540955">
            <w:pPr>
              <w:spacing w:after="0"/>
              <w:jc w:val="center"/>
              <w:rPr>
                <w:rFonts w:ascii="Arial" w:hAnsi="Arial" w:cs="Arial"/>
                <w:sz w:val="18"/>
                <w:szCs w:val="18"/>
              </w:rPr>
            </w:pPr>
            <w:r w:rsidRPr="0075456A">
              <w:rPr>
                <w:rFonts w:ascii="Arial" w:eastAsia="Calibri" w:hAnsi="Arial" w:cs="Arial"/>
                <w:kern w:val="24"/>
                <w:sz w:val="18"/>
                <w:szCs w:val="18"/>
              </w:rPr>
              <w:t>≥ 90.0%</w:t>
            </w:r>
            <w:r w:rsidR="003E2785">
              <w:rPr>
                <w:rFonts w:ascii="Arial" w:eastAsia="Calibri" w:hAnsi="Arial" w:cs="Arial"/>
                <w:kern w:val="24"/>
                <w:sz w:val="18"/>
                <w:szCs w:val="18"/>
              </w:rPr>
              <w:br/>
              <w:t>area</w:t>
            </w:r>
          </w:p>
        </w:tc>
        <w:tc>
          <w:tcPr>
            <w:tcW w:w="502" w:type="pct"/>
            <w:vAlign w:val="center"/>
          </w:tcPr>
          <w:p w14:paraId="2A929842"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w:t>
            </w:r>
            <w:r w:rsidRPr="002F371A">
              <w:rPr>
                <w:rFonts w:ascii="Calibri" w:hAnsi="Calibri" w:cs="Calibri"/>
                <w:color w:val="0000FF"/>
              </w:rPr>
              <w:lastRenderedPageBreak/>
              <w:t>001-VP-02.01</w:t>
            </w:r>
          </w:p>
          <w:p w14:paraId="25F8531B"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1CD5C5A6" w14:textId="54908192" w:rsidR="00AB3A4F" w:rsidRPr="00E23FD0" w:rsidRDefault="00AB3A4F" w:rsidP="00540955">
            <w:pPr>
              <w:spacing w:after="0"/>
              <w:ind w:left="113"/>
              <w:jc w:val="center"/>
              <w:rPr>
                <w:rFonts w:ascii="Arial" w:hAnsi="Arial" w:cs="Arial"/>
                <w:sz w:val="18"/>
                <w:szCs w:val="18"/>
              </w:rPr>
            </w:pPr>
            <w:r w:rsidRPr="00681B59">
              <w:lastRenderedPageBreak/>
              <w:t>Under client review</w:t>
            </w:r>
          </w:p>
        </w:tc>
        <w:tc>
          <w:tcPr>
            <w:tcW w:w="663" w:type="pct"/>
            <w:vAlign w:val="center"/>
          </w:tcPr>
          <w:p w14:paraId="06CDB3B1" w14:textId="12D93352" w:rsidR="00AB3A4F" w:rsidRPr="00E23FD0" w:rsidRDefault="00AB3A4F"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start</w:t>
            </w:r>
          </w:p>
        </w:tc>
      </w:tr>
      <w:tr w:rsidR="00B90657" w:rsidRPr="0075456A" w14:paraId="3272AD09" w14:textId="1C734534" w:rsidTr="00B90657">
        <w:trPr>
          <w:trHeight w:val="459"/>
        </w:trPr>
        <w:tc>
          <w:tcPr>
            <w:tcW w:w="326" w:type="pct"/>
            <w:vMerge/>
            <w:shd w:val="clear" w:color="auto" w:fill="FFFFFF"/>
            <w:vAlign w:val="center"/>
          </w:tcPr>
          <w:p w14:paraId="6D3CF4C3"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686C12B"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0AAD70DB"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ACF3A0E" w14:textId="5AD2BD4C"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Total</w:t>
            </w:r>
            <w:r w:rsidRPr="0075456A">
              <w:rPr>
                <w:rFonts w:ascii="Arial" w:eastAsia="Calibri" w:hAnsi="Arial" w:cs="Arial"/>
                <w:kern w:val="24"/>
                <w:sz w:val="18"/>
                <w:szCs w:val="18"/>
              </w:rPr>
              <w:t xml:space="preserve"> impurities</w:t>
            </w:r>
          </w:p>
        </w:tc>
        <w:tc>
          <w:tcPr>
            <w:tcW w:w="335" w:type="pct"/>
            <w:shd w:val="clear" w:color="auto" w:fill="FFFFFF"/>
            <w:vAlign w:val="center"/>
          </w:tcPr>
          <w:p w14:paraId="10A0E7D1" w14:textId="61B4F5C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10.0%</w:t>
            </w:r>
          </w:p>
        </w:tc>
        <w:tc>
          <w:tcPr>
            <w:tcW w:w="415" w:type="pct"/>
            <w:vMerge/>
            <w:shd w:val="clear" w:color="auto" w:fill="FFFFFF"/>
            <w:vAlign w:val="center"/>
          </w:tcPr>
          <w:p w14:paraId="3AF30347" w14:textId="4FBFEAD6"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F8C397" w14:textId="677D42CB"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Total</w:t>
            </w:r>
            <w:r w:rsidRPr="0075456A">
              <w:rPr>
                <w:rFonts w:ascii="Arial" w:eastAsia="Calibri" w:hAnsi="Arial" w:cs="Arial"/>
                <w:kern w:val="24"/>
                <w:sz w:val="18"/>
                <w:szCs w:val="18"/>
              </w:rPr>
              <w:t xml:space="preserve"> impurities</w:t>
            </w:r>
          </w:p>
        </w:tc>
        <w:tc>
          <w:tcPr>
            <w:tcW w:w="416" w:type="pct"/>
            <w:shd w:val="clear" w:color="auto" w:fill="FFFFFF"/>
            <w:vAlign w:val="center"/>
          </w:tcPr>
          <w:p w14:paraId="0B046215" w14:textId="77777777" w:rsidR="00AB3A4F" w:rsidRDefault="00AB3A4F" w:rsidP="00540955">
            <w:pPr>
              <w:spacing w:after="0"/>
              <w:jc w:val="center"/>
              <w:rPr>
                <w:rFonts w:ascii="Arial" w:hAnsi="Arial" w:cs="Arial"/>
                <w:kern w:val="24"/>
                <w:sz w:val="18"/>
                <w:szCs w:val="18"/>
              </w:rPr>
            </w:pPr>
            <w:r w:rsidRPr="0075456A">
              <w:rPr>
                <w:rFonts w:ascii="Arial" w:hAnsi="Arial" w:cs="Arial"/>
                <w:kern w:val="24"/>
                <w:sz w:val="18"/>
                <w:szCs w:val="18"/>
              </w:rPr>
              <w:t>≤ 10.0%</w:t>
            </w:r>
          </w:p>
          <w:p w14:paraId="65E286E5" w14:textId="6B0EFDF6" w:rsidR="003E2785" w:rsidRPr="0075456A" w:rsidRDefault="003E2785" w:rsidP="00540955">
            <w:pPr>
              <w:spacing w:after="0"/>
              <w:jc w:val="center"/>
              <w:rPr>
                <w:rFonts w:ascii="Arial" w:hAnsi="Arial" w:cs="Arial"/>
                <w:sz w:val="18"/>
                <w:szCs w:val="18"/>
              </w:rPr>
            </w:pPr>
            <w:r>
              <w:rPr>
                <w:rFonts w:ascii="Arial" w:hAnsi="Arial" w:cs="Arial"/>
                <w:kern w:val="24"/>
                <w:sz w:val="18"/>
                <w:szCs w:val="18"/>
              </w:rPr>
              <w:t>area</w:t>
            </w:r>
          </w:p>
        </w:tc>
        <w:tc>
          <w:tcPr>
            <w:tcW w:w="502" w:type="pct"/>
            <w:vAlign w:val="center"/>
          </w:tcPr>
          <w:p w14:paraId="344C6D4B"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3E5DE04D"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003058B3" w14:textId="75E32FD4"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0D329355" w14:textId="02894BFF"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7FD1FB34" w14:textId="684AD7FD" w:rsidTr="00B90657">
        <w:trPr>
          <w:trHeight w:val="459"/>
        </w:trPr>
        <w:tc>
          <w:tcPr>
            <w:tcW w:w="326" w:type="pct"/>
            <w:vMerge/>
            <w:shd w:val="clear" w:color="auto" w:fill="FFFFFF"/>
            <w:vAlign w:val="center"/>
          </w:tcPr>
          <w:p w14:paraId="7D7F4EA0"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7F8411F"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9E6F271"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1BEFAB06" w14:textId="7646E0EF"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Any individual impurities</w:t>
            </w:r>
          </w:p>
        </w:tc>
        <w:tc>
          <w:tcPr>
            <w:tcW w:w="335" w:type="pct"/>
            <w:shd w:val="clear" w:color="auto" w:fill="FFFFFF"/>
            <w:vAlign w:val="center"/>
          </w:tcPr>
          <w:p w14:paraId="33933E48" w14:textId="18302FC1"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1.0%</w:t>
            </w:r>
          </w:p>
        </w:tc>
        <w:tc>
          <w:tcPr>
            <w:tcW w:w="415" w:type="pct"/>
            <w:vMerge/>
            <w:shd w:val="clear" w:color="auto" w:fill="FFFFFF"/>
            <w:vAlign w:val="center"/>
          </w:tcPr>
          <w:p w14:paraId="5480D414" w14:textId="07E9E8C3"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F49B887" w14:textId="6AA7573A"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Any individual impurities (</w:t>
            </w:r>
            <w:r w:rsidRPr="0075456A">
              <w:rPr>
                <w:rFonts w:ascii="Arial" w:hAnsi="Arial" w:cs="Arial"/>
                <w:b/>
                <w:kern w:val="24"/>
                <w:sz w:val="18"/>
                <w:szCs w:val="18"/>
              </w:rPr>
              <w:t>Report individual impurities ≥ 0.10% by RRT</w:t>
            </w:r>
            <w:r w:rsidRPr="0075456A">
              <w:rPr>
                <w:rFonts w:ascii="Arial" w:eastAsia="仿宋_GB2312" w:hAnsi="Arial" w:cs="Arial"/>
                <w:b/>
                <w:sz w:val="18"/>
                <w:szCs w:val="18"/>
              </w:rPr>
              <w:t>)</w:t>
            </w:r>
          </w:p>
        </w:tc>
        <w:tc>
          <w:tcPr>
            <w:tcW w:w="416" w:type="pct"/>
            <w:shd w:val="clear" w:color="auto" w:fill="FFFFFF"/>
            <w:vAlign w:val="center"/>
          </w:tcPr>
          <w:p w14:paraId="04269FBD" w14:textId="77777777" w:rsidR="00AB3A4F" w:rsidRDefault="00AB3A4F" w:rsidP="00540955">
            <w:pPr>
              <w:spacing w:after="0"/>
              <w:jc w:val="center"/>
              <w:rPr>
                <w:rFonts w:ascii="Arial" w:hAnsi="Arial" w:cs="Arial"/>
                <w:b/>
                <w:kern w:val="24"/>
                <w:sz w:val="18"/>
                <w:szCs w:val="18"/>
              </w:rPr>
            </w:pPr>
            <w:r w:rsidRPr="0075456A">
              <w:rPr>
                <w:rFonts w:ascii="Arial" w:hAnsi="Arial" w:cs="Arial"/>
                <w:b/>
                <w:kern w:val="24"/>
                <w:sz w:val="18"/>
                <w:szCs w:val="18"/>
              </w:rPr>
              <w:t>≤ 0.5%</w:t>
            </w:r>
          </w:p>
          <w:p w14:paraId="61131C6C" w14:textId="1FEFC4AF" w:rsidR="003E2785" w:rsidRPr="0075456A" w:rsidRDefault="003E2785" w:rsidP="00540955">
            <w:pPr>
              <w:spacing w:after="0"/>
              <w:jc w:val="center"/>
              <w:rPr>
                <w:rFonts w:ascii="Arial" w:hAnsi="Arial" w:cs="Arial"/>
                <w:sz w:val="18"/>
                <w:szCs w:val="18"/>
              </w:rPr>
            </w:pPr>
            <w:r>
              <w:rPr>
                <w:rFonts w:ascii="Arial" w:hAnsi="Arial" w:cs="Arial"/>
                <w:b/>
                <w:kern w:val="24"/>
                <w:sz w:val="18"/>
                <w:szCs w:val="18"/>
              </w:rPr>
              <w:t>area</w:t>
            </w:r>
          </w:p>
        </w:tc>
        <w:tc>
          <w:tcPr>
            <w:tcW w:w="502" w:type="pct"/>
            <w:vAlign w:val="center"/>
          </w:tcPr>
          <w:p w14:paraId="208B7962"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35365119"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53BD5E83" w14:textId="77148BD5"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1A4CFEA2" w14:textId="585AA785"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091B347F" w14:textId="16D1566F" w:rsidTr="00B90657">
        <w:trPr>
          <w:trHeight w:val="687"/>
        </w:trPr>
        <w:tc>
          <w:tcPr>
            <w:tcW w:w="326" w:type="pct"/>
            <w:vMerge/>
            <w:shd w:val="clear" w:color="auto" w:fill="FFFFFF"/>
            <w:vAlign w:val="center"/>
          </w:tcPr>
          <w:p w14:paraId="67C4F18F"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973DD1C"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3CF62CB3" w14:textId="77777777" w:rsidR="00AB3A4F" w:rsidRPr="0075456A" w:rsidRDefault="00AB3A4F" w:rsidP="00540955">
            <w:pPr>
              <w:spacing w:after="0"/>
              <w:jc w:val="center"/>
              <w:rPr>
                <w:rFonts w:ascii="Arial" w:hAnsi="Arial" w:cs="Arial"/>
                <w:sz w:val="18"/>
                <w:szCs w:val="18"/>
              </w:rPr>
            </w:pPr>
          </w:p>
        </w:tc>
        <w:tc>
          <w:tcPr>
            <w:tcW w:w="669" w:type="pct"/>
            <w:gridSpan w:val="2"/>
            <w:vMerge w:val="restart"/>
            <w:shd w:val="clear" w:color="auto" w:fill="FFFFFF"/>
            <w:vAlign w:val="center"/>
          </w:tcPr>
          <w:p w14:paraId="6A0C70ED" w14:textId="33448DB4"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Report individual impurities ≥ 0.10% by RRT</w:t>
            </w:r>
          </w:p>
        </w:tc>
        <w:tc>
          <w:tcPr>
            <w:tcW w:w="415" w:type="pct"/>
            <w:vMerge/>
            <w:shd w:val="clear" w:color="auto" w:fill="FFFFFF"/>
            <w:vAlign w:val="center"/>
          </w:tcPr>
          <w:p w14:paraId="4C42FA0D" w14:textId="32C927E6" w:rsidR="00AB3A4F" w:rsidRPr="0075456A" w:rsidRDefault="00AB3A4F" w:rsidP="00540955">
            <w:pPr>
              <w:spacing w:after="0"/>
              <w:jc w:val="center"/>
              <w:rPr>
                <w:rFonts w:ascii="Arial" w:hAnsi="Arial" w:cs="Arial"/>
                <w:sz w:val="18"/>
                <w:szCs w:val="18"/>
              </w:rPr>
            </w:pPr>
          </w:p>
        </w:tc>
        <w:tc>
          <w:tcPr>
            <w:tcW w:w="250" w:type="pct"/>
            <w:vMerge w:val="restart"/>
            <w:shd w:val="clear" w:color="auto" w:fill="FFFFFF"/>
            <w:vAlign w:val="center"/>
          </w:tcPr>
          <w:p w14:paraId="61FBE607" w14:textId="298C2D8C"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Individual specified impurities</w:t>
            </w:r>
          </w:p>
        </w:tc>
        <w:tc>
          <w:tcPr>
            <w:tcW w:w="334" w:type="pct"/>
            <w:shd w:val="clear" w:color="auto" w:fill="FFFFFF"/>
            <w:vAlign w:val="center"/>
          </w:tcPr>
          <w:p w14:paraId="650EFF0A" w14:textId="452787AE"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ASYM-153207 (L2 endo-Gly24)</w:t>
            </w:r>
          </w:p>
        </w:tc>
        <w:tc>
          <w:tcPr>
            <w:tcW w:w="416" w:type="pct"/>
            <w:shd w:val="clear" w:color="auto" w:fill="FFFFFF"/>
            <w:vAlign w:val="center"/>
          </w:tcPr>
          <w:p w14:paraId="7B098CF0" w14:textId="77777777" w:rsidR="00AB3A4F" w:rsidRDefault="00AB3A4F" w:rsidP="00540955">
            <w:pPr>
              <w:spacing w:after="0"/>
              <w:jc w:val="center"/>
              <w:rPr>
                <w:rFonts w:ascii="Arial" w:eastAsia="仿宋_GB2312" w:hAnsi="Arial" w:cs="Arial"/>
                <w:b/>
                <w:sz w:val="18"/>
                <w:szCs w:val="18"/>
              </w:rPr>
            </w:pPr>
            <w:r w:rsidRPr="0075456A">
              <w:rPr>
                <w:rFonts w:ascii="Arial" w:eastAsia="仿宋_GB2312" w:hAnsi="Arial" w:cs="Arial"/>
                <w:b/>
                <w:sz w:val="18"/>
                <w:szCs w:val="18"/>
              </w:rPr>
              <w:t>≤ 0.5%</w:t>
            </w:r>
          </w:p>
          <w:p w14:paraId="193F8E6C" w14:textId="3A7074DA" w:rsidR="003E2785" w:rsidRDefault="003E2785" w:rsidP="00540955">
            <w:pPr>
              <w:spacing w:after="0"/>
              <w:jc w:val="center"/>
              <w:rPr>
                <w:rFonts w:ascii="Arial" w:eastAsia="仿宋_GB2312" w:hAnsi="Arial" w:cs="Arial"/>
                <w:b/>
                <w:sz w:val="18"/>
                <w:szCs w:val="18"/>
              </w:rPr>
            </w:pPr>
            <w:r>
              <w:rPr>
                <w:rFonts w:ascii="Arial" w:eastAsia="仿宋_GB2312" w:hAnsi="Arial" w:cs="Arial"/>
                <w:b/>
                <w:sz w:val="18"/>
                <w:szCs w:val="18"/>
              </w:rPr>
              <w:t>Area</w:t>
            </w:r>
          </w:p>
          <w:p w14:paraId="2DD948E2" w14:textId="5A3E0B2C" w:rsidR="003E2785" w:rsidRPr="0075456A" w:rsidRDefault="003E2785" w:rsidP="00540955">
            <w:pPr>
              <w:spacing w:after="0"/>
              <w:jc w:val="center"/>
              <w:rPr>
                <w:rFonts w:ascii="Arial" w:hAnsi="Arial" w:cs="Arial"/>
                <w:sz w:val="18"/>
                <w:szCs w:val="18"/>
              </w:rPr>
            </w:pPr>
          </w:p>
        </w:tc>
        <w:tc>
          <w:tcPr>
            <w:tcW w:w="502" w:type="pct"/>
            <w:vAlign w:val="center"/>
          </w:tcPr>
          <w:p w14:paraId="17A1BA55"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03CDCC17"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79F2D71A" w14:textId="03618FF4"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77EDA209" w14:textId="3DA44358"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6652D506" w14:textId="726E1892" w:rsidTr="00B90657">
        <w:trPr>
          <w:trHeight w:val="686"/>
        </w:trPr>
        <w:tc>
          <w:tcPr>
            <w:tcW w:w="326" w:type="pct"/>
            <w:vMerge/>
            <w:shd w:val="clear" w:color="auto" w:fill="FFFFFF"/>
            <w:vAlign w:val="center"/>
          </w:tcPr>
          <w:p w14:paraId="3E2EA13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DEC60A0"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1043AE33" w14:textId="77777777" w:rsidR="00AB3A4F" w:rsidRPr="0075456A" w:rsidRDefault="00AB3A4F" w:rsidP="00540955">
            <w:pPr>
              <w:spacing w:after="0"/>
              <w:jc w:val="center"/>
              <w:rPr>
                <w:rFonts w:ascii="Arial" w:hAnsi="Arial" w:cs="Arial"/>
                <w:sz w:val="18"/>
                <w:szCs w:val="18"/>
              </w:rPr>
            </w:pPr>
          </w:p>
        </w:tc>
        <w:tc>
          <w:tcPr>
            <w:tcW w:w="669" w:type="pct"/>
            <w:gridSpan w:val="2"/>
            <w:vMerge/>
            <w:shd w:val="clear" w:color="auto" w:fill="FFFFFF"/>
            <w:vAlign w:val="center"/>
          </w:tcPr>
          <w:p w14:paraId="0F7E865D" w14:textId="77777777" w:rsidR="00AB3A4F" w:rsidRPr="0075456A" w:rsidRDefault="00AB3A4F" w:rsidP="00540955">
            <w:pPr>
              <w:spacing w:after="0"/>
              <w:jc w:val="center"/>
              <w:rPr>
                <w:rFonts w:ascii="Arial" w:hAnsi="Arial" w:cs="Arial"/>
                <w:kern w:val="24"/>
                <w:sz w:val="18"/>
                <w:szCs w:val="18"/>
              </w:rPr>
            </w:pPr>
          </w:p>
        </w:tc>
        <w:tc>
          <w:tcPr>
            <w:tcW w:w="415" w:type="pct"/>
            <w:vMerge/>
            <w:shd w:val="clear" w:color="auto" w:fill="FFFFFF"/>
            <w:vAlign w:val="center"/>
          </w:tcPr>
          <w:p w14:paraId="03F55B3B" w14:textId="77777777" w:rsidR="00AB3A4F" w:rsidRPr="0075456A" w:rsidRDefault="00AB3A4F" w:rsidP="00540955">
            <w:pPr>
              <w:spacing w:after="0"/>
              <w:jc w:val="center"/>
              <w:rPr>
                <w:rFonts w:ascii="Arial" w:hAnsi="Arial" w:cs="Arial"/>
                <w:sz w:val="18"/>
                <w:szCs w:val="18"/>
              </w:rPr>
            </w:pPr>
          </w:p>
        </w:tc>
        <w:tc>
          <w:tcPr>
            <w:tcW w:w="250" w:type="pct"/>
            <w:vMerge/>
            <w:shd w:val="clear" w:color="auto" w:fill="FFFFFF"/>
            <w:vAlign w:val="center"/>
          </w:tcPr>
          <w:p w14:paraId="1D137F89"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6F859C99" w14:textId="70BC176C"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ASYM-152486 (L2 des-(Asn21-NMeAsn22))</w:t>
            </w:r>
          </w:p>
        </w:tc>
        <w:tc>
          <w:tcPr>
            <w:tcW w:w="416" w:type="pct"/>
            <w:shd w:val="clear" w:color="auto" w:fill="FFFFFF"/>
            <w:vAlign w:val="center"/>
          </w:tcPr>
          <w:p w14:paraId="71A29AC6" w14:textId="77777777" w:rsidR="00AB3A4F" w:rsidRDefault="00AB3A4F" w:rsidP="00540955">
            <w:pPr>
              <w:spacing w:after="0"/>
              <w:jc w:val="center"/>
              <w:rPr>
                <w:rFonts w:ascii="Arial" w:eastAsia="仿宋_GB2312" w:hAnsi="Arial" w:cs="Arial"/>
                <w:b/>
                <w:sz w:val="18"/>
                <w:szCs w:val="18"/>
              </w:rPr>
            </w:pPr>
            <w:r w:rsidRPr="0075456A">
              <w:rPr>
                <w:rFonts w:ascii="Arial" w:eastAsia="仿宋_GB2312" w:hAnsi="Arial" w:cs="Arial"/>
                <w:b/>
                <w:sz w:val="18"/>
                <w:szCs w:val="18"/>
              </w:rPr>
              <w:t>≤ 2.0%</w:t>
            </w:r>
          </w:p>
          <w:p w14:paraId="76B997CF" w14:textId="75FE95AA" w:rsidR="003E2785" w:rsidRPr="0075456A" w:rsidRDefault="003E2785" w:rsidP="00540955">
            <w:pPr>
              <w:spacing w:after="0"/>
              <w:jc w:val="center"/>
              <w:rPr>
                <w:rFonts w:ascii="Arial" w:hAnsi="Arial" w:cs="Arial"/>
                <w:sz w:val="18"/>
                <w:szCs w:val="18"/>
              </w:rPr>
            </w:pPr>
            <w:r>
              <w:rPr>
                <w:rFonts w:ascii="Arial" w:eastAsia="仿宋_GB2312" w:hAnsi="Arial" w:cs="Arial"/>
                <w:b/>
                <w:sz w:val="18"/>
                <w:szCs w:val="18"/>
              </w:rPr>
              <w:t>area</w:t>
            </w:r>
          </w:p>
        </w:tc>
        <w:tc>
          <w:tcPr>
            <w:tcW w:w="502" w:type="pct"/>
            <w:vAlign w:val="center"/>
          </w:tcPr>
          <w:p w14:paraId="77BFD4EF"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4901D4F0"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6256A15D" w14:textId="29D3FBBD"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04B18910" w14:textId="78E55CB0"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085EE0C9" w14:textId="29E3CD35" w:rsidTr="00B90657">
        <w:trPr>
          <w:trHeight w:val="459"/>
        </w:trPr>
        <w:tc>
          <w:tcPr>
            <w:tcW w:w="326" w:type="pct"/>
            <w:vMerge/>
            <w:shd w:val="clear" w:color="auto" w:fill="FFFFFF"/>
            <w:vAlign w:val="center"/>
          </w:tcPr>
          <w:p w14:paraId="78FEDBA2" w14:textId="77777777" w:rsidR="002F371A" w:rsidRPr="0075456A" w:rsidRDefault="002F371A" w:rsidP="00540955">
            <w:pPr>
              <w:spacing w:after="0"/>
              <w:jc w:val="center"/>
              <w:rPr>
                <w:rFonts w:ascii="Arial" w:hAnsi="Arial" w:cs="Arial"/>
                <w:sz w:val="18"/>
                <w:szCs w:val="18"/>
              </w:rPr>
            </w:pPr>
          </w:p>
        </w:tc>
        <w:tc>
          <w:tcPr>
            <w:tcW w:w="418" w:type="pct"/>
            <w:shd w:val="clear" w:color="auto" w:fill="FFFFFF"/>
            <w:vAlign w:val="center"/>
          </w:tcPr>
          <w:p w14:paraId="643CBD8D" w14:textId="30D0A94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Water content by KF</w:t>
            </w:r>
          </w:p>
        </w:tc>
        <w:tc>
          <w:tcPr>
            <w:tcW w:w="421" w:type="pct"/>
            <w:shd w:val="clear" w:color="auto" w:fill="FFFFFF"/>
            <w:vAlign w:val="center"/>
          </w:tcPr>
          <w:p w14:paraId="0940B30D" w14:textId="0EE86191"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AM-140020-005</w:t>
            </w:r>
          </w:p>
        </w:tc>
        <w:tc>
          <w:tcPr>
            <w:tcW w:w="669" w:type="pct"/>
            <w:gridSpan w:val="2"/>
            <w:shd w:val="clear" w:color="auto" w:fill="FFFFFF"/>
            <w:vAlign w:val="center"/>
          </w:tcPr>
          <w:p w14:paraId="31BE7FE8" w14:textId="564F43E0"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2.0% </w:t>
            </w:r>
            <w:r w:rsidRPr="0075456A">
              <w:rPr>
                <w:rFonts w:ascii="Arial" w:hAnsi="Arial" w:cs="Arial"/>
                <w:sz w:val="18"/>
                <w:szCs w:val="18"/>
              </w:rPr>
              <w:t>w/w</w:t>
            </w:r>
          </w:p>
        </w:tc>
        <w:tc>
          <w:tcPr>
            <w:tcW w:w="415" w:type="pct"/>
            <w:shd w:val="clear" w:color="auto" w:fill="FFFFFF"/>
            <w:vAlign w:val="center"/>
          </w:tcPr>
          <w:p w14:paraId="31A7E792" w14:textId="09AF485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AM-140020-005</w:t>
            </w:r>
          </w:p>
        </w:tc>
        <w:tc>
          <w:tcPr>
            <w:tcW w:w="1000" w:type="pct"/>
            <w:gridSpan w:val="3"/>
            <w:shd w:val="clear" w:color="auto" w:fill="FFFFFF"/>
            <w:vAlign w:val="center"/>
          </w:tcPr>
          <w:p w14:paraId="35CADD93" w14:textId="4797F56F"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2.0% </w:t>
            </w:r>
            <w:r w:rsidRPr="0075456A">
              <w:rPr>
                <w:rFonts w:ascii="Arial" w:hAnsi="Arial" w:cs="Arial"/>
                <w:sz w:val="18"/>
                <w:szCs w:val="18"/>
              </w:rPr>
              <w:t>w/w</w:t>
            </w:r>
          </w:p>
        </w:tc>
        <w:tc>
          <w:tcPr>
            <w:tcW w:w="502" w:type="pct"/>
            <w:vAlign w:val="center"/>
          </w:tcPr>
          <w:p w14:paraId="120D1463" w14:textId="77777777" w:rsidR="00AB3A4F" w:rsidRDefault="00AB3A4F" w:rsidP="00540955">
            <w:pPr>
              <w:jc w:val="center"/>
              <w:rPr>
                <w:rFonts w:ascii="Calibri" w:hAnsi="Calibri" w:cs="Calibri"/>
                <w:color w:val="000000"/>
              </w:rPr>
            </w:pPr>
            <w:r>
              <w:rPr>
                <w:rFonts w:ascii="Calibri" w:hAnsi="Calibri" w:cs="Calibri"/>
                <w:color w:val="000000"/>
              </w:rPr>
              <w:t>AM-140020-005-VP-02.01</w:t>
            </w:r>
          </w:p>
          <w:p w14:paraId="42A328BE"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3C098696" w14:textId="47A8363D"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0DDE56E9" w14:textId="77777777" w:rsidR="00AB3A4F" w:rsidRDefault="00AB3A4F" w:rsidP="00540955">
            <w:pPr>
              <w:jc w:val="center"/>
              <w:rPr>
                <w:rFonts w:ascii="Calibri" w:hAnsi="Calibri" w:cs="Calibri"/>
                <w:color w:val="000000"/>
              </w:rPr>
            </w:pPr>
            <w:r>
              <w:rPr>
                <w:rFonts w:ascii="Calibri" w:hAnsi="Calibri" w:cs="Calibri"/>
                <w:color w:val="000000"/>
              </w:rPr>
              <w:t>AM-140020-005-VR-02.01</w:t>
            </w:r>
          </w:p>
          <w:p w14:paraId="23442C0B" w14:textId="60E30278" w:rsidR="002F371A" w:rsidRPr="00E23FD0" w:rsidRDefault="00AB3A4F" w:rsidP="00540955">
            <w:pPr>
              <w:spacing w:after="0"/>
              <w:ind w:left="113"/>
              <w:jc w:val="center"/>
              <w:rPr>
                <w:rFonts w:ascii="Arial" w:hAnsi="Arial" w:cs="Arial"/>
                <w:sz w:val="18"/>
                <w:szCs w:val="18"/>
              </w:rPr>
            </w:pP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tc>
      </w:tr>
      <w:tr w:rsidR="00B90657" w:rsidRPr="0075456A" w14:paraId="2D965E47" w14:textId="095A67E8" w:rsidTr="00B90657">
        <w:trPr>
          <w:trHeight w:val="459"/>
        </w:trPr>
        <w:tc>
          <w:tcPr>
            <w:tcW w:w="326" w:type="pct"/>
            <w:vMerge/>
            <w:shd w:val="clear" w:color="auto" w:fill="FFFFFF"/>
            <w:vAlign w:val="center"/>
          </w:tcPr>
          <w:p w14:paraId="6FD35400" w14:textId="77777777" w:rsidR="002F371A" w:rsidRPr="0075456A" w:rsidRDefault="002F371A" w:rsidP="00540955">
            <w:pPr>
              <w:spacing w:after="0"/>
              <w:jc w:val="center"/>
              <w:rPr>
                <w:rFonts w:ascii="Arial" w:hAnsi="Arial" w:cs="Arial"/>
                <w:sz w:val="18"/>
                <w:szCs w:val="18"/>
              </w:rPr>
            </w:pPr>
          </w:p>
        </w:tc>
        <w:tc>
          <w:tcPr>
            <w:tcW w:w="418" w:type="pct"/>
            <w:vMerge w:val="restart"/>
            <w:shd w:val="clear" w:color="auto" w:fill="FFFFFF"/>
            <w:vAlign w:val="center"/>
          </w:tcPr>
          <w:p w14:paraId="194A69AE" w14:textId="7B91D5FB" w:rsidR="002F371A" w:rsidRPr="0075456A" w:rsidRDefault="002F371A" w:rsidP="00540955">
            <w:pPr>
              <w:spacing w:after="0"/>
              <w:jc w:val="center"/>
              <w:rPr>
                <w:rFonts w:ascii="Arial" w:hAnsi="Arial" w:cs="Arial"/>
                <w:sz w:val="18"/>
                <w:szCs w:val="18"/>
              </w:rPr>
            </w:pPr>
            <w:r w:rsidRPr="0075456A">
              <w:rPr>
                <w:rFonts w:ascii="Times New Roman" w:eastAsia="仿宋_GB2312" w:hAnsi="Times New Roman"/>
                <w:szCs w:val="21"/>
              </w:rPr>
              <w:t xml:space="preserve">Residual </w:t>
            </w:r>
            <w:r w:rsidRPr="0075456A">
              <w:rPr>
                <w:rFonts w:ascii="Times New Roman" w:eastAsia="仿宋_GB2312" w:hAnsi="Times New Roman"/>
                <w:szCs w:val="21"/>
              </w:rPr>
              <w:lastRenderedPageBreak/>
              <w:t>organic solvents by HS-GC</w:t>
            </w:r>
          </w:p>
        </w:tc>
        <w:tc>
          <w:tcPr>
            <w:tcW w:w="421" w:type="pct"/>
            <w:shd w:val="clear" w:color="auto" w:fill="FFFFFF"/>
            <w:vAlign w:val="center"/>
          </w:tcPr>
          <w:p w14:paraId="56C4FE6B" w14:textId="03F3B1AD"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lastRenderedPageBreak/>
              <w:t>AM-140020-003</w:t>
            </w:r>
          </w:p>
        </w:tc>
        <w:tc>
          <w:tcPr>
            <w:tcW w:w="669" w:type="pct"/>
            <w:gridSpan w:val="2"/>
            <w:shd w:val="clear" w:color="auto" w:fill="FFFFFF"/>
            <w:vAlign w:val="center"/>
          </w:tcPr>
          <w:p w14:paraId="7B91C8B2" w14:textId="2A30FA64"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0.5%</w:t>
            </w:r>
          </w:p>
        </w:tc>
        <w:tc>
          <w:tcPr>
            <w:tcW w:w="415" w:type="pct"/>
            <w:shd w:val="clear" w:color="auto" w:fill="FFFFFF"/>
            <w:vAlign w:val="center"/>
          </w:tcPr>
          <w:p w14:paraId="5185F2BA" w14:textId="00B510A9"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AM-140020-003</w:t>
            </w:r>
          </w:p>
        </w:tc>
        <w:tc>
          <w:tcPr>
            <w:tcW w:w="1000" w:type="pct"/>
            <w:gridSpan w:val="3"/>
            <w:shd w:val="clear" w:color="auto" w:fill="FFFFFF"/>
            <w:vAlign w:val="center"/>
          </w:tcPr>
          <w:p w14:paraId="13813AC2" w14:textId="5BAABB17"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0.5%</w:t>
            </w:r>
          </w:p>
        </w:tc>
        <w:tc>
          <w:tcPr>
            <w:tcW w:w="502" w:type="pct"/>
            <w:vAlign w:val="center"/>
          </w:tcPr>
          <w:p w14:paraId="797B7A43" w14:textId="77777777" w:rsidR="00AB3A4F" w:rsidRDefault="00AB3A4F" w:rsidP="00540955">
            <w:pPr>
              <w:jc w:val="center"/>
              <w:rPr>
                <w:rFonts w:ascii="Calibri" w:hAnsi="Calibri" w:cs="Calibri"/>
                <w:color w:val="000000"/>
              </w:rPr>
            </w:pPr>
            <w:r>
              <w:rPr>
                <w:rFonts w:ascii="Calibri" w:hAnsi="Calibri" w:cs="Calibri"/>
                <w:color w:val="000000"/>
              </w:rPr>
              <w:t>AM-140020-</w:t>
            </w:r>
            <w:r>
              <w:rPr>
                <w:rFonts w:ascii="Calibri" w:hAnsi="Calibri" w:cs="Calibri"/>
                <w:color w:val="000000"/>
              </w:rPr>
              <w:lastRenderedPageBreak/>
              <w:t>003-VP-02.01</w:t>
            </w:r>
          </w:p>
          <w:p w14:paraId="5FB7E9EF"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57A4AD05" w14:textId="352170B0"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lastRenderedPageBreak/>
              <w:t>Completed</w:t>
            </w:r>
          </w:p>
        </w:tc>
        <w:tc>
          <w:tcPr>
            <w:tcW w:w="663" w:type="pct"/>
            <w:vAlign w:val="center"/>
          </w:tcPr>
          <w:p w14:paraId="6CD3179E" w14:textId="77777777" w:rsidR="00AB3A4F" w:rsidRDefault="00AB3A4F" w:rsidP="00540955">
            <w:pPr>
              <w:jc w:val="center"/>
              <w:rPr>
                <w:rFonts w:ascii="Calibri" w:hAnsi="Calibri" w:cs="Calibri"/>
                <w:color w:val="000000"/>
              </w:rPr>
            </w:pPr>
            <w:r>
              <w:rPr>
                <w:rFonts w:ascii="Calibri" w:hAnsi="Calibri" w:cs="Calibri"/>
                <w:color w:val="000000"/>
              </w:rPr>
              <w:t>AM-140020-</w:t>
            </w:r>
            <w:r>
              <w:rPr>
                <w:rFonts w:ascii="Calibri" w:hAnsi="Calibri" w:cs="Calibri"/>
                <w:color w:val="000000"/>
              </w:rPr>
              <w:lastRenderedPageBreak/>
              <w:t>003-VR-02.01</w:t>
            </w:r>
          </w:p>
          <w:p w14:paraId="6D96E13F" w14:textId="028F5199" w:rsidR="00AB3A4F" w:rsidRDefault="00AB3A4F" w:rsidP="00540955">
            <w:pPr>
              <w:jc w:val="center"/>
              <w:rPr>
                <w:rFonts w:eastAsia="Times New Roman"/>
                <w:color w:val="000000" w:themeColor="text1"/>
                <w:sz w:val="18"/>
                <w:szCs w:val="18"/>
              </w:rPr>
            </w:pPr>
            <w:r>
              <w:rPr>
                <w:rFonts w:ascii="Arial" w:hAnsi="Arial" w:cs="Arial" w:hint="eastAsia"/>
                <w:sz w:val="18"/>
                <w:szCs w:val="18"/>
              </w:rPr>
              <w:t>(</w:t>
            </w:r>
            <w:r w:rsidRPr="3D7E87D4">
              <w:rPr>
                <w:rFonts w:eastAsia="Times New Roman"/>
                <w:color w:val="000000" w:themeColor="text1"/>
                <w:sz w:val="18"/>
                <w:szCs w:val="18"/>
              </w:rPr>
              <w:t>Effective</w:t>
            </w:r>
          </w:p>
          <w:p w14:paraId="6C50F4D0" w14:textId="118CC3D3" w:rsidR="002F371A" w:rsidRPr="00E23FD0" w:rsidRDefault="00AB3A4F" w:rsidP="00540955">
            <w:pPr>
              <w:spacing w:after="0"/>
              <w:ind w:left="113"/>
              <w:jc w:val="center"/>
              <w:rPr>
                <w:rFonts w:ascii="Arial" w:hAnsi="Arial" w:cs="Arial"/>
                <w:sz w:val="18"/>
                <w:szCs w:val="18"/>
              </w:rPr>
            </w:pPr>
            <w:r>
              <w:rPr>
                <w:rFonts w:eastAsia="Times New Roman"/>
                <w:sz w:val="18"/>
                <w:szCs w:val="18"/>
              </w:rPr>
              <w:t>Date: 09/28/2026</w:t>
            </w:r>
            <w:r>
              <w:rPr>
                <w:rFonts w:ascii="Arial" w:hAnsi="Arial" w:cs="Arial"/>
                <w:sz w:val="18"/>
                <w:szCs w:val="18"/>
              </w:rPr>
              <w:t>)</w:t>
            </w:r>
          </w:p>
        </w:tc>
      </w:tr>
      <w:tr w:rsidR="00B90657" w:rsidRPr="0075456A" w14:paraId="18DCCB72" w14:textId="78CCBEFA" w:rsidTr="00B90657">
        <w:trPr>
          <w:trHeight w:val="459"/>
        </w:trPr>
        <w:tc>
          <w:tcPr>
            <w:tcW w:w="326" w:type="pct"/>
            <w:vMerge/>
            <w:shd w:val="clear" w:color="auto" w:fill="FFFFFF"/>
            <w:vAlign w:val="center"/>
          </w:tcPr>
          <w:p w14:paraId="63A90DAD"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77E8F92" w14:textId="78F5BE93" w:rsidR="002F371A" w:rsidRPr="0075456A"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D56B930" w14:textId="3BC12B30"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AM-140020-002</w:t>
            </w:r>
          </w:p>
        </w:tc>
        <w:tc>
          <w:tcPr>
            <w:tcW w:w="334" w:type="pct"/>
            <w:shd w:val="clear" w:color="auto" w:fill="FFFFFF"/>
            <w:vAlign w:val="center"/>
          </w:tcPr>
          <w:p w14:paraId="207D909D" w14:textId="7777777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Methanol (</w:t>
            </w:r>
            <w:proofErr w:type="spellStart"/>
            <w:r w:rsidRPr="0075456A">
              <w:rPr>
                <w:rFonts w:ascii="Arial" w:hAnsi="Arial" w:cs="Arial"/>
                <w:sz w:val="18"/>
                <w:szCs w:val="18"/>
              </w:rPr>
              <w:t>MeOH</w:t>
            </w:r>
            <w:proofErr w:type="spellEnd"/>
            <w:r w:rsidRPr="0075456A">
              <w:rPr>
                <w:rFonts w:ascii="Arial" w:hAnsi="Arial" w:cs="Arial"/>
                <w:sz w:val="18"/>
                <w:szCs w:val="18"/>
              </w:rPr>
              <w:t>)</w:t>
            </w:r>
          </w:p>
        </w:tc>
        <w:tc>
          <w:tcPr>
            <w:tcW w:w="335" w:type="pct"/>
            <w:shd w:val="clear" w:color="auto" w:fill="FFFFFF"/>
            <w:vAlign w:val="center"/>
          </w:tcPr>
          <w:p w14:paraId="3935264B" w14:textId="21F3366C"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val="restart"/>
            <w:shd w:val="clear" w:color="auto" w:fill="FFFFFF"/>
            <w:vAlign w:val="center"/>
          </w:tcPr>
          <w:p w14:paraId="68A9A519" w14:textId="0B55D8AF"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AM-140020-002</w:t>
            </w:r>
          </w:p>
        </w:tc>
        <w:tc>
          <w:tcPr>
            <w:tcW w:w="584" w:type="pct"/>
            <w:gridSpan w:val="2"/>
            <w:shd w:val="clear" w:color="auto" w:fill="FFFFFF"/>
            <w:vAlign w:val="center"/>
          </w:tcPr>
          <w:p w14:paraId="3EFE7019" w14:textId="199681EE"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Methanol (</w:t>
            </w:r>
            <w:proofErr w:type="spellStart"/>
            <w:r w:rsidRPr="0075456A">
              <w:rPr>
                <w:rFonts w:ascii="Arial" w:hAnsi="Arial" w:cs="Arial"/>
                <w:sz w:val="18"/>
                <w:szCs w:val="18"/>
              </w:rPr>
              <w:t>MeOH</w:t>
            </w:r>
            <w:proofErr w:type="spellEnd"/>
            <w:r w:rsidRPr="0075456A">
              <w:rPr>
                <w:rFonts w:ascii="Arial" w:hAnsi="Arial" w:cs="Arial"/>
                <w:sz w:val="18"/>
                <w:szCs w:val="18"/>
              </w:rPr>
              <w:t>)</w:t>
            </w:r>
          </w:p>
        </w:tc>
        <w:tc>
          <w:tcPr>
            <w:tcW w:w="416" w:type="pct"/>
            <w:shd w:val="clear" w:color="auto" w:fill="FFFFFF"/>
            <w:vAlign w:val="center"/>
          </w:tcPr>
          <w:p w14:paraId="5B224407" w14:textId="3E0351DD"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65E6A551" w14:textId="77777777" w:rsidR="00AB3A4F" w:rsidRDefault="00AB3A4F" w:rsidP="00540955">
            <w:pPr>
              <w:jc w:val="center"/>
              <w:rPr>
                <w:rFonts w:ascii="Calibri" w:hAnsi="Calibri" w:cs="Calibri"/>
                <w:color w:val="000000"/>
              </w:rPr>
            </w:pPr>
            <w:r>
              <w:rPr>
                <w:rFonts w:ascii="Calibri" w:hAnsi="Calibri" w:cs="Calibri"/>
                <w:color w:val="000000"/>
              </w:rPr>
              <w:t>AM-140020-002-VP-02.01</w:t>
            </w:r>
          </w:p>
          <w:p w14:paraId="4C98B176"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6C6F5614" w14:textId="56CA0042"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38605A5A" w14:textId="5FCFB164" w:rsidR="00AB3A4F" w:rsidRDefault="00AB3A4F" w:rsidP="00540955">
            <w:pPr>
              <w:jc w:val="center"/>
              <w:rPr>
                <w:rFonts w:ascii="Calibri" w:hAnsi="Calibri" w:cs="Calibri"/>
                <w:color w:val="000000"/>
              </w:rPr>
            </w:pPr>
            <w:r>
              <w:rPr>
                <w:rFonts w:ascii="Calibri" w:hAnsi="Calibri" w:cs="Calibri"/>
                <w:color w:val="000000"/>
              </w:rPr>
              <w:t>AM-140020-002-VR-02.01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61C780EB" w14:textId="77777777" w:rsidR="002F371A" w:rsidRPr="00E23FD0" w:rsidRDefault="002F371A" w:rsidP="00540955">
            <w:pPr>
              <w:spacing w:after="0"/>
              <w:ind w:left="113"/>
              <w:jc w:val="center"/>
              <w:rPr>
                <w:rFonts w:ascii="Arial" w:hAnsi="Arial" w:cs="Arial"/>
                <w:sz w:val="18"/>
                <w:szCs w:val="18"/>
              </w:rPr>
            </w:pPr>
          </w:p>
        </w:tc>
      </w:tr>
      <w:tr w:rsidR="00B90657" w:rsidRPr="0075456A" w14:paraId="43A758EA" w14:textId="3DA99A34" w:rsidTr="00B90657">
        <w:trPr>
          <w:trHeight w:val="459"/>
        </w:trPr>
        <w:tc>
          <w:tcPr>
            <w:tcW w:w="326" w:type="pct"/>
            <w:vMerge/>
            <w:shd w:val="clear" w:color="auto" w:fill="FFFFFF"/>
            <w:vAlign w:val="center"/>
          </w:tcPr>
          <w:p w14:paraId="28CD8CA1"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098B821"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DDCBA4F"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9D313CE"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 xml:space="preserve">Methyl </w:t>
            </w:r>
            <w:proofErr w:type="spellStart"/>
            <w:r w:rsidRPr="0075456A">
              <w:rPr>
                <w:rFonts w:ascii="Arial" w:hAnsi="Arial" w:cs="Arial"/>
                <w:sz w:val="18"/>
                <w:szCs w:val="18"/>
              </w:rPr>
              <w:t>tert</w:t>
            </w:r>
            <w:proofErr w:type="spellEnd"/>
            <w:r w:rsidRPr="0075456A">
              <w:rPr>
                <w:rFonts w:ascii="Arial" w:hAnsi="Arial" w:cs="Arial"/>
                <w:sz w:val="18"/>
                <w:szCs w:val="18"/>
              </w:rPr>
              <w:t>-Butyl Ether (MTBE)</w:t>
            </w:r>
          </w:p>
        </w:tc>
        <w:tc>
          <w:tcPr>
            <w:tcW w:w="335" w:type="pct"/>
            <w:shd w:val="clear" w:color="auto" w:fill="FFFFFF"/>
            <w:vAlign w:val="center"/>
          </w:tcPr>
          <w:p w14:paraId="0850EB2D" w14:textId="0A7B8882"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56B7A965" w14:textId="470AE71C"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BBD1B7" w14:textId="2068734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 xml:space="preserve">Methyl </w:t>
            </w:r>
            <w:proofErr w:type="spellStart"/>
            <w:r w:rsidRPr="0075456A">
              <w:rPr>
                <w:rFonts w:ascii="Arial" w:hAnsi="Arial" w:cs="Arial"/>
                <w:sz w:val="18"/>
                <w:szCs w:val="18"/>
              </w:rPr>
              <w:t>tert</w:t>
            </w:r>
            <w:proofErr w:type="spellEnd"/>
            <w:r w:rsidRPr="0075456A">
              <w:rPr>
                <w:rFonts w:ascii="Arial" w:hAnsi="Arial" w:cs="Arial"/>
                <w:sz w:val="18"/>
                <w:szCs w:val="18"/>
              </w:rPr>
              <w:t>-Butyl Ether (MTBE)</w:t>
            </w:r>
          </w:p>
        </w:tc>
        <w:tc>
          <w:tcPr>
            <w:tcW w:w="416" w:type="pct"/>
            <w:shd w:val="clear" w:color="auto" w:fill="FFFFFF"/>
            <w:vAlign w:val="center"/>
          </w:tcPr>
          <w:p w14:paraId="5C5B4DF7" w14:textId="621B95D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03ED6BFD" w14:textId="77777777" w:rsidR="00AB3A4F" w:rsidRDefault="00AB3A4F" w:rsidP="00540955">
            <w:pPr>
              <w:jc w:val="center"/>
              <w:rPr>
                <w:rFonts w:ascii="Calibri" w:hAnsi="Calibri" w:cs="Calibri"/>
                <w:color w:val="000000"/>
              </w:rPr>
            </w:pPr>
            <w:r>
              <w:rPr>
                <w:rFonts w:ascii="Calibri" w:hAnsi="Calibri" w:cs="Calibri"/>
                <w:color w:val="000000"/>
              </w:rPr>
              <w:t>AM-140020-002-VP-02.01</w:t>
            </w:r>
          </w:p>
          <w:p w14:paraId="35CAE45B"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4CEDD627" w14:textId="449D74EE" w:rsidR="00AB3A4F" w:rsidRPr="00E23FD0" w:rsidRDefault="00AB3A4F"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2E8D86C5" w14:textId="6A56ADFA"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560CE26" w14:textId="06781128" w:rsidTr="00B90657">
        <w:trPr>
          <w:trHeight w:val="459"/>
        </w:trPr>
        <w:tc>
          <w:tcPr>
            <w:tcW w:w="326" w:type="pct"/>
            <w:vMerge/>
            <w:shd w:val="clear" w:color="auto" w:fill="FFFFFF"/>
            <w:vAlign w:val="center"/>
          </w:tcPr>
          <w:p w14:paraId="33AA86E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006D53E"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112F6645"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7075518B"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Isopropyl acetate (</w:t>
            </w:r>
            <w:proofErr w:type="spellStart"/>
            <w:r w:rsidRPr="0075456A">
              <w:rPr>
                <w:rFonts w:ascii="Arial" w:hAnsi="Arial" w:cs="Arial"/>
                <w:sz w:val="18"/>
                <w:szCs w:val="18"/>
              </w:rPr>
              <w:t>IPAc</w:t>
            </w:r>
            <w:proofErr w:type="spellEnd"/>
            <w:r w:rsidRPr="0075456A">
              <w:rPr>
                <w:rFonts w:ascii="Arial" w:hAnsi="Arial" w:cs="Arial"/>
                <w:sz w:val="18"/>
                <w:szCs w:val="18"/>
              </w:rPr>
              <w:t>)</w:t>
            </w:r>
          </w:p>
        </w:tc>
        <w:tc>
          <w:tcPr>
            <w:tcW w:w="335" w:type="pct"/>
            <w:shd w:val="clear" w:color="auto" w:fill="FFFFFF"/>
            <w:vAlign w:val="center"/>
          </w:tcPr>
          <w:p w14:paraId="76D74344" w14:textId="40308A57"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 ppm</w:t>
            </w:r>
          </w:p>
        </w:tc>
        <w:tc>
          <w:tcPr>
            <w:tcW w:w="415" w:type="pct"/>
            <w:vMerge/>
            <w:shd w:val="clear" w:color="auto" w:fill="FFFFFF"/>
            <w:vAlign w:val="center"/>
          </w:tcPr>
          <w:p w14:paraId="3B3C7A45"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1A2B7891" w14:textId="5750C055"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Isopropyl acetate (</w:t>
            </w:r>
            <w:proofErr w:type="spellStart"/>
            <w:r w:rsidRPr="0075456A">
              <w:rPr>
                <w:rFonts w:ascii="Arial" w:hAnsi="Arial" w:cs="Arial"/>
                <w:sz w:val="18"/>
                <w:szCs w:val="18"/>
              </w:rPr>
              <w:t>IPAc</w:t>
            </w:r>
            <w:proofErr w:type="spellEnd"/>
            <w:r w:rsidRPr="0075456A">
              <w:rPr>
                <w:rFonts w:ascii="Arial" w:hAnsi="Arial" w:cs="Arial"/>
                <w:sz w:val="18"/>
                <w:szCs w:val="18"/>
              </w:rPr>
              <w:t>)</w:t>
            </w:r>
          </w:p>
        </w:tc>
        <w:tc>
          <w:tcPr>
            <w:tcW w:w="416" w:type="pct"/>
            <w:shd w:val="clear" w:color="auto" w:fill="FFFFFF"/>
            <w:vAlign w:val="center"/>
          </w:tcPr>
          <w:p w14:paraId="10BD21CE" w14:textId="4FEF6B8C"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502" w:type="pct"/>
            <w:vAlign w:val="center"/>
          </w:tcPr>
          <w:p w14:paraId="42C6881E" w14:textId="29721755" w:rsidR="00AB3A4F" w:rsidRPr="0075456A" w:rsidRDefault="00AB3A4F" w:rsidP="00540955">
            <w:pPr>
              <w:spacing w:after="0"/>
              <w:jc w:val="center"/>
              <w:rPr>
                <w:rFonts w:ascii="Arial" w:hAnsi="Arial" w:cs="Arial"/>
                <w:sz w:val="18"/>
                <w:szCs w:val="18"/>
              </w:rPr>
            </w:pPr>
            <w:r>
              <w:rPr>
                <w:rFonts w:ascii="Calibri" w:hAnsi="Calibri" w:cs="Calibri"/>
                <w:color w:val="000000"/>
              </w:rPr>
              <w:t>AM-140020-002-VP-02.01</w:t>
            </w:r>
          </w:p>
        </w:tc>
        <w:tc>
          <w:tcPr>
            <w:tcW w:w="586" w:type="pct"/>
            <w:vAlign w:val="center"/>
          </w:tcPr>
          <w:p w14:paraId="626B86F4" w14:textId="3ECE354F" w:rsidR="00AB3A4F" w:rsidRPr="0075456A" w:rsidRDefault="00AB3A4F" w:rsidP="00540955">
            <w:pPr>
              <w:spacing w:after="0"/>
              <w:jc w:val="center"/>
              <w:rPr>
                <w:rFonts w:ascii="Arial" w:hAnsi="Arial" w:cs="Arial"/>
                <w:sz w:val="18"/>
                <w:szCs w:val="18"/>
              </w:rPr>
            </w:pPr>
            <w:r w:rsidRPr="797C4670">
              <w:rPr>
                <w:rFonts w:eastAsia="等线"/>
                <w:sz w:val="18"/>
                <w:szCs w:val="18"/>
              </w:rPr>
              <w:t>Completed</w:t>
            </w:r>
          </w:p>
        </w:tc>
        <w:tc>
          <w:tcPr>
            <w:tcW w:w="663" w:type="pct"/>
            <w:vAlign w:val="center"/>
          </w:tcPr>
          <w:p w14:paraId="4736D9FD" w14:textId="1A5D2D09" w:rsidR="00AB3A4F" w:rsidRPr="0075456A" w:rsidRDefault="00AB3A4F" w:rsidP="00540955">
            <w:pPr>
              <w:spacing w:after="0"/>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06F5BF15" w14:textId="1E558A11" w:rsidTr="00B90657">
        <w:trPr>
          <w:trHeight w:val="459"/>
        </w:trPr>
        <w:tc>
          <w:tcPr>
            <w:tcW w:w="326" w:type="pct"/>
            <w:vMerge/>
            <w:shd w:val="clear" w:color="auto" w:fill="FFFFFF"/>
            <w:vAlign w:val="center"/>
          </w:tcPr>
          <w:p w14:paraId="3B602655"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2AB652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3454F7B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59D30FA6" w14:textId="77777777" w:rsidR="00AB3A4F" w:rsidRPr="0075456A" w:rsidRDefault="00AB3A4F" w:rsidP="00540955">
            <w:pPr>
              <w:spacing w:after="0"/>
              <w:jc w:val="center"/>
              <w:rPr>
                <w:rFonts w:ascii="Arial" w:hAnsi="Arial" w:cs="Arial"/>
                <w:sz w:val="18"/>
                <w:szCs w:val="18"/>
              </w:rPr>
            </w:pPr>
            <w:r w:rsidRPr="0075456A">
              <w:rPr>
                <w:rFonts w:ascii="Arial" w:hAnsi="Arial" w:cs="Arial"/>
                <w:i/>
                <w:sz w:val="18"/>
                <w:szCs w:val="18"/>
              </w:rPr>
              <w:t>n</w:t>
            </w:r>
            <w:r w:rsidRPr="0075456A">
              <w:rPr>
                <w:rFonts w:ascii="Arial" w:hAnsi="Arial" w:cs="Arial"/>
                <w:sz w:val="18"/>
                <w:szCs w:val="18"/>
              </w:rPr>
              <w:t>-Heptane (</w:t>
            </w:r>
            <w:r w:rsidRPr="0075456A">
              <w:rPr>
                <w:rFonts w:ascii="Arial" w:hAnsi="Arial" w:cs="Arial"/>
                <w:i/>
                <w:sz w:val="18"/>
                <w:szCs w:val="18"/>
              </w:rPr>
              <w:t>n</w:t>
            </w:r>
            <w:r w:rsidRPr="0075456A">
              <w:rPr>
                <w:rFonts w:ascii="Arial" w:hAnsi="Arial" w:cs="Arial"/>
                <w:sz w:val="18"/>
                <w:szCs w:val="18"/>
              </w:rPr>
              <w:t>-</w:t>
            </w:r>
            <w:proofErr w:type="spellStart"/>
            <w:r w:rsidRPr="0075456A">
              <w:rPr>
                <w:rFonts w:ascii="Arial" w:hAnsi="Arial" w:cs="Arial"/>
                <w:sz w:val="18"/>
                <w:szCs w:val="18"/>
              </w:rPr>
              <w:t>Hep</w:t>
            </w:r>
            <w:proofErr w:type="spellEnd"/>
            <w:r w:rsidRPr="0075456A">
              <w:rPr>
                <w:rFonts w:ascii="Arial" w:hAnsi="Arial" w:cs="Arial"/>
                <w:sz w:val="18"/>
                <w:szCs w:val="18"/>
              </w:rPr>
              <w:t>)</w:t>
            </w:r>
          </w:p>
        </w:tc>
        <w:tc>
          <w:tcPr>
            <w:tcW w:w="335" w:type="pct"/>
            <w:shd w:val="clear" w:color="auto" w:fill="FFFFFF"/>
            <w:vAlign w:val="center"/>
          </w:tcPr>
          <w:p w14:paraId="31A7D469" w14:textId="2137FE6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E8C9D22"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374E4CA" w14:textId="2EFDBE90" w:rsidR="00AB3A4F" w:rsidRPr="0075456A" w:rsidRDefault="00AB3A4F" w:rsidP="00540955">
            <w:pPr>
              <w:spacing w:after="0"/>
              <w:jc w:val="center"/>
              <w:rPr>
                <w:rFonts w:ascii="Arial" w:hAnsi="Arial" w:cs="Arial"/>
                <w:sz w:val="18"/>
                <w:szCs w:val="18"/>
              </w:rPr>
            </w:pPr>
            <w:r w:rsidRPr="0075456A">
              <w:rPr>
                <w:rFonts w:ascii="Arial" w:hAnsi="Arial" w:cs="Arial"/>
                <w:i/>
                <w:sz w:val="18"/>
                <w:szCs w:val="18"/>
              </w:rPr>
              <w:t>n</w:t>
            </w:r>
            <w:r w:rsidRPr="0075456A">
              <w:rPr>
                <w:rFonts w:ascii="Arial" w:hAnsi="Arial" w:cs="Arial"/>
                <w:sz w:val="18"/>
                <w:szCs w:val="18"/>
              </w:rPr>
              <w:t>-Heptane (</w:t>
            </w:r>
            <w:r w:rsidRPr="0075456A">
              <w:rPr>
                <w:rFonts w:ascii="Arial" w:hAnsi="Arial" w:cs="Arial"/>
                <w:i/>
                <w:sz w:val="18"/>
                <w:szCs w:val="18"/>
              </w:rPr>
              <w:t>n</w:t>
            </w:r>
            <w:r w:rsidRPr="0075456A">
              <w:rPr>
                <w:rFonts w:ascii="Arial" w:hAnsi="Arial" w:cs="Arial"/>
                <w:sz w:val="18"/>
                <w:szCs w:val="18"/>
              </w:rPr>
              <w:t>-</w:t>
            </w:r>
            <w:proofErr w:type="spellStart"/>
            <w:r w:rsidRPr="0075456A">
              <w:rPr>
                <w:rFonts w:ascii="Arial" w:hAnsi="Arial" w:cs="Arial"/>
                <w:sz w:val="18"/>
                <w:szCs w:val="18"/>
              </w:rPr>
              <w:t>Hep</w:t>
            </w:r>
            <w:proofErr w:type="spellEnd"/>
            <w:r w:rsidRPr="0075456A">
              <w:rPr>
                <w:rFonts w:ascii="Arial" w:hAnsi="Arial" w:cs="Arial"/>
                <w:sz w:val="18"/>
                <w:szCs w:val="18"/>
              </w:rPr>
              <w:t>)</w:t>
            </w:r>
          </w:p>
        </w:tc>
        <w:tc>
          <w:tcPr>
            <w:tcW w:w="416" w:type="pct"/>
            <w:shd w:val="clear" w:color="auto" w:fill="FFFFFF"/>
            <w:vAlign w:val="center"/>
          </w:tcPr>
          <w:p w14:paraId="7679DF23" w14:textId="578478F2"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3C72460A" w14:textId="18F5F2B2"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7573897B" w14:textId="2C40B728"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529E68C5" w14:textId="03956440"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337CFA4" w14:textId="2226290E" w:rsidTr="00B90657">
        <w:trPr>
          <w:trHeight w:val="459"/>
        </w:trPr>
        <w:tc>
          <w:tcPr>
            <w:tcW w:w="326" w:type="pct"/>
            <w:vMerge/>
            <w:shd w:val="clear" w:color="auto" w:fill="FFFFFF"/>
            <w:vAlign w:val="center"/>
          </w:tcPr>
          <w:p w14:paraId="63A21D18"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D42FCAE"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6DE48CA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4EE02794"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Toluene (</w:t>
            </w:r>
            <w:proofErr w:type="spellStart"/>
            <w:r w:rsidRPr="0075456A">
              <w:rPr>
                <w:rFonts w:ascii="Arial" w:hAnsi="Arial" w:cs="Arial"/>
                <w:sz w:val="18"/>
                <w:szCs w:val="18"/>
              </w:rPr>
              <w:t>Tol</w:t>
            </w:r>
            <w:proofErr w:type="spellEnd"/>
            <w:r w:rsidRPr="0075456A">
              <w:rPr>
                <w:rFonts w:ascii="Arial" w:hAnsi="Arial" w:cs="Arial"/>
                <w:sz w:val="18"/>
                <w:szCs w:val="18"/>
              </w:rPr>
              <w:t>)</w:t>
            </w:r>
          </w:p>
        </w:tc>
        <w:tc>
          <w:tcPr>
            <w:tcW w:w="335" w:type="pct"/>
            <w:shd w:val="clear" w:color="auto" w:fill="FFFFFF"/>
            <w:vAlign w:val="center"/>
          </w:tcPr>
          <w:p w14:paraId="3959906F" w14:textId="7C27843D"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3C06D60E"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6D4EA7DB" w14:textId="1020C591"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Toluene (</w:t>
            </w:r>
            <w:proofErr w:type="spellStart"/>
            <w:r w:rsidRPr="0075456A">
              <w:rPr>
                <w:rFonts w:ascii="Arial" w:hAnsi="Arial" w:cs="Arial"/>
                <w:sz w:val="18"/>
                <w:szCs w:val="18"/>
              </w:rPr>
              <w:t>Tol</w:t>
            </w:r>
            <w:proofErr w:type="spellEnd"/>
            <w:r w:rsidRPr="0075456A">
              <w:rPr>
                <w:rFonts w:ascii="Arial" w:hAnsi="Arial" w:cs="Arial"/>
                <w:sz w:val="18"/>
                <w:szCs w:val="18"/>
              </w:rPr>
              <w:t>)</w:t>
            </w:r>
          </w:p>
        </w:tc>
        <w:tc>
          <w:tcPr>
            <w:tcW w:w="416" w:type="pct"/>
            <w:shd w:val="clear" w:color="auto" w:fill="FFFFFF"/>
            <w:vAlign w:val="center"/>
          </w:tcPr>
          <w:p w14:paraId="7D8A756A" w14:textId="5448037F"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43C76343" w14:textId="2E6C4FD6"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58AFD552" w14:textId="49BF3FD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2D01CF9C" w14:textId="1533A4A6"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F47D970" w14:textId="39865F20" w:rsidTr="00B90657">
        <w:trPr>
          <w:trHeight w:val="459"/>
        </w:trPr>
        <w:tc>
          <w:tcPr>
            <w:tcW w:w="326" w:type="pct"/>
            <w:vMerge/>
            <w:shd w:val="clear" w:color="auto" w:fill="FFFFFF"/>
            <w:vAlign w:val="center"/>
          </w:tcPr>
          <w:p w14:paraId="01DE100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F1A500F"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6F7E3607"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43A943A4"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Ethyl acetate (EA)</w:t>
            </w:r>
          </w:p>
        </w:tc>
        <w:tc>
          <w:tcPr>
            <w:tcW w:w="335" w:type="pct"/>
            <w:shd w:val="clear" w:color="auto" w:fill="FFFFFF"/>
            <w:vAlign w:val="center"/>
          </w:tcPr>
          <w:p w14:paraId="02C963C4" w14:textId="13091BA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304F8D3"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70CA66FB" w14:textId="69BB0556"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Ethyl acetate (EA)</w:t>
            </w:r>
          </w:p>
        </w:tc>
        <w:tc>
          <w:tcPr>
            <w:tcW w:w="416" w:type="pct"/>
            <w:shd w:val="clear" w:color="auto" w:fill="FFFFFF"/>
            <w:vAlign w:val="center"/>
          </w:tcPr>
          <w:p w14:paraId="1FDDA218" w14:textId="46C8AB2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14A028BF" w14:textId="0C3F8EED"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0C3AE0FE" w14:textId="48FFF6F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72FC2517" w14:textId="79402D06"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D00ABC7" w14:textId="4E27D4B9" w:rsidTr="00B90657">
        <w:trPr>
          <w:trHeight w:val="459"/>
        </w:trPr>
        <w:tc>
          <w:tcPr>
            <w:tcW w:w="326" w:type="pct"/>
            <w:vMerge/>
            <w:shd w:val="clear" w:color="auto" w:fill="FFFFFF"/>
            <w:vAlign w:val="center"/>
          </w:tcPr>
          <w:p w14:paraId="4E576EB9"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B3F99C2"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1FA6632"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3352B9E" w14:textId="77777777" w:rsidR="00AB3A4F" w:rsidRPr="0075456A" w:rsidRDefault="00AB3A4F" w:rsidP="00540955">
            <w:pPr>
              <w:spacing w:after="0"/>
              <w:jc w:val="center"/>
              <w:rPr>
                <w:rFonts w:ascii="Arial" w:hAnsi="Arial" w:cs="Arial"/>
                <w:sz w:val="18"/>
                <w:szCs w:val="18"/>
              </w:rPr>
            </w:pPr>
            <w:r w:rsidRPr="0075456A">
              <w:rPr>
                <w:rStyle w:val="textmiw8t"/>
                <w:rFonts w:ascii="Arial" w:hAnsi="Arial" w:cs="Arial"/>
                <w:i/>
                <w:sz w:val="18"/>
                <w:szCs w:val="18"/>
              </w:rPr>
              <w:t>N,N</w:t>
            </w:r>
            <w:r w:rsidRPr="0075456A">
              <w:rPr>
                <w:rStyle w:val="textmiw8t"/>
                <w:rFonts w:ascii="Arial" w:hAnsi="Arial" w:cs="Arial"/>
                <w:sz w:val="18"/>
                <w:szCs w:val="18"/>
              </w:rPr>
              <w:t>-</w:t>
            </w:r>
            <w:proofErr w:type="spellStart"/>
            <w:r w:rsidRPr="0075456A">
              <w:rPr>
                <w:rStyle w:val="textmiw8t"/>
                <w:rFonts w:ascii="Arial" w:hAnsi="Arial" w:cs="Arial"/>
                <w:sz w:val="18"/>
                <w:szCs w:val="18"/>
              </w:rPr>
              <w:t>Dimethylformamide</w:t>
            </w:r>
            <w:proofErr w:type="spellEnd"/>
            <w:r w:rsidRPr="0075456A">
              <w:rPr>
                <w:rStyle w:val="textmiw8t"/>
                <w:rFonts w:ascii="Arial" w:hAnsi="Arial" w:cs="Arial"/>
                <w:sz w:val="18"/>
                <w:szCs w:val="18"/>
              </w:rPr>
              <w:t xml:space="preserve"> (DMF)</w:t>
            </w:r>
          </w:p>
        </w:tc>
        <w:tc>
          <w:tcPr>
            <w:tcW w:w="335" w:type="pct"/>
            <w:shd w:val="clear" w:color="auto" w:fill="FFFFFF"/>
            <w:vAlign w:val="center"/>
          </w:tcPr>
          <w:p w14:paraId="15DA260E" w14:textId="5F76F3D7"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880 ppm</w:t>
            </w:r>
          </w:p>
        </w:tc>
        <w:tc>
          <w:tcPr>
            <w:tcW w:w="415" w:type="pct"/>
            <w:vMerge/>
            <w:shd w:val="clear" w:color="auto" w:fill="FFFFFF"/>
            <w:vAlign w:val="center"/>
          </w:tcPr>
          <w:p w14:paraId="6CF2A0C7"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330EED40" w14:textId="1B5ADB20" w:rsidR="00AB3A4F" w:rsidRPr="0075456A" w:rsidRDefault="00AB3A4F" w:rsidP="00540955">
            <w:pPr>
              <w:spacing w:after="0"/>
              <w:jc w:val="center"/>
              <w:rPr>
                <w:rFonts w:ascii="Arial" w:hAnsi="Arial" w:cs="Arial"/>
                <w:sz w:val="18"/>
                <w:szCs w:val="18"/>
              </w:rPr>
            </w:pPr>
            <w:r w:rsidRPr="0075456A">
              <w:rPr>
                <w:rStyle w:val="textmiw8t"/>
                <w:rFonts w:ascii="Arial" w:hAnsi="Arial" w:cs="Arial"/>
                <w:i/>
                <w:sz w:val="18"/>
                <w:szCs w:val="18"/>
              </w:rPr>
              <w:t>N,N</w:t>
            </w:r>
            <w:r w:rsidRPr="0075456A">
              <w:rPr>
                <w:rStyle w:val="textmiw8t"/>
                <w:rFonts w:ascii="Arial" w:hAnsi="Arial" w:cs="Arial"/>
                <w:sz w:val="18"/>
                <w:szCs w:val="18"/>
              </w:rPr>
              <w:t>-</w:t>
            </w:r>
            <w:proofErr w:type="spellStart"/>
            <w:r w:rsidRPr="0075456A">
              <w:rPr>
                <w:rStyle w:val="textmiw8t"/>
                <w:rFonts w:ascii="Arial" w:hAnsi="Arial" w:cs="Arial"/>
                <w:sz w:val="18"/>
                <w:szCs w:val="18"/>
              </w:rPr>
              <w:t>Dimethylformamide</w:t>
            </w:r>
            <w:proofErr w:type="spellEnd"/>
            <w:r w:rsidRPr="0075456A">
              <w:rPr>
                <w:rStyle w:val="textmiw8t"/>
                <w:rFonts w:ascii="Arial" w:hAnsi="Arial" w:cs="Arial"/>
                <w:sz w:val="18"/>
                <w:szCs w:val="18"/>
              </w:rPr>
              <w:t xml:space="preserve"> (DMF)</w:t>
            </w:r>
          </w:p>
        </w:tc>
        <w:tc>
          <w:tcPr>
            <w:tcW w:w="416" w:type="pct"/>
            <w:shd w:val="clear" w:color="auto" w:fill="FFFFFF"/>
            <w:vAlign w:val="center"/>
          </w:tcPr>
          <w:p w14:paraId="5EB08CEF" w14:textId="50F1C0D3"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880</w:t>
            </w:r>
            <w:r w:rsidR="003E2785">
              <w:rPr>
                <w:rFonts w:ascii="Arial" w:hAnsi="Arial" w:cs="Arial"/>
                <w:sz w:val="18"/>
                <w:szCs w:val="18"/>
              </w:rPr>
              <w:t xml:space="preserve"> ppm</w:t>
            </w:r>
          </w:p>
        </w:tc>
        <w:tc>
          <w:tcPr>
            <w:tcW w:w="502" w:type="pct"/>
            <w:vAlign w:val="center"/>
          </w:tcPr>
          <w:p w14:paraId="361BA11D" w14:textId="7D5AC6D4"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3565E299" w14:textId="1EB13001"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6918904D" w14:textId="2E0C2C47"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0ECB7AB4" w14:textId="6E64C4AB" w:rsidTr="00B90657">
        <w:trPr>
          <w:trHeight w:val="459"/>
        </w:trPr>
        <w:tc>
          <w:tcPr>
            <w:tcW w:w="326" w:type="pct"/>
            <w:vMerge/>
            <w:shd w:val="clear" w:color="auto" w:fill="FFFFFF"/>
            <w:vAlign w:val="center"/>
          </w:tcPr>
          <w:p w14:paraId="718C6C8A"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32CCBE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5897AB7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7C4FB82" w14:textId="77777777" w:rsidR="00AB3A4F" w:rsidRPr="0075456A" w:rsidRDefault="00AB3A4F" w:rsidP="00540955">
            <w:pPr>
              <w:spacing w:after="0"/>
              <w:jc w:val="center"/>
              <w:rPr>
                <w:rFonts w:ascii="Arial" w:hAnsi="Arial" w:cs="Arial"/>
                <w:sz w:val="18"/>
                <w:szCs w:val="18"/>
              </w:rPr>
            </w:pPr>
            <w:r w:rsidRPr="0075456A">
              <w:rPr>
                <w:rFonts w:ascii="Arial" w:hAnsi="Arial" w:cs="Arial"/>
                <w:i/>
                <w:iCs/>
                <w:sz w:val="18"/>
                <w:szCs w:val="18"/>
              </w:rPr>
              <w:t>N, N</w:t>
            </w:r>
            <w:r w:rsidRPr="0075456A">
              <w:rPr>
                <w:rFonts w:ascii="Arial" w:hAnsi="Arial" w:cs="Arial"/>
                <w:sz w:val="18"/>
                <w:szCs w:val="18"/>
              </w:rPr>
              <w:t>-</w:t>
            </w:r>
            <w:proofErr w:type="spellStart"/>
            <w:r w:rsidRPr="0075456A">
              <w:rPr>
                <w:rFonts w:ascii="Arial" w:hAnsi="Arial" w:cs="Arial"/>
                <w:sz w:val="18"/>
                <w:szCs w:val="18"/>
              </w:rPr>
              <w:t>Diisopropylethylamine</w:t>
            </w:r>
            <w:proofErr w:type="spellEnd"/>
            <w:r w:rsidRPr="0075456A">
              <w:rPr>
                <w:rFonts w:ascii="Arial" w:hAnsi="Arial" w:cs="Arial"/>
                <w:sz w:val="18"/>
                <w:szCs w:val="18"/>
              </w:rPr>
              <w:t xml:space="preserve"> (DIPEA)</w:t>
            </w:r>
          </w:p>
        </w:tc>
        <w:tc>
          <w:tcPr>
            <w:tcW w:w="335" w:type="pct"/>
            <w:shd w:val="clear" w:color="auto" w:fill="FFFFFF"/>
            <w:vAlign w:val="center"/>
          </w:tcPr>
          <w:p w14:paraId="4D4236D9" w14:textId="14C879E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1500 ppm</w:t>
            </w:r>
          </w:p>
        </w:tc>
        <w:tc>
          <w:tcPr>
            <w:tcW w:w="415" w:type="pct"/>
            <w:vMerge/>
            <w:shd w:val="clear" w:color="auto" w:fill="FFFFFF"/>
            <w:vAlign w:val="center"/>
          </w:tcPr>
          <w:p w14:paraId="003EF94E"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0AEEC9FB" w14:textId="1CF38D4B" w:rsidR="00AB3A4F" w:rsidRPr="0075456A" w:rsidRDefault="00AB3A4F" w:rsidP="00540955">
            <w:pPr>
              <w:spacing w:after="0"/>
              <w:jc w:val="center"/>
              <w:rPr>
                <w:rFonts w:ascii="Arial" w:hAnsi="Arial" w:cs="Arial"/>
                <w:sz w:val="18"/>
                <w:szCs w:val="18"/>
              </w:rPr>
            </w:pPr>
            <w:r w:rsidRPr="0075456A">
              <w:rPr>
                <w:rFonts w:ascii="Arial" w:hAnsi="Arial" w:cs="Arial"/>
                <w:i/>
                <w:iCs/>
                <w:sz w:val="18"/>
                <w:szCs w:val="18"/>
              </w:rPr>
              <w:t>N, N</w:t>
            </w:r>
            <w:r w:rsidRPr="0075456A">
              <w:rPr>
                <w:rFonts w:ascii="Arial" w:hAnsi="Arial" w:cs="Arial"/>
                <w:sz w:val="18"/>
                <w:szCs w:val="18"/>
              </w:rPr>
              <w:t>-</w:t>
            </w:r>
            <w:proofErr w:type="spellStart"/>
            <w:r w:rsidRPr="0075456A">
              <w:rPr>
                <w:rFonts w:ascii="Arial" w:hAnsi="Arial" w:cs="Arial"/>
                <w:sz w:val="18"/>
                <w:szCs w:val="18"/>
              </w:rPr>
              <w:t>Diisopropylethylamine</w:t>
            </w:r>
            <w:proofErr w:type="spellEnd"/>
            <w:r w:rsidRPr="0075456A">
              <w:rPr>
                <w:rFonts w:ascii="Arial" w:hAnsi="Arial" w:cs="Arial"/>
                <w:sz w:val="18"/>
                <w:szCs w:val="18"/>
              </w:rPr>
              <w:t xml:space="preserve"> (DIPEA)</w:t>
            </w:r>
          </w:p>
        </w:tc>
        <w:tc>
          <w:tcPr>
            <w:tcW w:w="416" w:type="pct"/>
            <w:shd w:val="clear" w:color="auto" w:fill="FFFFFF"/>
            <w:vAlign w:val="center"/>
          </w:tcPr>
          <w:p w14:paraId="05C74ED9" w14:textId="3DD32F9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1500 ppm</w:t>
            </w:r>
          </w:p>
        </w:tc>
        <w:tc>
          <w:tcPr>
            <w:tcW w:w="502" w:type="pct"/>
            <w:vAlign w:val="center"/>
          </w:tcPr>
          <w:p w14:paraId="4A288036" w14:textId="1E8A9DB7"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08090EB9" w14:textId="0E8B4F89"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76725D2F" w14:textId="77777777" w:rsidR="00AB3A4F" w:rsidRDefault="00AB3A4F" w:rsidP="00540955">
            <w:pPr>
              <w:jc w:val="center"/>
              <w:rPr>
                <w:rFonts w:ascii="Calibri" w:hAnsi="Calibri" w:cs="Calibri"/>
                <w:color w:val="000000"/>
              </w:rPr>
            </w:pPr>
            <w:r>
              <w:rPr>
                <w:rFonts w:ascii="Calibri" w:hAnsi="Calibri" w:cs="Calibri"/>
                <w:color w:val="000000"/>
              </w:rPr>
              <w:t>AM-140020-002-VR-02.01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2AD9C723" w14:textId="77777777" w:rsidR="00AB3A4F" w:rsidRPr="00AB3A4F" w:rsidRDefault="00AB3A4F" w:rsidP="00540955">
            <w:pPr>
              <w:spacing w:after="0"/>
              <w:ind w:left="113"/>
              <w:jc w:val="center"/>
              <w:rPr>
                <w:rFonts w:ascii="Arial" w:hAnsi="Arial" w:cs="Arial"/>
                <w:sz w:val="18"/>
                <w:szCs w:val="18"/>
              </w:rPr>
            </w:pPr>
          </w:p>
        </w:tc>
      </w:tr>
      <w:tr w:rsidR="00B90657" w:rsidRPr="0075456A" w14:paraId="7508B162" w14:textId="7FB95CA8" w:rsidTr="00B90657">
        <w:trPr>
          <w:trHeight w:val="459"/>
        </w:trPr>
        <w:tc>
          <w:tcPr>
            <w:tcW w:w="326" w:type="pct"/>
            <w:vMerge/>
            <w:shd w:val="clear" w:color="auto" w:fill="FFFFFF"/>
            <w:vAlign w:val="center"/>
          </w:tcPr>
          <w:p w14:paraId="1CD2FEE9"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589FD85" w14:textId="77777777" w:rsidR="002F371A" w:rsidRPr="0075456A"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9CFBF17" w14:textId="502591B5"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AM-140020-004</w:t>
            </w:r>
          </w:p>
        </w:tc>
        <w:tc>
          <w:tcPr>
            <w:tcW w:w="334" w:type="pct"/>
            <w:shd w:val="clear" w:color="auto" w:fill="FFFFFF"/>
            <w:vAlign w:val="center"/>
          </w:tcPr>
          <w:p w14:paraId="3F3BC132" w14:textId="7777777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Pyridine</w:t>
            </w:r>
          </w:p>
        </w:tc>
        <w:tc>
          <w:tcPr>
            <w:tcW w:w="335" w:type="pct"/>
            <w:shd w:val="clear" w:color="auto" w:fill="FFFFFF"/>
            <w:vAlign w:val="center"/>
          </w:tcPr>
          <w:p w14:paraId="63B21CF1" w14:textId="27F6595A"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415" w:type="pct"/>
            <w:vMerge w:val="restart"/>
            <w:shd w:val="clear" w:color="auto" w:fill="FFFFFF"/>
            <w:vAlign w:val="center"/>
          </w:tcPr>
          <w:p w14:paraId="430D3719" w14:textId="711EF292"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AM-140020-004</w:t>
            </w:r>
          </w:p>
        </w:tc>
        <w:tc>
          <w:tcPr>
            <w:tcW w:w="584" w:type="pct"/>
            <w:gridSpan w:val="2"/>
            <w:shd w:val="clear" w:color="auto" w:fill="FFFFFF"/>
            <w:vAlign w:val="center"/>
          </w:tcPr>
          <w:p w14:paraId="6D0782FC" w14:textId="4B4CC9BE"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Pyridine</w:t>
            </w:r>
          </w:p>
        </w:tc>
        <w:tc>
          <w:tcPr>
            <w:tcW w:w="416" w:type="pct"/>
            <w:shd w:val="clear" w:color="auto" w:fill="FFFFFF"/>
            <w:vAlign w:val="center"/>
          </w:tcPr>
          <w:p w14:paraId="5438F3A2" w14:textId="5BE45DDB"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502" w:type="pct"/>
            <w:vAlign w:val="center"/>
          </w:tcPr>
          <w:p w14:paraId="59BC7BE2" w14:textId="77777777" w:rsidR="00AB3A4F" w:rsidRDefault="00AB3A4F" w:rsidP="00540955">
            <w:pPr>
              <w:jc w:val="center"/>
              <w:rPr>
                <w:rFonts w:ascii="Calibri" w:hAnsi="Calibri" w:cs="Calibri"/>
                <w:color w:val="000000"/>
              </w:rPr>
            </w:pPr>
            <w:r>
              <w:rPr>
                <w:rFonts w:ascii="Calibri" w:hAnsi="Calibri" w:cs="Calibri"/>
                <w:color w:val="000000"/>
              </w:rPr>
              <w:t>AM-140020-004-VP-02.01</w:t>
            </w:r>
          </w:p>
          <w:p w14:paraId="27E771E2"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690B4859" w14:textId="117704F4" w:rsidR="002F371A" w:rsidRPr="00E23FD0" w:rsidRDefault="002F371A"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596AFE23" w14:textId="0243F556" w:rsidR="00AB3A4F" w:rsidRDefault="00AB3A4F" w:rsidP="00540955">
            <w:pPr>
              <w:jc w:val="center"/>
              <w:rPr>
                <w:rFonts w:ascii="Calibri" w:hAnsi="Calibri" w:cs="Calibri"/>
                <w:color w:val="000000"/>
              </w:rPr>
            </w:pPr>
            <w:r>
              <w:rPr>
                <w:rFonts w:ascii="Calibri" w:hAnsi="Calibri" w:cs="Calibri"/>
                <w:color w:val="000000"/>
              </w:rPr>
              <w:t>AM-140020-004-VR-02.01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05249C29" w14:textId="77777777" w:rsidR="002F371A" w:rsidRPr="00E23FD0" w:rsidRDefault="002F371A" w:rsidP="00540955">
            <w:pPr>
              <w:spacing w:after="0"/>
              <w:ind w:left="113"/>
              <w:jc w:val="center"/>
              <w:rPr>
                <w:rFonts w:ascii="Arial" w:hAnsi="Arial" w:cs="Arial"/>
                <w:sz w:val="18"/>
                <w:szCs w:val="18"/>
              </w:rPr>
            </w:pPr>
          </w:p>
        </w:tc>
      </w:tr>
      <w:tr w:rsidR="00B90657" w:rsidRPr="0075456A" w14:paraId="2F66D751" w14:textId="68877F93" w:rsidTr="00B90657">
        <w:trPr>
          <w:trHeight w:val="459"/>
        </w:trPr>
        <w:tc>
          <w:tcPr>
            <w:tcW w:w="326" w:type="pct"/>
            <w:vMerge/>
            <w:shd w:val="clear" w:color="auto" w:fill="FFFFFF"/>
            <w:vAlign w:val="center"/>
          </w:tcPr>
          <w:p w14:paraId="0CCF0F14"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E8216F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5FB8752C" w14:textId="752CBB9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08914AD3" w14:textId="77777777" w:rsidR="00AB3A4F" w:rsidRPr="0075456A" w:rsidRDefault="00AB3A4F" w:rsidP="00540955">
            <w:pPr>
              <w:spacing w:after="0"/>
              <w:jc w:val="center"/>
              <w:rPr>
                <w:rFonts w:ascii="Arial" w:hAnsi="Arial" w:cs="Arial"/>
                <w:sz w:val="18"/>
                <w:szCs w:val="18"/>
              </w:rPr>
            </w:pPr>
            <w:proofErr w:type="spellStart"/>
            <w:r w:rsidRPr="0075456A">
              <w:rPr>
                <w:rFonts w:ascii="Arial" w:hAnsi="Arial" w:cs="Arial"/>
                <w:sz w:val="18"/>
                <w:szCs w:val="18"/>
              </w:rPr>
              <w:t>Piperidine</w:t>
            </w:r>
            <w:proofErr w:type="spellEnd"/>
          </w:p>
        </w:tc>
        <w:tc>
          <w:tcPr>
            <w:tcW w:w="335" w:type="pct"/>
            <w:shd w:val="clear" w:color="auto" w:fill="FFFFFF"/>
            <w:vAlign w:val="center"/>
          </w:tcPr>
          <w:p w14:paraId="7617903C" w14:textId="30CE9C66"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1053F05"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14F419D" w14:textId="62F1809C" w:rsidR="00AB3A4F" w:rsidRPr="0075456A" w:rsidRDefault="00AB3A4F" w:rsidP="00540955">
            <w:pPr>
              <w:spacing w:after="0"/>
              <w:jc w:val="center"/>
              <w:rPr>
                <w:rFonts w:ascii="Arial" w:hAnsi="Arial" w:cs="Arial"/>
                <w:sz w:val="18"/>
                <w:szCs w:val="18"/>
              </w:rPr>
            </w:pPr>
            <w:proofErr w:type="spellStart"/>
            <w:r w:rsidRPr="0075456A">
              <w:rPr>
                <w:rFonts w:ascii="Arial" w:hAnsi="Arial" w:cs="Arial"/>
                <w:sz w:val="18"/>
                <w:szCs w:val="18"/>
              </w:rPr>
              <w:t>Piperidine</w:t>
            </w:r>
            <w:proofErr w:type="spellEnd"/>
          </w:p>
        </w:tc>
        <w:tc>
          <w:tcPr>
            <w:tcW w:w="416" w:type="pct"/>
            <w:shd w:val="clear" w:color="auto" w:fill="FFFFFF"/>
            <w:vAlign w:val="center"/>
          </w:tcPr>
          <w:p w14:paraId="1894F09E" w14:textId="65DFC9A5"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45009001" w14:textId="77777777" w:rsidR="00AB3A4F" w:rsidRDefault="00AB3A4F" w:rsidP="00540955">
            <w:pPr>
              <w:jc w:val="center"/>
              <w:rPr>
                <w:rFonts w:ascii="Calibri" w:hAnsi="Calibri" w:cs="Calibri"/>
                <w:color w:val="000000"/>
              </w:rPr>
            </w:pPr>
            <w:r>
              <w:rPr>
                <w:rFonts w:ascii="Calibri" w:hAnsi="Calibri" w:cs="Calibri"/>
                <w:color w:val="000000"/>
              </w:rPr>
              <w:t>AM-140020-004-VP-02.01</w:t>
            </w:r>
          </w:p>
          <w:p w14:paraId="24DF8E67"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5FFBFC26" w14:textId="1E05B16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0B26E020" w14:textId="77777777" w:rsidR="00AB3A4F" w:rsidRDefault="00AB3A4F" w:rsidP="00540955">
            <w:pPr>
              <w:jc w:val="center"/>
              <w:rPr>
                <w:rFonts w:ascii="Calibri" w:hAnsi="Calibri" w:cs="Calibri"/>
                <w:color w:val="000000"/>
              </w:rPr>
            </w:pPr>
            <w:r>
              <w:rPr>
                <w:rFonts w:ascii="Calibri" w:hAnsi="Calibri" w:cs="Calibri"/>
                <w:color w:val="000000"/>
              </w:rPr>
              <w:t>AM-140020-004-VR-02.01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31360A76" w14:textId="77777777" w:rsidR="00AB3A4F" w:rsidRPr="00E23FD0" w:rsidRDefault="00AB3A4F" w:rsidP="00540955">
            <w:pPr>
              <w:spacing w:after="0"/>
              <w:ind w:left="113"/>
              <w:jc w:val="center"/>
              <w:rPr>
                <w:rFonts w:ascii="Arial" w:hAnsi="Arial" w:cs="Arial"/>
                <w:sz w:val="18"/>
                <w:szCs w:val="18"/>
              </w:rPr>
            </w:pPr>
          </w:p>
        </w:tc>
      </w:tr>
      <w:tr w:rsidR="00B90657" w:rsidRPr="0075456A" w14:paraId="247CC2A1" w14:textId="77777777" w:rsidTr="00B90657">
        <w:trPr>
          <w:trHeight w:val="459"/>
        </w:trPr>
        <w:tc>
          <w:tcPr>
            <w:tcW w:w="745" w:type="pct"/>
            <w:gridSpan w:val="2"/>
            <w:shd w:val="clear" w:color="auto" w:fill="FFFFFF"/>
            <w:vAlign w:val="center"/>
          </w:tcPr>
          <w:p w14:paraId="74B395AF" w14:textId="2DAD50CA" w:rsidR="003E2785" w:rsidRPr="0075456A" w:rsidRDefault="0045688E" w:rsidP="00540955">
            <w:pPr>
              <w:spacing w:after="0"/>
              <w:jc w:val="center"/>
              <w:rPr>
                <w:rFonts w:ascii="Arial" w:hAnsi="Arial" w:cs="Arial"/>
                <w:sz w:val="18"/>
                <w:szCs w:val="18"/>
              </w:rPr>
            </w:pPr>
            <w:r>
              <w:rPr>
                <w:rFonts w:ascii="Arial" w:hAnsi="Arial" w:cs="Arial"/>
                <w:sz w:val="18"/>
                <w:szCs w:val="18"/>
              </w:rPr>
              <w:t>Assa</w:t>
            </w:r>
            <w:r w:rsidR="003E2785">
              <w:rPr>
                <w:rFonts w:ascii="Arial" w:hAnsi="Arial" w:cs="Arial"/>
                <w:sz w:val="18"/>
                <w:szCs w:val="18"/>
              </w:rPr>
              <w:t>y</w:t>
            </w:r>
          </w:p>
        </w:tc>
        <w:tc>
          <w:tcPr>
            <w:tcW w:w="421" w:type="pct"/>
            <w:shd w:val="clear" w:color="auto" w:fill="FFFFFF"/>
            <w:vAlign w:val="center"/>
          </w:tcPr>
          <w:p w14:paraId="288257C8" w14:textId="1044FA66" w:rsidR="003E2785" w:rsidRPr="0075456A" w:rsidRDefault="003E2785"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669" w:type="pct"/>
            <w:gridSpan w:val="2"/>
            <w:shd w:val="clear" w:color="auto" w:fill="FFFFFF"/>
            <w:vAlign w:val="center"/>
          </w:tcPr>
          <w:p w14:paraId="43AE125D" w14:textId="7B75CCB9" w:rsidR="003E2785" w:rsidRPr="0075456A" w:rsidRDefault="003E2785" w:rsidP="00540955">
            <w:pPr>
              <w:spacing w:after="0"/>
              <w:jc w:val="center"/>
              <w:rPr>
                <w:rFonts w:ascii="Arial" w:hAnsi="Arial" w:cs="Arial"/>
                <w:sz w:val="18"/>
                <w:szCs w:val="18"/>
              </w:rPr>
            </w:pPr>
            <w:r w:rsidRPr="0075456A">
              <w:rPr>
                <w:rFonts w:ascii="Arial" w:hAnsi="Arial" w:cs="Arial"/>
                <w:kern w:val="24"/>
                <w:sz w:val="18"/>
                <w:szCs w:val="18"/>
              </w:rPr>
              <w:t>≥ 80.0% w/w and ≤ 110.0% w/w</w:t>
            </w:r>
          </w:p>
        </w:tc>
        <w:tc>
          <w:tcPr>
            <w:tcW w:w="415" w:type="pct"/>
            <w:shd w:val="clear" w:color="auto" w:fill="FFFFFF"/>
            <w:vAlign w:val="center"/>
          </w:tcPr>
          <w:p w14:paraId="08035B45" w14:textId="50B3488C" w:rsidR="003E2785" w:rsidRPr="0075456A" w:rsidRDefault="003E2785"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1000" w:type="pct"/>
            <w:gridSpan w:val="3"/>
            <w:shd w:val="clear" w:color="auto" w:fill="FFFFFF"/>
            <w:vAlign w:val="center"/>
          </w:tcPr>
          <w:p w14:paraId="099C865A" w14:textId="0BC276B5" w:rsidR="003E2785" w:rsidRPr="0075456A" w:rsidRDefault="003E2785" w:rsidP="00540955">
            <w:pPr>
              <w:spacing w:after="0"/>
              <w:jc w:val="center"/>
              <w:rPr>
                <w:rFonts w:ascii="Arial" w:hAnsi="Arial" w:cs="Arial"/>
                <w:sz w:val="18"/>
                <w:szCs w:val="18"/>
              </w:rPr>
            </w:pPr>
            <w:r w:rsidRPr="003E2785">
              <w:rPr>
                <w:rFonts w:ascii="Arial" w:hAnsi="Arial" w:cs="Arial"/>
                <w:color w:val="0000FF"/>
                <w:kern w:val="24"/>
                <w:sz w:val="18"/>
                <w:szCs w:val="18"/>
              </w:rPr>
              <w:t>≥ 80.0% w/w</w:t>
            </w:r>
          </w:p>
        </w:tc>
        <w:tc>
          <w:tcPr>
            <w:tcW w:w="502" w:type="pct"/>
            <w:vAlign w:val="center"/>
          </w:tcPr>
          <w:p w14:paraId="54DAD268" w14:textId="7F7F612C" w:rsidR="003E2785" w:rsidRPr="00E23FD0" w:rsidRDefault="00381ECC" w:rsidP="00540955">
            <w:pPr>
              <w:spacing w:after="0"/>
              <w:ind w:left="113"/>
              <w:jc w:val="center"/>
              <w:rPr>
                <w:rFonts w:ascii="Arial" w:hAnsi="Arial" w:cs="Arial"/>
                <w:sz w:val="18"/>
                <w:szCs w:val="18"/>
              </w:rPr>
            </w:pPr>
            <w:r>
              <w:rPr>
                <w:rFonts w:ascii="Calibri" w:hAnsi="Calibri" w:cs="Calibri"/>
                <w:color w:val="000000"/>
              </w:rPr>
              <w:t>AM-140020-001-</w:t>
            </w:r>
            <w:r>
              <w:rPr>
                <w:rFonts w:ascii="Calibri" w:hAnsi="Calibri" w:cs="Calibri"/>
                <w:color w:val="000000"/>
              </w:rPr>
              <w:lastRenderedPageBreak/>
              <w:t>VP-02</w:t>
            </w:r>
            <w:r w:rsidR="003E2785">
              <w:rPr>
                <w:rFonts w:ascii="Calibri" w:hAnsi="Calibri" w:cs="Calibri"/>
                <w:color w:val="000000"/>
              </w:rPr>
              <w:t>.01</w:t>
            </w:r>
          </w:p>
        </w:tc>
        <w:tc>
          <w:tcPr>
            <w:tcW w:w="586" w:type="pct"/>
            <w:vAlign w:val="center"/>
          </w:tcPr>
          <w:p w14:paraId="69C6C3F5" w14:textId="3F71BB12" w:rsidR="003E2785" w:rsidRPr="006E467E" w:rsidRDefault="003E2785" w:rsidP="00540955">
            <w:pPr>
              <w:spacing w:after="0"/>
              <w:ind w:left="113"/>
              <w:jc w:val="center"/>
              <w:rPr>
                <w:rFonts w:eastAsia="等线"/>
                <w:sz w:val="18"/>
                <w:szCs w:val="18"/>
              </w:rPr>
            </w:pPr>
            <w:r w:rsidRPr="002F371A">
              <w:rPr>
                <w:color w:val="0000FF"/>
                <w:sz w:val="18"/>
                <w:szCs w:val="18"/>
              </w:rPr>
              <w:lastRenderedPageBreak/>
              <w:t>Completed</w:t>
            </w:r>
            <w:r w:rsidRPr="002F371A">
              <w:rPr>
                <w:rStyle w:val="af5"/>
                <w:color w:val="0000FF"/>
                <w:sz w:val="18"/>
                <w:szCs w:val="18"/>
              </w:rPr>
              <w:commentReference w:id="928"/>
            </w:r>
            <w:r w:rsidRPr="002F371A">
              <w:rPr>
                <w:rStyle w:val="af5"/>
                <w:color w:val="0000FF"/>
              </w:rPr>
              <w:commentReference w:id="929"/>
            </w:r>
          </w:p>
        </w:tc>
        <w:tc>
          <w:tcPr>
            <w:tcW w:w="663" w:type="pct"/>
            <w:vAlign w:val="center"/>
          </w:tcPr>
          <w:p w14:paraId="09588897" w14:textId="72DF7D5A" w:rsidR="003E2785" w:rsidRPr="00E23FD0" w:rsidRDefault="003E2785"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w:t>
            </w:r>
          </w:p>
        </w:tc>
      </w:tr>
    </w:tbl>
    <w:p w14:paraId="781E981A" w14:textId="58D61082" w:rsidR="0086431D" w:rsidRPr="00B90657" w:rsidRDefault="0097240D" w:rsidP="00D8308E">
      <w:pPr>
        <w:pStyle w:val="af"/>
        <w:spacing w:beforeLines="50" w:before="120" w:afterLines="50" w:after="120" w:line="360" w:lineRule="auto"/>
        <w:ind w:firstLineChars="0" w:firstLine="0"/>
        <w:jc w:val="both"/>
        <w:rPr>
          <w:rFonts w:ascii="Arial" w:hAnsi="Arial" w:cs="Arial"/>
          <w:sz w:val="21"/>
          <w:szCs w:val="21"/>
        </w:rPr>
      </w:pPr>
      <w:r w:rsidRPr="00D8308E">
        <w:rPr>
          <w:rFonts w:ascii="Arial" w:hAnsi="Arial" w:cs="Arial"/>
          <w:b/>
          <w:bCs/>
          <w:sz w:val="21"/>
          <w:szCs w:val="21"/>
        </w:rPr>
        <w:t>Conclusion:</w:t>
      </w:r>
      <w:r w:rsidRPr="00D8308E">
        <w:rPr>
          <w:rFonts w:ascii="Arial" w:hAnsi="Arial" w:cs="Arial"/>
          <w:sz w:val="21"/>
          <w:szCs w:val="21"/>
        </w:rPr>
        <w:t xml:space="preserve"> </w:t>
      </w:r>
      <w:r w:rsidR="00085D59" w:rsidRPr="00B90657">
        <w:rPr>
          <w:rFonts w:ascii="Arial" w:hAnsi="Arial" w:cs="Arial"/>
          <w:sz w:val="21"/>
          <w:szCs w:val="21"/>
        </w:rPr>
        <w:t xml:space="preserve"> The updated the analytical method of Identification changed from AM-013 to AM-140020-025, Which </w:t>
      </w:r>
      <w:r w:rsidR="00085D59" w:rsidRPr="00B90657">
        <w:rPr>
          <w:rFonts w:ascii="Arial" w:eastAsia="仿宋_GB2312" w:hAnsi="Arial" w:cs="Arial"/>
          <w:sz w:val="21"/>
          <w:szCs w:val="21"/>
          <w:lang w:bidi="ar"/>
        </w:rPr>
        <w:t xml:space="preserve">specified instrument parameters, solution preparations and analysis procedure can better provide guidance for analysis; </w:t>
      </w:r>
      <w:r w:rsidR="00085D59" w:rsidRPr="00B90657">
        <w:rPr>
          <w:rFonts w:ascii="Arial" w:hAnsi="Arial" w:cs="Arial"/>
          <w:sz w:val="21"/>
          <w:szCs w:val="21"/>
        </w:rPr>
        <w:t xml:space="preserve">Add specified impurity in Purity and related impurities by UHPLC test item: ASYM-153207 (L2 endo-Gly24): ≤ 0.5%; ASYM-152486 (L2 des-(Asn21-NMeAsn22)): ≤ 2.0% and Update the acceptance criteria of individual impurities from ≤1.0% to ≤ 0.5% </w:t>
      </w:r>
      <w:r w:rsidR="00910A0E" w:rsidRPr="00B90657">
        <w:rPr>
          <w:rFonts w:ascii="Arial" w:hAnsi="Arial" w:cs="Arial"/>
          <w:sz w:val="21"/>
          <w:szCs w:val="21"/>
        </w:rPr>
        <w:t>are</w:t>
      </w:r>
      <w:r w:rsidR="00085D59" w:rsidRPr="00B90657">
        <w:rPr>
          <w:rFonts w:ascii="Arial" w:hAnsi="Arial" w:cs="Arial"/>
          <w:sz w:val="21"/>
          <w:szCs w:val="21"/>
        </w:rPr>
        <w:t xml:space="preserve"> base</w:t>
      </w:r>
      <w:r w:rsidR="00910A0E" w:rsidRPr="00B90657">
        <w:rPr>
          <w:rFonts w:ascii="Arial" w:hAnsi="Arial" w:cs="Arial"/>
          <w:sz w:val="21"/>
          <w:szCs w:val="21"/>
        </w:rPr>
        <w:t>d</w:t>
      </w:r>
      <w:r w:rsidR="00085D59" w:rsidRPr="00B90657">
        <w:rPr>
          <w:rFonts w:ascii="Arial" w:hAnsi="Arial" w:cs="Arial"/>
          <w:sz w:val="21"/>
          <w:szCs w:val="21"/>
        </w:rPr>
        <w:t xml:space="preserve"> on historical data and PAR study documents (</w:t>
      </w:r>
      <w:r w:rsidR="00085D59" w:rsidRPr="00B90657">
        <w:rPr>
          <w:rFonts w:ascii="Arial" w:eastAsia="仿宋_GB2312" w:hAnsi="Arial" w:cs="Arial"/>
          <w:sz w:val="21"/>
          <w:szCs w:val="21"/>
        </w:rPr>
        <w:t>TR-1400200307.01</w:t>
      </w:r>
      <w:r w:rsidR="00085D59" w:rsidRPr="00B90657">
        <w:rPr>
          <w:rFonts w:ascii="Arial" w:hAnsi="Arial" w:cs="Arial"/>
          <w:sz w:val="21"/>
          <w:szCs w:val="21"/>
        </w:rPr>
        <w:t>)</w:t>
      </w:r>
      <w:r w:rsidR="00910A0E" w:rsidRPr="00B90657">
        <w:rPr>
          <w:rFonts w:ascii="Arial" w:hAnsi="Arial" w:cs="Arial"/>
          <w:sz w:val="21"/>
          <w:szCs w:val="21"/>
        </w:rPr>
        <w:t>; description information</w:t>
      </w:r>
      <w:r w:rsidR="00622359" w:rsidRPr="00B90657">
        <w:rPr>
          <w:rFonts w:ascii="Arial" w:hAnsi="Arial" w:cs="Arial"/>
          <w:sz w:val="21"/>
          <w:szCs w:val="21"/>
        </w:rPr>
        <w:t>; The change of adding the unit of the test items, and adding the requirement of “Report individual impurities ≥ 0.10% by RRT” to the item of Any individual impurities;</w:t>
      </w:r>
      <w:r w:rsidR="008D22E2" w:rsidRPr="00B90657">
        <w:rPr>
          <w:rFonts w:ascii="Arial" w:hAnsi="Arial" w:cs="Arial"/>
          <w:sz w:val="21"/>
          <w:szCs w:val="21"/>
        </w:rPr>
        <w:t xml:space="preserve"> </w:t>
      </w:r>
      <w:r w:rsidR="0086431D" w:rsidRPr="00B90657">
        <w:rPr>
          <w:rFonts w:ascii="Arial" w:hAnsi="Arial" w:cs="Arial"/>
          <w:color w:val="0000FF"/>
          <w:sz w:val="21"/>
          <w:szCs w:val="21"/>
        </w:rPr>
        <w:t>The Assay of product has been changed from “</w:t>
      </w:r>
      <w:r w:rsidR="0086431D" w:rsidRPr="00B90657">
        <w:rPr>
          <w:rFonts w:ascii="Arial" w:hAnsi="Arial" w:cs="Arial"/>
          <w:color w:val="0000FF"/>
          <w:kern w:val="24"/>
          <w:sz w:val="21"/>
          <w:szCs w:val="21"/>
        </w:rPr>
        <w:t>≥ 80.0% w/w and ≤ 110.0% w/w” to “≥ 80.0% w/w”</w:t>
      </w:r>
    </w:p>
    <w:p w14:paraId="75294D65" w14:textId="0E379B2F" w:rsidR="001B0276" w:rsidRPr="00B90657" w:rsidRDefault="008D22E2" w:rsidP="00D8308E">
      <w:pPr>
        <w:pStyle w:val="af"/>
        <w:spacing w:beforeLines="50" w:before="120" w:afterLines="50" w:after="120" w:line="360" w:lineRule="auto"/>
        <w:ind w:firstLineChars="0" w:firstLine="0"/>
        <w:jc w:val="both"/>
        <w:rPr>
          <w:rFonts w:ascii="Arial" w:hAnsi="Arial" w:cs="Arial"/>
          <w:sz w:val="21"/>
          <w:szCs w:val="21"/>
        </w:rPr>
      </w:pPr>
      <w:r w:rsidRPr="00B90657">
        <w:rPr>
          <w:rFonts w:ascii="Arial" w:hAnsi="Arial" w:cs="Arial"/>
          <w:sz w:val="21"/>
          <w:szCs w:val="21"/>
        </w:rPr>
        <w:t>The above changes are based on historical data and the PAR report, have no impact on product quality. These GAP do not affect the product quality.</w:t>
      </w:r>
    </w:p>
    <w:p w14:paraId="06490F0D" w14:textId="5E64F832" w:rsid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pPr>
    </w:p>
    <w:p w14:paraId="62927E50" w14:textId="77777777" w:rsidR="00D8308E" w:rsidRP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sectPr w:rsidR="00D8308E" w:rsidRPr="00D8308E" w:rsidSect="00EA405A">
          <w:pgSz w:w="12240" w:h="15840"/>
          <w:pgMar w:top="1440" w:right="1800" w:bottom="1440" w:left="1800" w:header="890" w:footer="720" w:gutter="0"/>
          <w:cols w:space="720"/>
          <w:docGrid w:linePitch="360"/>
        </w:sectPr>
      </w:pPr>
    </w:p>
    <w:p w14:paraId="155F2354"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Pr>
          <w:rFonts w:ascii="Arial" w:hAnsi="Arial" w:cs="Arial"/>
          <w:b/>
          <w:sz w:val="21"/>
          <w:szCs w:val="21"/>
        </w:rPr>
        <w:lastRenderedPageBreak/>
        <w:t xml:space="preserve">d) </w:t>
      </w:r>
      <w:r w:rsidRPr="00EB336D">
        <w:rPr>
          <w:rFonts w:ascii="Arial" w:hAnsi="Arial" w:cs="Arial"/>
          <w:b/>
          <w:color w:val="0000FF"/>
          <w:sz w:val="21"/>
          <w:szCs w:val="21"/>
        </w:rPr>
        <w:t>Laboratory Status</w:t>
      </w:r>
    </w:p>
    <w:p w14:paraId="7DDB0DA7" w14:textId="2DC51D0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 xml:space="preserve">Laboratory facilities </w:t>
      </w:r>
      <w:r w:rsidR="005F7DFB" w:rsidRPr="00EB336D">
        <w:rPr>
          <w:rFonts w:ascii="Arial" w:hAnsi="Arial" w:cs="Arial"/>
          <w:color w:val="0000FF"/>
          <w:sz w:val="21"/>
          <w:szCs w:val="21"/>
        </w:rPr>
        <w:t>and systems supporting Steps 1-2</w:t>
      </w:r>
      <w:r w:rsidRPr="00EB336D">
        <w:rPr>
          <w:rFonts w:ascii="Arial" w:hAnsi="Arial" w:cs="Arial"/>
          <w:color w:val="0000FF"/>
          <w:sz w:val="21"/>
          <w:szCs w:val="21"/>
        </w:rPr>
        <w:t xml:space="preserve"> IPC and PPQ testing have been reviewed. All critical analytical instruments are qualified (IQ/OQ/PQ completed) and within valid calibration periods. Laboratory environment (temperature, humidity, fume hoods) meets the requirements for the intended analytical procedures. Consumables including chromatography columns, sample vials, filters and solvents are available and released for use. Laboratory data acquisition systems are accessible and configured properly for data recording, electronic traceability and GMP compliance.</w:t>
      </w:r>
    </w:p>
    <w:p w14:paraId="57A7AC17"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e) Analyst Qualification</w:t>
      </w:r>
    </w:p>
    <w:p w14:paraId="5681C1E6" w14:textId="312747F7"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analys</w:t>
      </w:r>
      <w:r w:rsidR="005F7DFB" w:rsidRPr="00EB336D">
        <w:rPr>
          <w:rFonts w:ascii="Arial" w:hAnsi="Arial" w:cs="Arial"/>
          <w:color w:val="0000FF"/>
          <w:sz w:val="21"/>
          <w:szCs w:val="21"/>
        </w:rPr>
        <w:t>ts assigned to perform Steps 1-2</w:t>
      </w:r>
      <w:r w:rsidRPr="00EB336D">
        <w:rPr>
          <w:rFonts w:ascii="Arial" w:hAnsi="Arial" w:cs="Arial"/>
          <w:color w:val="0000FF"/>
          <w:sz w:val="21"/>
          <w:szCs w:val="21"/>
        </w:rPr>
        <w:t xml:space="preserve"> IPC and PPQ testing have completed required GMP training, the training of method</w:t>
      </w:r>
      <w:r w:rsidRPr="00EB336D">
        <w:rPr>
          <w:rFonts w:ascii="Arial" w:hAnsi="Arial" w:cs="Arial" w:hint="eastAsia"/>
          <w:color w:val="0000FF"/>
          <w:sz w:val="21"/>
          <w:szCs w:val="21"/>
        </w:rPr>
        <w:t>s</w:t>
      </w:r>
      <w:r w:rsidRPr="00EB336D">
        <w:rPr>
          <w:rFonts w:ascii="Arial" w:hAnsi="Arial" w:cs="Arial"/>
          <w:color w:val="0000FF"/>
          <w:sz w:val="21"/>
          <w:szCs w:val="21"/>
        </w:rPr>
        <w:t xml:space="preserve"> and hands on practical exercises for the relevant test methods will be completed prior to usage of the methods. Analyst qualification assessments (proficiency tests) have been conducted. Only analysts with successfully passed qualification are authorized to perform the corresponding IPC and PPQ sample testing. Training records and qualification documentation are maintained on file. No unqualified personnel will conduct testing activities for PPQ campaign.</w:t>
      </w:r>
    </w:p>
    <w:p w14:paraId="4AF882B3"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f) Reference standard qualification status</w:t>
      </w:r>
    </w:p>
    <w:p w14:paraId="3ABAE751" w14:textId="6452202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refere</w:t>
      </w:r>
      <w:r w:rsidR="005F7DFB" w:rsidRPr="00EB336D">
        <w:rPr>
          <w:rFonts w:ascii="Arial" w:hAnsi="Arial" w:cs="Arial"/>
          <w:color w:val="0000FF"/>
          <w:sz w:val="21"/>
          <w:szCs w:val="21"/>
        </w:rPr>
        <w:t>nce standards used for Steps 1–2</w:t>
      </w:r>
      <w:r w:rsidRPr="00EB336D">
        <w:rPr>
          <w:rFonts w:ascii="Arial" w:hAnsi="Arial" w:cs="Arial"/>
          <w:color w:val="0000FF"/>
          <w:sz w:val="21"/>
          <w:szCs w:val="21"/>
        </w:rPr>
        <w:t xml:space="preserve"> IPC and PPQ testing have been qualified and are within their valid expiry periods. Sufficient inventory is available to support the entire PPQ campaign. The only exception is the dimer reference standard, which is currently under preparation. The preparation progress of this reference standard has been included in the action plan with a defined owner and target date, and does not affect PPQ initiation. No testing activities relying on this reference standard will be initiated until it is ready.</w:t>
      </w:r>
    </w:p>
    <w:p w14:paraId="453CB13E" w14:textId="77777777" w:rsidR="005F7DFB" w:rsidRPr="00EB336D" w:rsidRDefault="005F7DFB" w:rsidP="005F7DFB">
      <w:pPr>
        <w:pStyle w:val="2"/>
        <w:spacing w:beforeLines="10" w:before="24" w:afterLines="10" w:after="24" w:line="360" w:lineRule="auto"/>
        <w:contextualSpacing/>
        <w:rPr>
          <w:rFonts w:ascii="Arial" w:eastAsia="Times New Roman" w:hAnsi="Arial" w:cs="Arial"/>
          <w:color w:val="0000FF"/>
          <w:sz w:val="21"/>
          <w:szCs w:val="21"/>
        </w:rPr>
      </w:pPr>
      <w:bookmarkStart w:id="930" w:name="_Toc243079871"/>
      <w:bookmarkStart w:id="931" w:name="_Toc244012616"/>
      <w:r w:rsidRPr="00EB336D">
        <w:rPr>
          <w:rFonts w:ascii="Arial" w:eastAsia="Times New Roman" w:hAnsi="Arial" w:cs="Arial"/>
          <w:color w:val="0000FF"/>
          <w:sz w:val="21"/>
          <w:szCs w:val="21"/>
        </w:rPr>
        <w:t>3.5 Cleaning Validation</w:t>
      </w:r>
      <w:bookmarkEnd w:id="930"/>
      <w:bookmarkEnd w:id="931"/>
      <w:r w:rsidRPr="00EB336D">
        <w:rPr>
          <w:rFonts w:ascii="Arial" w:eastAsia="Times New Roman" w:hAnsi="Arial" w:cs="Arial"/>
          <w:color w:val="0000FF"/>
          <w:sz w:val="21"/>
          <w:szCs w:val="21"/>
        </w:rPr>
        <w:t xml:space="preserve"> </w:t>
      </w:r>
    </w:p>
    <w:p w14:paraId="446874E2" w14:textId="77777777" w:rsidR="005F7DFB" w:rsidRPr="00EB336D" w:rsidRDefault="005F7DFB" w:rsidP="005F7DFB">
      <w:pPr>
        <w:rPr>
          <w:rFonts w:ascii="Arial" w:hAnsi="Arial" w:cs="Arial"/>
          <w:b/>
          <w:bCs/>
          <w:color w:val="0000FF"/>
          <w:sz w:val="21"/>
          <w:szCs w:val="21"/>
        </w:rPr>
      </w:pPr>
      <w:r w:rsidRPr="00EB336D">
        <w:rPr>
          <w:rFonts w:ascii="Arial" w:eastAsia="Times New Roman" w:hAnsi="Arial" w:cs="Arial"/>
          <w:b/>
          <w:bCs/>
          <w:color w:val="0000FF"/>
          <w:sz w:val="21"/>
          <w:szCs w:val="21"/>
        </w:rPr>
        <w:t>Table 13: The Gap Analysis for Cleaning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8"/>
        <w:gridCol w:w="3162"/>
        <w:gridCol w:w="3121"/>
        <w:gridCol w:w="979"/>
      </w:tblGrid>
      <w:tr w:rsidR="005F7DFB" w:rsidRPr="00335AEF" w14:paraId="5A497CB4" w14:textId="77777777" w:rsidTr="008F5104">
        <w:trPr>
          <w:trHeight w:val="454"/>
          <w:tblHeader/>
        </w:trPr>
        <w:tc>
          <w:tcPr>
            <w:tcW w:w="793" w:type="pct"/>
            <w:shd w:val="clear" w:color="auto" w:fill="1F4E79" w:themeFill="accent1" w:themeFillShade="80"/>
            <w:vAlign w:val="center"/>
          </w:tcPr>
          <w:p w14:paraId="7658E860"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Focus Area</w:t>
            </w:r>
          </w:p>
        </w:tc>
        <w:tc>
          <w:tcPr>
            <w:tcW w:w="1832" w:type="pct"/>
            <w:shd w:val="clear" w:color="auto" w:fill="1F4E79" w:themeFill="accent1" w:themeFillShade="80"/>
            <w:vAlign w:val="center"/>
          </w:tcPr>
          <w:p w14:paraId="4BD7A8C1"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Current Status</w:t>
            </w:r>
          </w:p>
        </w:tc>
        <w:tc>
          <w:tcPr>
            <w:tcW w:w="1808" w:type="pct"/>
            <w:shd w:val="clear" w:color="auto" w:fill="1F4E79" w:themeFill="accent1" w:themeFillShade="80"/>
            <w:vAlign w:val="center"/>
          </w:tcPr>
          <w:p w14:paraId="2B71D3F3"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Gap</w:t>
            </w:r>
            <w:r>
              <w:rPr>
                <w:rFonts w:ascii="Times New Roman" w:hAnsi="Times New Roman" w:cs="Times New Roman"/>
                <w:b/>
                <w:color w:val="FFFFFF" w:themeColor="background1"/>
                <w:sz w:val="18"/>
                <w:szCs w:val="18"/>
              </w:rPr>
              <w:t xml:space="preserve"> Analysis</w:t>
            </w:r>
          </w:p>
        </w:tc>
        <w:tc>
          <w:tcPr>
            <w:tcW w:w="568" w:type="pct"/>
            <w:shd w:val="clear" w:color="auto" w:fill="1F4E79" w:themeFill="accent1" w:themeFillShade="80"/>
            <w:vAlign w:val="center"/>
          </w:tcPr>
          <w:p w14:paraId="48DCD0F7"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Risk</w:t>
            </w:r>
          </w:p>
        </w:tc>
      </w:tr>
      <w:tr w:rsidR="005F7DFB" w:rsidRPr="003B4A7E" w14:paraId="093EFAB5" w14:textId="77777777" w:rsidTr="008F5104">
        <w:trPr>
          <w:trHeight w:val="454"/>
        </w:trPr>
        <w:tc>
          <w:tcPr>
            <w:tcW w:w="793" w:type="pct"/>
            <w:shd w:val="clear" w:color="auto" w:fill="FFFFFF" w:themeFill="background1"/>
            <w:vAlign w:val="center"/>
          </w:tcPr>
          <w:p w14:paraId="5041F19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Current cleaning validation status</w:t>
            </w:r>
          </w:p>
        </w:tc>
        <w:tc>
          <w:tcPr>
            <w:tcW w:w="1832" w:type="pct"/>
            <w:shd w:val="clear" w:color="auto" w:fill="FFFFFF" w:themeFill="background1"/>
            <w:vAlign w:val="center"/>
          </w:tcPr>
          <w:p w14:paraId="0CDDEC6D"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 xml:space="preserve">Step 1 CVP under revision; </w:t>
            </w:r>
          </w:p>
          <w:p w14:paraId="38C3B869" w14:textId="0CCB3C05" w:rsidR="005F7DFB" w:rsidRPr="00E82B76" w:rsidRDefault="005F7DFB" w:rsidP="005F7DFB">
            <w:pPr>
              <w:spacing w:after="0" w:line="276" w:lineRule="auto"/>
              <w:ind w:rightChars="-1" w:right="-2"/>
              <w:jc w:val="center"/>
              <w:rPr>
                <w:rFonts w:ascii="Times New Roman" w:hAnsi="Times New Roman" w:cs="Times New Roman"/>
                <w:sz w:val="18"/>
                <w:szCs w:val="18"/>
              </w:rPr>
            </w:pPr>
            <w:r>
              <w:rPr>
                <w:rFonts w:ascii="Times New Roman" w:eastAsia="宋体" w:hAnsi="Times New Roman" w:cs="Times New Roman"/>
                <w:sz w:val="18"/>
                <w:szCs w:val="18"/>
              </w:rPr>
              <w:t>Step 2</w:t>
            </w:r>
            <w:r w:rsidRPr="00E82B76">
              <w:rPr>
                <w:rFonts w:ascii="Times New Roman" w:eastAsia="宋体" w:hAnsi="Times New Roman" w:cs="Times New Roman"/>
                <w:sz w:val="18"/>
                <w:szCs w:val="18"/>
              </w:rPr>
              <w:t xml:space="preserve"> </w:t>
            </w:r>
            <w:r w:rsidRPr="00E82B76">
              <w:rPr>
                <w:rFonts w:ascii="Times New Roman" w:hAnsi="Times New Roman" w:cs="Times New Roman"/>
                <w:sz w:val="18"/>
                <w:szCs w:val="18"/>
              </w:rPr>
              <w:t xml:space="preserve">CVP </w:t>
            </w:r>
            <w:r w:rsidRPr="00E82B76">
              <w:rPr>
                <w:rFonts w:ascii="Times New Roman" w:eastAsia="宋体" w:hAnsi="Times New Roman" w:cs="Times New Roman"/>
                <w:sz w:val="18"/>
                <w:szCs w:val="18"/>
              </w:rPr>
              <w:t>drafts pending review</w:t>
            </w:r>
          </w:p>
        </w:tc>
        <w:tc>
          <w:tcPr>
            <w:tcW w:w="1808" w:type="pct"/>
            <w:shd w:val="clear" w:color="auto" w:fill="FFFFFF" w:themeFill="background1"/>
            <w:vAlign w:val="center"/>
          </w:tcPr>
          <w:p w14:paraId="4786716E"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CVPs not yet approved</w:t>
            </w:r>
          </w:p>
        </w:tc>
        <w:tc>
          <w:tcPr>
            <w:tcW w:w="568" w:type="pct"/>
            <w:shd w:val="clear" w:color="auto" w:fill="FFFFFF" w:themeFill="background1"/>
            <w:vAlign w:val="center"/>
          </w:tcPr>
          <w:p w14:paraId="0BBA684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Medium</w:t>
            </w:r>
          </w:p>
        </w:tc>
      </w:tr>
      <w:tr w:rsidR="005F7DFB" w:rsidRPr="003B4A7E" w14:paraId="0AB9098B" w14:textId="77777777" w:rsidTr="008F5104">
        <w:trPr>
          <w:trHeight w:val="454"/>
        </w:trPr>
        <w:tc>
          <w:tcPr>
            <w:tcW w:w="793" w:type="pct"/>
            <w:shd w:val="clear" w:color="auto" w:fill="FFFFFF" w:themeFill="background1"/>
            <w:vAlign w:val="center"/>
          </w:tcPr>
          <w:p w14:paraId="5024AAD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Outstanding development activities</w:t>
            </w:r>
          </w:p>
        </w:tc>
        <w:tc>
          <w:tcPr>
            <w:tcW w:w="1832" w:type="pct"/>
            <w:shd w:val="clear" w:color="auto" w:fill="FFFFFF" w:themeFill="background1"/>
            <w:vAlign w:val="center"/>
          </w:tcPr>
          <w:p w14:paraId="29BB3068"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Solubility testing of target residues in candidate cleaning solvents has been completed</w:t>
            </w:r>
          </w:p>
        </w:tc>
        <w:tc>
          <w:tcPr>
            <w:tcW w:w="1808" w:type="pct"/>
            <w:shd w:val="clear" w:color="auto" w:fill="FFFFFF" w:themeFill="background1"/>
            <w:vAlign w:val="center"/>
          </w:tcPr>
          <w:p w14:paraId="0D3CDD00" w14:textId="7608EE14"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The cleaning frequency for Steps 2 requires further discussion.</w:t>
            </w:r>
          </w:p>
        </w:tc>
        <w:tc>
          <w:tcPr>
            <w:tcW w:w="568" w:type="pct"/>
            <w:shd w:val="clear" w:color="auto" w:fill="FFFFFF" w:themeFill="background1"/>
            <w:vAlign w:val="center"/>
          </w:tcPr>
          <w:p w14:paraId="72F70CF5"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r w:rsidR="005F7DFB" w:rsidRPr="003B4A7E" w14:paraId="261A74A9" w14:textId="77777777" w:rsidTr="008F5104">
        <w:trPr>
          <w:trHeight w:val="454"/>
        </w:trPr>
        <w:tc>
          <w:tcPr>
            <w:tcW w:w="793" w:type="pct"/>
            <w:shd w:val="clear" w:color="auto" w:fill="FFFFFF" w:themeFill="background1"/>
            <w:vAlign w:val="center"/>
          </w:tcPr>
          <w:p w14:paraId="77AFDAC1"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ARL/PDE strategy</w:t>
            </w:r>
          </w:p>
        </w:tc>
        <w:tc>
          <w:tcPr>
            <w:tcW w:w="1832" w:type="pct"/>
            <w:shd w:val="clear" w:color="auto" w:fill="FFFFFF" w:themeFill="background1"/>
            <w:vAlign w:val="center"/>
          </w:tcPr>
          <w:p w14:paraId="3068265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26936D6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00D92985"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Low</w:t>
            </w:r>
          </w:p>
        </w:tc>
      </w:tr>
      <w:tr w:rsidR="005F7DFB" w:rsidRPr="003B4A7E" w14:paraId="1EDFC7F0" w14:textId="77777777" w:rsidTr="008F5104">
        <w:trPr>
          <w:trHeight w:val="454"/>
        </w:trPr>
        <w:tc>
          <w:tcPr>
            <w:tcW w:w="793" w:type="pct"/>
            <w:shd w:val="clear" w:color="auto" w:fill="FFFFFF" w:themeFill="background1"/>
            <w:vAlign w:val="center"/>
          </w:tcPr>
          <w:p w14:paraId="5FFA4AB7"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Analytical method readiness</w:t>
            </w:r>
          </w:p>
        </w:tc>
        <w:tc>
          <w:tcPr>
            <w:tcW w:w="1832" w:type="pct"/>
            <w:shd w:val="clear" w:color="auto" w:fill="FFFFFF" w:themeFill="background1"/>
            <w:vAlign w:val="center"/>
          </w:tcPr>
          <w:p w14:paraId="2011333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Cleaning de</w:t>
            </w:r>
            <w:r w:rsidRPr="00E82B76">
              <w:rPr>
                <w:rFonts w:ascii="Times New Roman" w:hAnsi="Times New Roman" w:cs="Times New Roman"/>
                <w:sz w:val="18"/>
                <w:szCs w:val="18"/>
              </w:rPr>
              <w:t>tection method v</w:t>
            </w:r>
            <w:r w:rsidRPr="00E82B76">
              <w:rPr>
                <w:rFonts w:ascii="Times New Roman" w:eastAsia="宋体" w:hAnsi="Times New Roman" w:cs="Times New Roman"/>
                <w:sz w:val="18"/>
                <w:szCs w:val="18"/>
              </w:rPr>
              <w:t>alidation completed</w:t>
            </w:r>
            <w:r w:rsidRPr="00E82B76">
              <w:rPr>
                <w:rFonts w:ascii="Times New Roman" w:hAnsi="Times New Roman" w:cs="Times New Roman"/>
                <w:sz w:val="18"/>
                <w:szCs w:val="18"/>
              </w:rPr>
              <w:t xml:space="preserve"> for step 1</w:t>
            </w:r>
          </w:p>
          <w:p w14:paraId="4EE6E0AE" w14:textId="7CDC6114"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lastRenderedPageBreak/>
              <w:t>Cleaning detection method development and validation completed based on methanol as the cleaning solvent</w:t>
            </w:r>
            <w:r w:rsidRPr="00E82B76">
              <w:rPr>
                <w:rFonts w:ascii="Times New Roman" w:hAnsi="Times New Roman" w:cs="Times New Roman"/>
                <w:sz w:val="18"/>
                <w:szCs w:val="18"/>
              </w:rPr>
              <w:t xml:space="preserve"> for step 2 </w:t>
            </w:r>
          </w:p>
        </w:tc>
        <w:tc>
          <w:tcPr>
            <w:tcW w:w="1808" w:type="pct"/>
            <w:shd w:val="clear" w:color="auto" w:fill="FFFFFF" w:themeFill="background1"/>
            <w:vAlign w:val="center"/>
          </w:tcPr>
          <w:p w14:paraId="0A465E49" w14:textId="588AFD4E"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lastRenderedPageBreak/>
              <w:t xml:space="preserve">As the cleaning </w:t>
            </w:r>
            <w:r w:rsidRPr="00E82B76">
              <w:rPr>
                <w:rFonts w:ascii="Times New Roman" w:hAnsi="Times New Roman" w:cs="Times New Roman"/>
                <w:sz w:val="18"/>
                <w:szCs w:val="18"/>
              </w:rPr>
              <w:t>solvent needs to be changed to</w:t>
            </w:r>
            <w:r w:rsidRPr="00E82B76">
              <w:rPr>
                <w:rFonts w:ascii="Times New Roman" w:eastAsia="宋体" w:hAnsi="Times New Roman" w:cs="Times New Roman"/>
                <w:sz w:val="18"/>
                <w:szCs w:val="18"/>
              </w:rPr>
              <w:t xml:space="preserve"> process solvent, the cleaning </w:t>
            </w:r>
            <w:r w:rsidRPr="00E82B76">
              <w:rPr>
                <w:rFonts w:ascii="Times New Roman" w:eastAsia="宋体" w:hAnsi="Times New Roman" w:cs="Times New Roman"/>
                <w:sz w:val="18"/>
                <w:szCs w:val="18"/>
              </w:rPr>
              <w:lastRenderedPageBreak/>
              <w:t>detection methods for Steps 2 need to be re-developed and re-validated</w:t>
            </w:r>
          </w:p>
        </w:tc>
        <w:tc>
          <w:tcPr>
            <w:tcW w:w="568" w:type="pct"/>
            <w:shd w:val="clear" w:color="auto" w:fill="FFFFFF" w:themeFill="background1"/>
            <w:vAlign w:val="center"/>
          </w:tcPr>
          <w:p w14:paraId="489BDFA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lastRenderedPageBreak/>
              <w:t>Medium</w:t>
            </w:r>
          </w:p>
        </w:tc>
      </w:tr>
      <w:tr w:rsidR="005F7DFB" w:rsidRPr="003B4A7E" w14:paraId="6F10DEC9" w14:textId="77777777" w:rsidTr="008F5104">
        <w:trPr>
          <w:trHeight w:val="454"/>
        </w:trPr>
        <w:tc>
          <w:tcPr>
            <w:tcW w:w="793" w:type="pct"/>
            <w:shd w:val="clear" w:color="auto" w:fill="FFFFFF" w:themeFill="background1"/>
            <w:vAlign w:val="center"/>
          </w:tcPr>
          <w:p w14:paraId="0A05F37E"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Dirty hold time</w:t>
            </w:r>
          </w:p>
        </w:tc>
        <w:tc>
          <w:tcPr>
            <w:tcW w:w="1832" w:type="pct"/>
            <w:shd w:val="clear" w:color="auto" w:fill="FFFFFF" w:themeFill="background1"/>
            <w:vAlign w:val="center"/>
          </w:tcPr>
          <w:p w14:paraId="215AF02F"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38BCF28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43B0C20A"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r w:rsidR="005F7DFB" w:rsidRPr="003B4A7E" w14:paraId="265EC8FE" w14:textId="77777777" w:rsidTr="008F5104">
        <w:trPr>
          <w:trHeight w:val="454"/>
        </w:trPr>
        <w:tc>
          <w:tcPr>
            <w:tcW w:w="793" w:type="pct"/>
            <w:shd w:val="clear" w:color="auto" w:fill="FFFFFF" w:themeFill="background1"/>
            <w:vAlign w:val="center"/>
          </w:tcPr>
          <w:p w14:paraId="753FA71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Clean hold time</w:t>
            </w:r>
          </w:p>
        </w:tc>
        <w:tc>
          <w:tcPr>
            <w:tcW w:w="1832" w:type="pct"/>
            <w:shd w:val="clear" w:color="auto" w:fill="FFFFFF" w:themeFill="background1"/>
            <w:vAlign w:val="center"/>
          </w:tcPr>
          <w:p w14:paraId="25FA6172"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11791388"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6CEEF5F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bl>
    <w:p w14:paraId="1D517E09" w14:textId="77777777" w:rsidR="005F7DFB" w:rsidRPr="00EB336D" w:rsidRDefault="005F7DFB" w:rsidP="005F7DFB">
      <w:pPr>
        <w:spacing w:after="0" w:line="276" w:lineRule="auto"/>
        <w:ind w:rightChars="-1" w:right="-2"/>
        <w:jc w:val="center"/>
        <w:rPr>
          <w:rFonts w:ascii="Times New Roman" w:eastAsia="宋体" w:hAnsi="Times New Roman" w:cs="Times New Roman"/>
          <w:color w:val="0000FF"/>
          <w:sz w:val="18"/>
          <w:szCs w:val="18"/>
        </w:rPr>
      </w:pPr>
    </w:p>
    <w:p w14:paraId="5A5CD6DD" w14:textId="0EBBD525" w:rsidR="005F7DFB" w:rsidRPr="00EB336D" w:rsidRDefault="005F7DFB" w:rsidP="005F7DFB">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Cleaning validation is a critical component of the contamination control strategy and PPQ readines</w:t>
      </w:r>
      <w:r w:rsidR="00EB336D">
        <w:rPr>
          <w:rFonts w:ascii="Arial" w:hAnsi="Arial" w:cs="Arial"/>
          <w:color w:val="0000FF"/>
          <w:sz w:val="21"/>
          <w:szCs w:val="21"/>
        </w:rPr>
        <w:t>s. The project consists of two</w:t>
      </w:r>
      <w:r w:rsidRPr="00EB336D">
        <w:rPr>
          <w:rFonts w:ascii="Arial" w:hAnsi="Arial" w:cs="Arial"/>
          <w:color w:val="0000FF"/>
          <w:sz w:val="21"/>
          <w:szCs w:val="21"/>
        </w:rPr>
        <w:t xml:space="preserve"> steps. The Step 1 CVP is under revision, and the Step 2 CVP have been drafted and are pending review. </w:t>
      </w:r>
      <w:r w:rsidR="00EB336D">
        <w:rPr>
          <w:rFonts w:ascii="Arial" w:hAnsi="Arial" w:cs="Arial"/>
          <w:color w:val="0000FF"/>
          <w:sz w:val="21"/>
          <w:szCs w:val="21"/>
        </w:rPr>
        <w:t>Both two</w:t>
      </w:r>
      <w:r w:rsidRPr="00EB336D">
        <w:rPr>
          <w:rFonts w:ascii="Arial" w:hAnsi="Arial" w:cs="Arial"/>
          <w:color w:val="0000FF"/>
          <w:sz w:val="21"/>
          <w:szCs w:val="21"/>
        </w:rPr>
        <w:t xml:space="preserve"> CVPs will be approved prior to PPQ execution. Cleaning validation will be executed concurrently with PPQ, and the CVR will be completed prior to product release. The outstanding development activities mainly involve the development and validation of cleaning detection methods for Steps 2 following the change of cleaning solvent. All gaps have been incorporated into the action plan with defined owners and target dates, and no adverse impact on PPQ execution or product quality is anticipated.</w:t>
      </w:r>
    </w:p>
    <w:p w14:paraId="5BBFA15A" w14:textId="60A3560E" w:rsidR="00085D59" w:rsidRPr="005F7DFB" w:rsidRDefault="00085D59" w:rsidP="0019198C">
      <w:pPr>
        <w:pStyle w:val="af"/>
        <w:spacing w:beforeLines="50" w:before="120" w:afterLines="50" w:after="120" w:line="360" w:lineRule="auto"/>
        <w:ind w:left="125" w:firstLineChars="0" w:firstLine="0"/>
        <w:jc w:val="both"/>
        <w:rPr>
          <w:rFonts w:ascii="Arial" w:hAnsi="Arial" w:cs="Arial"/>
          <w:sz w:val="18"/>
          <w:szCs w:val="18"/>
        </w:rPr>
      </w:pPr>
    </w:p>
    <w:p w14:paraId="1E50CF1E" w14:textId="2A6F4B96" w:rsidR="69F03218" w:rsidRPr="0075456A" w:rsidRDefault="008D22E2" w:rsidP="69F03218">
      <w:pPr>
        <w:sectPr w:rsidR="69F03218" w:rsidRPr="0075456A" w:rsidSect="00EA405A">
          <w:pgSz w:w="12240" w:h="15840"/>
          <w:pgMar w:top="1440" w:right="1800" w:bottom="1440" w:left="1800" w:header="890" w:footer="720" w:gutter="0"/>
          <w:cols w:space="720"/>
          <w:docGrid w:linePitch="360"/>
        </w:sectPr>
      </w:pPr>
      <w:r w:rsidRPr="0075456A">
        <w:rPr>
          <w:rFonts w:hint="eastAsia"/>
        </w:rPr>
        <w:t xml:space="preserve"> </w:t>
      </w:r>
    </w:p>
    <w:p w14:paraId="1EF1CDF6" w14:textId="0BF33F6F" w:rsidR="005A4DDF" w:rsidRPr="0075456A" w:rsidRDefault="005A4DDF" w:rsidP="00F64FB5">
      <w:pPr>
        <w:pStyle w:val="2"/>
        <w:spacing w:beforeLines="10" w:before="24" w:afterLines="10" w:after="24" w:line="360" w:lineRule="auto"/>
        <w:contextualSpacing/>
        <w:rPr>
          <w:rFonts w:ascii="Arial" w:eastAsia="Times New Roman" w:hAnsi="Arial" w:cs="Arial"/>
          <w:b w:val="0"/>
          <w:bCs w:val="0"/>
          <w:sz w:val="18"/>
          <w:szCs w:val="18"/>
        </w:rPr>
      </w:pPr>
      <w:bookmarkStart w:id="932" w:name="_Toc244012617"/>
      <w:r w:rsidRPr="0075456A">
        <w:rPr>
          <w:rFonts w:ascii="Arial" w:eastAsia="Times New Roman" w:hAnsi="Arial" w:cs="Arial"/>
          <w:sz w:val="18"/>
          <w:szCs w:val="18"/>
        </w:rPr>
        <w:lastRenderedPageBreak/>
        <w:t>3.</w:t>
      </w:r>
      <w:r w:rsidR="000835E7">
        <w:rPr>
          <w:rFonts w:ascii="Arial" w:eastAsia="Times New Roman" w:hAnsi="Arial" w:cs="Arial"/>
          <w:sz w:val="18"/>
          <w:szCs w:val="18"/>
        </w:rPr>
        <w:t>6</w:t>
      </w:r>
      <w:r w:rsidRPr="0075456A">
        <w:rPr>
          <w:rFonts w:ascii="Arial" w:eastAsia="Times New Roman" w:hAnsi="Arial" w:cs="Arial"/>
          <w:sz w:val="18"/>
          <w:szCs w:val="18"/>
        </w:rPr>
        <w:t xml:space="preserve"> Technology Transfer Gap Assessment (by Area)</w:t>
      </w:r>
      <w:bookmarkEnd w:id="932"/>
    </w:p>
    <w:p w14:paraId="4BAEA08E" w14:textId="5C7CDADA" w:rsidR="000835E7" w:rsidRDefault="000835E7" w:rsidP="000835E7">
      <w:pPr>
        <w:spacing w:beforeLines="50" w:before="120" w:afterLines="50" w:after="120" w:line="360" w:lineRule="auto"/>
        <w:contextualSpacing/>
        <w:jc w:val="both"/>
      </w:pPr>
      <w:r w:rsidRPr="797C4670">
        <w:rPr>
          <w:rFonts w:ascii="Arial" w:hAnsi="Arial" w:cs="Arial"/>
          <w:sz w:val="21"/>
          <w:szCs w:val="21"/>
        </w:rPr>
        <w:t>The table below provides the structured gap assessment across all key technology transfer areas. Risk classification follows Table 2.</w:t>
      </w:r>
    </w:p>
    <w:p w14:paraId="3F45E88A" w14:textId="77777777" w:rsidR="000835E7" w:rsidRDefault="000835E7" w:rsidP="000835E7">
      <w:pPr>
        <w:spacing w:before="120" w:after="120" w:line="360" w:lineRule="auto"/>
        <w:jc w:val="both"/>
        <w:rPr>
          <w:rFonts w:ascii="Times New Roman" w:eastAsia="Times New Roman" w:hAnsi="Times New Roman" w:cs="Times New Roman"/>
          <w:sz w:val="21"/>
          <w:szCs w:val="21"/>
        </w:rPr>
      </w:pPr>
      <w:r w:rsidRPr="797C4670">
        <w:rPr>
          <w:rFonts w:ascii="Times New Roman" w:eastAsia="Times New Roman" w:hAnsi="Times New Roman" w:cs="Times New Roman"/>
          <w:sz w:val="21"/>
          <w:szCs w:val="21"/>
        </w:rPr>
        <w:t>Per Table 2, risk ranking assumes no mitigation has been implemented. A 'Low' ranking is assigned only where available data or extensive prior knowledge demonstrate no or low correlation with CQAs, independent of planned future activities; the listed activity (e.g., routine training, document update) is a procedural prerequisite under the established quality system for an unchanged process, not a control for a new hazard. Items that rely on not-yet-completed validation, qualification or assessment to control risk are ranked Medium and tracked in Section 4 until completed.</w:t>
      </w:r>
    </w:p>
    <w:p w14:paraId="2F093550" w14:textId="77777777" w:rsidR="000835E7" w:rsidRPr="000835E7" w:rsidRDefault="000835E7" w:rsidP="00B35322">
      <w:pPr>
        <w:spacing w:beforeLines="50" w:before="120" w:afterLines="50" w:after="120" w:line="360" w:lineRule="auto"/>
        <w:contextualSpacing/>
        <w:jc w:val="both"/>
        <w:rPr>
          <w:ins w:id="933" w:author="Xuning Wei12232" w:date="2026-08-24T11:28:00Z"/>
          <w:rFonts w:ascii="Arial" w:eastAsia="Times New Roman" w:hAnsi="Arial" w:cs="Arial"/>
          <w:sz w:val="18"/>
          <w:szCs w:val="18"/>
        </w:rPr>
      </w:pPr>
    </w:p>
    <w:p w14:paraId="6C81C67E" w14:textId="2704BE59" w:rsidR="00682380" w:rsidRPr="0075456A" w:rsidRDefault="00682380" w:rsidP="00682380">
      <w:pPr>
        <w:spacing w:beforeLines="50" w:before="120" w:after="0" w:line="360" w:lineRule="auto"/>
        <w:jc w:val="center"/>
        <w:rPr>
          <w:ins w:id="934" w:author="Xuning Wei12232" w:date="2026-08-24T11:28:00Z"/>
          <w:rFonts w:ascii="Arial" w:hAnsi="Arial" w:cs="Arial"/>
          <w:b/>
          <w:sz w:val="18"/>
          <w:szCs w:val="18"/>
        </w:rPr>
      </w:pPr>
      <w:commentRangeStart w:id="935"/>
      <w:commentRangeStart w:id="936"/>
      <w:ins w:id="937" w:author="Xuning Wei12232" w:date="2026-08-24T11:28:00Z">
        <w:r w:rsidRPr="0075456A">
          <w:rPr>
            <w:rFonts w:ascii="Arial" w:eastAsia="Times New Roman" w:hAnsi="Arial" w:cs="Arial"/>
            <w:b/>
            <w:sz w:val="18"/>
            <w:szCs w:val="18"/>
          </w:rPr>
          <w:t xml:space="preserve">Table </w:t>
        </w:r>
      </w:ins>
      <w:commentRangeEnd w:id="935"/>
      <w:del w:id="938" w:author="Xuning Wei12232" w:date="2026-08-27T09:18:00Z">
        <w:r w:rsidR="00E640E2" w:rsidRPr="0075456A" w:rsidDel="00AA7543">
          <w:rPr>
            <w:rStyle w:val="CommentReference"/>
            <w:rFonts w:ascii="Arial" w:eastAsia="Times New Roman" w:hAnsi="Arial" w:cs="Arial"/>
            <w:b/>
            <w:sz w:val="18"/>
            <w:szCs w:val="18"/>
          </w:rPr>
          <w:commentReference w:id="935"/>
        </w:r>
        <w:commentRangeEnd w:id="936"/>
        <w:r w:rsidRPr="0075456A">
          <w:rPr>
            <w:rStyle w:val="CommentReference"/>
          </w:rPr>
          <w:commentReference w:id="936"/>
        </w:r>
      </w:del>
      <w:ins w:id="939" w:author="Xuning Wei12232" w:date="2026-08-27T09:18:00Z">
        <w:r w:rsidR="00AA7543" w:rsidRPr="0075456A">
          <w:rPr>
            <w:rFonts w:ascii="Arial" w:eastAsia="Times New Roman" w:hAnsi="Arial" w:cs="Arial"/>
            <w:b/>
            <w:sz w:val="18"/>
            <w:szCs w:val="18"/>
          </w:rPr>
          <w:t>1</w:t>
        </w:r>
      </w:ins>
      <w:r w:rsidR="00B21CFC">
        <w:rPr>
          <w:rFonts w:ascii="Arial" w:eastAsia="Times New Roman" w:hAnsi="Arial" w:cs="Arial"/>
          <w:b/>
          <w:sz w:val="18"/>
          <w:szCs w:val="18"/>
        </w:rPr>
        <w:t>4</w:t>
      </w:r>
      <w:ins w:id="940" w:author="Xuning Wei12232" w:date="2026-08-24T11:28:00Z">
        <w:r w:rsidRPr="0075456A">
          <w:rPr>
            <w:b/>
            <w:sz w:val="18"/>
            <w:szCs w:val="18"/>
          </w:rPr>
          <w:t xml:space="preserve"> </w:t>
        </w:r>
      </w:ins>
      <w:ins w:id="941" w:author="Xuning Wei12232" w:date="2026-08-24T11:32:00Z">
        <w:r w:rsidR="00C548CD" w:rsidRPr="0075456A">
          <w:rPr>
            <w:rFonts w:ascii="Arial" w:hAnsi="Arial" w:cs="Arial"/>
            <w:b/>
            <w:sz w:val="18"/>
            <w:szCs w:val="18"/>
          </w:rPr>
          <w:t>T</w:t>
        </w:r>
      </w:ins>
      <w:ins w:id="942" w:author="Xuning Wei12232" w:date="2026-08-24T11:29:00Z">
        <w:r w:rsidR="00C548CD" w:rsidRPr="0075456A">
          <w:rPr>
            <w:rFonts w:ascii="Arial" w:hAnsi="Arial" w:cs="Arial"/>
            <w:b/>
            <w:sz w:val="18"/>
            <w:szCs w:val="18"/>
          </w:rPr>
          <w:t xml:space="preserve">he </w:t>
        </w:r>
      </w:ins>
      <w:ins w:id="943" w:author="Xuning Wei12232" w:date="2026-08-24T11:32:00Z">
        <w:r w:rsidR="00C548CD" w:rsidRPr="0075456A">
          <w:rPr>
            <w:rFonts w:ascii="Arial" w:hAnsi="Arial" w:cs="Arial"/>
            <w:b/>
            <w:sz w:val="18"/>
            <w:szCs w:val="18"/>
          </w:rPr>
          <w:t>S</w:t>
        </w:r>
      </w:ins>
      <w:ins w:id="944" w:author="Xuning Wei12232" w:date="2026-08-24T11:29:00Z">
        <w:r w:rsidR="00C548CD" w:rsidRPr="0075456A">
          <w:rPr>
            <w:rFonts w:ascii="Arial" w:hAnsi="Arial" w:cs="Arial"/>
            <w:b/>
            <w:sz w:val="18"/>
            <w:szCs w:val="18"/>
          </w:rPr>
          <w:t xml:space="preserve">tructured </w:t>
        </w:r>
      </w:ins>
      <w:ins w:id="945" w:author="Xuning Wei12232" w:date="2026-08-24T11:32:00Z">
        <w:r w:rsidR="00C548CD" w:rsidRPr="0075456A">
          <w:rPr>
            <w:rFonts w:ascii="Arial" w:hAnsi="Arial" w:cs="Arial"/>
            <w:b/>
            <w:sz w:val="18"/>
            <w:szCs w:val="18"/>
          </w:rPr>
          <w:t>G</w:t>
        </w:r>
      </w:ins>
      <w:ins w:id="946" w:author="Xuning Wei12232" w:date="2026-08-24T11:29:00Z">
        <w:r w:rsidR="00C548CD" w:rsidRPr="0075456A">
          <w:rPr>
            <w:rFonts w:ascii="Arial" w:hAnsi="Arial" w:cs="Arial"/>
            <w:b/>
            <w:sz w:val="18"/>
            <w:szCs w:val="18"/>
          </w:rPr>
          <w:t>ap</w:t>
        </w:r>
      </w:ins>
      <w:ins w:id="947" w:author="Xuning Wei12232" w:date="2026-08-24T11:35:00Z">
        <w:r w:rsidR="00802281" w:rsidRPr="0075456A">
          <w:rPr>
            <w:rFonts w:ascii="Arial" w:hAnsi="Arial" w:cs="Arial"/>
            <w:b/>
            <w:sz w:val="18"/>
            <w:szCs w:val="18"/>
            <w:rPrChange w:id="948" w:author="Xuning Wei12232" w:date="2026-08-24T11:35:00Z">
              <w:rPr/>
            </w:rPrChange>
          </w:rPr>
          <w:t xml:space="preserve"> </w:t>
        </w:r>
      </w:ins>
      <w:ins w:id="949" w:author="Xuning Wei12232" w:date="2026-08-24T11:33:00Z">
        <w:r w:rsidR="00C548CD" w:rsidRPr="0075456A">
          <w:rPr>
            <w:rFonts w:ascii="Arial" w:hAnsi="Arial" w:cs="Arial"/>
            <w:b/>
            <w:sz w:val="18"/>
            <w:szCs w:val="18"/>
          </w:rPr>
          <w:t>a</w:t>
        </w:r>
      </w:ins>
      <w:ins w:id="950" w:author="Xuning Wei12232" w:date="2026-08-24T11:32:00Z">
        <w:r w:rsidR="00C548CD" w:rsidRPr="0075456A">
          <w:rPr>
            <w:rFonts w:ascii="Arial" w:hAnsi="Arial" w:cs="Arial"/>
            <w:b/>
            <w:sz w:val="18"/>
            <w:szCs w:val="18"/>
          </w:rPr>
          <w:t xml:space="preserve">cross </w:t>
        </w:r>
      </w:ins>
      <w:ins w:id="951" w:author="Xuning Wei12232" w:date="2026-08-24T11:33:00Z">
        <w:r w:rsidR="00C548CD" w:rsidRPr="0075456A">
          <w:rPr>
            <w:rFonts w:ascii="Arial" w:hAnsi="Arial" w:cs="Arial" w:hint="eastAsia"/>
            <w:b/>
            <w:sz w:val="18"/>
            <w:szCs w:val="18"/>
          </w:rPr>
          <w:t>A</w:t>
        </w:r>
      </w:ins>
      <w:ins w:id="952" w:author="Xuning Wei12232" w:date="2026-08-24T11:32:00Z">
        <w:r w:rsidR="00C548CD" w:rsidRPr="0075456A">
          <w:rPr>
            <w:rFonts w:ascii="Arial" w:hAnsi="Arial" w:cs="Arial"/>
            <w:b/>
            <w:sz w:val="18"/>
            <w:szCs w:val="18"/>
          </w:rPr>
          <w:t xml:space="preserve">ll </w:t>
        </w:r>
      </w:ins>
      <w:ins w:id="953" w:author="Xuning Wei12232" w:date="2026-08-24T11:33:00Z">
        <w:r w:rsidR="00C548CD" w:rsidRPr="0075456A">
          <w:rPr>
            <w:rFonts w:ascii="Arial" w:hAnsi="Arial" w:cs="Arial"/>
            <w:b/>
            <w:sz w:val="18"/>
            <w:szCs w:val="18"/>
          </w:rPr>
          <w:t>K</w:t>
        </w:r>
      </w:ins>
      <w:ins w:id="954" w:author="Xuning Wei12232" w:date="2026-08-24T11:32:00Z">
        <w:r w:rsidR="00C548CD" w:rsidRPr="0075456A">
          <w:rPr>
            <w:rFonts w:ascii="Arial" w:hAnsi="Arial" w:cs="Arial"/>
            <w:b/>
            <w:sz w:val="18"/>
            <w:szCs w:val="18"/>
          </w:rPr>
          <w:t xml:space="preserve">ey </w:t>
        </w:r>
      </w:ins>
      <w:ins w:id="955" w:author="Xuning Wei12232" w:date="2026-08-24T11:33:00Z">
        <w:r w:rsidR="00C548CD" w:rsidRPr="0075456A">
          <w:rPr>
            <w:rFonts w:ascii="Arial" w:hAnsi="Arial" w:cs="Arial"/>
            <w:b/>
            <w:sz w:val="18"/>
            <w:szCs w:val="18"/>
          </w:rPr>
          <w:t>T</w:t>
        </w:r>
      </w:ins>
      <w:ins w:id="956" w:author="Xuning Wei12232" w:date="2026-08-24T11:32:00Z">
        <w:r w:rsidR="00C548CD" w:rsidRPr="0075456A">
          <w:rPr>
            <w:rFonts w:ascii="Arial" w:hAnsi="Arial" w:cs="Arial"/>
            <w:b/>
            <w:sz w:val="18"/>
            <w:szCs w:val="18"/>
          </w:rPr>
          <w:t xml:space="preserve">echnology </w:t>
        </w:r>
      </w:ins>
      <w:ins w:id="957" w:author="Xuning Wei12232" w:date="2026-08-24T11:33:00Z">
        <w:r w:rsidR="00C548CD" w:rsidRPr="0075456A">
          <w:rPr>
            <w:rFonts w:ascii="Arial" w:hAnsi="Arial" w:cs="Arial"/>
            <w:b/>
            <w:sz w:val="18"/>
            <w:szCs w:val="18"/>
          </w:rPr>
          <w:t>T</w:t>
        </w:r>
      </w:ins>
      <w:ins w:id="958" w:author="Xuning Wei12232" w:date="2026-08-24T11:32:00Z">
        <w:r w:rsidR="00C548CD" w:rsidRPr="0075456A">
          <w:rPr>
            <w:rFonts w:ascii="Arial" w:hAnsi="Arial" w:cs="Arial"/>
            <w:b/>
            <w:sz w:val="18"/>
            <w:szCs w:val="18"/>
          </w:rPr>
          <w:t xml:space="preserve">ransfer </w:t>
        </w:r>
      </w:ins>
      <w:ins w:id="959" w:author="Xuning Wei12232" w:date="2026-08-24T11:33:00Z">
        <w:r w:rsidR="00C548CD" w:rsidRPr="0075456A">
          <w:rPr>
            <w:rFonts w:ascii="Arial" w:hAnsi="Arial" w:cs="Arial"/>
            <w:b/>
            <w:sz w:val="18"/>
            <w:szCs w:val="18"/>
          </w:rPr>
          <w:t>A</w:t>
        </w:r>
      </w:ins>
      <w:ins w:id="960" w:author="Xuning Wei12232" w:date="2026-08-24T11:32:00Z">
        <w:r w:rsidR="00C548CD" w:rsidRPr="0075456A">
          <w:rPr>
            <w:rFonts w:ascii="Arial" w:hAnsi="Arial" w:cs="Arial"/>
            <w:b/>
            <w:sz w:val="18"/>
            <w:szCs w:val="18"/>
          </w:rPr>
          <w:t>reas</w:t>
        </w:r>
      </w:ins>
      <w:ins w:id="961" w:author="Xuning Wei12232" w:date="2026-08-24T11:36:00Z">
        <w:r w:rsidR="007C5C8D" w:rsidRPr="0075456A">
          <w:rPr>
            <w:rFonts w:ascii="Arial" w:hAnsi="Arial" w:cs="Arial"/>
            <w:b/>
            <w:sz w:val="18"/>
            <w:szCs w:val="18"/>
          </w:rPr>
          <w:t xml:space="preserve"> and Risk classification Assessment</w:t>
        </w:r>
      </w:ins>
    </w:p>
    <w:p w14:paraId="25131F66" w14:textId="07082B13" w:rsidR="00682380" w:rsidRPr="0075456A" w:rsidDel="00682380" w:rsidRDefault="00682380" w:rsidP="00B35322">
      <w:pPr>
        <w:spacing w:beforeLines="50" w:before="120" w:afterLines="50" w:after="120" w:line="360" w:lineRule="auto"/>
        <w:contextualSpacing/>
        <w:jc w:val="both"/>
        <w:rPr>
          <w:del w:id="962" w:author="Xuning Wei12232" w:date="2026-08-24T11:29:00Z"/>
          <w:rFonts w:ascii="Arial" w:eastAsia="Times New Roman" w:hAnsi="Arial" w:cs="Arial"/>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7"/>
        <w:gridCol w:w="3031"/>
        <w:gridCol w:w="4046"/>
        <w:gridCol w:w="1276"/>
        <w:gridCol w:w="2004"/>
      </w:tblGrid>
      <w:tr w:rsidR="00297E80" w:rsidRPr="006E5E2F" w14:paraId="24BDA420" w14:textId="77777777" w:rsidTr="003568C6">
        <w:trPr>
          <w:trHeight w:val="300"/>
          <w:tblHeader/>
        </w:trPr>
        <w:tc>
          <w:tcPr>
            <w:tcW w:w="999"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AB7BF79" w14:textId="7995D3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Area Evaluated </w:t>
            </w:r>
          </w:p>
        </w:tc>
        <w:tc>
          <w:tcPr>
            <w:tcW w:w="117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392CD2" w14:textId="080699F0" w:rsidR="005A4DDF" w:rsidRPr="006E5E2F" w:rsidRDefault="042AF537" w:rsidP="007E4E0B">
            <w:pPr>
              <w:rPr>
                <w:rFonts w:ascii="Arial" w:hAnsi="Arial" w:cs="Arial"/>
                <w:b/>
                <w:bCs/>
                <w:color w:val="FFFFFF" w:themeColor="background1"/>
                <w:sz w:val="18"/>
                <w:szCs w:val="18"/>
              </w:rPr>
            </w:pPr>
            <w:r w:rsidRPr="006E5E2F">
              <w:rPr>
                <w:rFonts w:ascii="Arial" w:hAnsi="Arial" w:cs="Arial"/>
                <w:b/>
                <w:bCs/>
                <w:color w:val="FFFFFF" w:themeColor="background1"/>
                <w:sz w:val="18"/>
                <w:szCs w:val="18"/>
              </w:rPr>
              <w:t>Sending Site (</w:t>
            </w:r>
            <w:r w:rsidR="007E4E0B" w:rsidRPr="006E5E2F">
              <w:rPr>
                <w:rFonts w:ascii="Arial" w:hAnsi="Arial" w:cs="Arial"/>
                <w:b/>
                <w:bCs/>
                <w:color w:val="FFFFFF" w:themeColor="background1"/>
                <w:sz w:val="18"/>
                <w:szCs w:val="18"/>
              </w:rPr>
              <w:t>ASYM</w:t>
            </w:r>
            <w:commentRangeStart w:id="963"/>
            <w:commentRangeStart w:id="964"/>
            <w:commentRangeStart w:id="965"/>
            <w:commentRangeStart w:id="966"/>
            <w:r w:rsidRPr="006E5E2F">
              <w:rPr>
                <w:rFonts w:ascii="Arial" w:hAnsi="Arial" w:cs="Arial"/>
                <w:b/>
                <w:bCs/>
                <w:color w:val="FFFFFF" w:themeColor="background1"/>
                <w:sz w:val="18"/>
                <w:szCs w:val="18"/>
              </w:rPr>
              <w:t xml:space="preserve"> </w:t>
            </w:r>
            <w:commentRangeEnd w:id="963"/>
            <w:r w:rsidR="005A4DDF" w:rsidRPr="006E5E2F">
              <w:rPr>
                <w:rStyle w:val="CommentReference"/>
                <w:rFonts w:ascii="Arial" w:hAnsi="Arial" w:cs="Arial"/>
                <w:b/>
                <w:color w:val="FFFFFF" w:themeColor="background1"/>
                <w:sz w:val="18"/>
                <w:szCs w:val="18"/>
              </w:rPr>
              <w:commentReference w:id="963"/>
            </w:r>
            <w:commentRangeEnd w:id="964"/>
            <w:r w:rsidRPr="006E5E2F">
              <w:rPr>
                <w:rStyle w:val="CommentReference"/>
                <w:rFonts w:ascii="Arial" w:hAnsi="Arial" w:cs="Arial"/>
                <w:b/>
                <w:color w:val="FFFFFF" w:themeColor="background1"/>
                <w:sz w:val="18"/>
                <w:szCs w:val="18"/>
              </w:rPr>
              <w:commentReference w:id="964"/>
            </w:r>
            <w:commentRangeEnd w:id="965"/>
            <w:r w:rsidRPr="006E5E2F">
              <w:rPr>
                <w:rStyle w:val="CommentReference"/>
                <w:rFonts w:ascii="Arial" w:hAnsi="Arial" w:cs="Arial"/>
                <w:b/>
                <w:color w:val="FFFFFF" w:themeColor="background1"/>
                <w:sz w:val="18"/>
                <w:szCs w:val="18"/>
              </w:rPr>
              <w:commentReference w:id="965"/>
            </w:r>
            <w:commentRangeEnd w:id="966"/>
            <w:r w:rsidRPr="006E5E2F">
              <w:rPr>
                <w:rStyle w:val="CommentReference"/>
                <w:rFonts w:ascii="Arial" w:hAnsi="Arial" w:cs="Arial"/>
                <w:b/>
                <w:color w:val="FFFFFF" w:themeColor="background1"/>
                <w:sz w:val="18"/>
                <w:szCs w:val="18"/>
              </w:rPr>
              <w:commentReference w:id="966"/>
            </w:r>
            <w:r w:rsidRPr="006E5E2F">
              <w:rPr>
                <w:rFonts w:ascii="Arial" w:hAnsi="Arial" w:cs="Arial"/>
                <w:b/>
                <w:bCs/>
                <w:color w:val="FFFFFF" w:themeColor="background1"/>
                <w:sz w:val="18"/>
                <w:szCs w:val="18"/>
              </w:rPr>
              <w:t>/ Current Process) </w:t>
            </w:r>
          </w:p>
        </w:tc>
        <w:tc>
          <w:tcPr>
            <w:tcW w:w="15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A79400B"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Receiving Site Status — Challenges, Gaps or Differences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89AB1F9" w14:textId="330559E5"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xml:space="preserve">Risk to </w:t>
            </w:r>
            <w:r w:rsidR="00901B79" w:rsidRPr="006E5E2F">
              <w:rPr>
                <w:rFonts w:ascii="Arial" w:hAnsi="Arial" w:cs="Arial"/>
                <w:b/>
                <w:color w:val="FFFFFF" w:themeColor="background1"/>
                <w:sz w:val="18"/>
                <w:szCs w:val="18"/>
              </w:rPr>
              <w:t>product</w:t>
            </w:r>
            <w:r w:rsidRPr="006E5E2F">
              <w:rPr>
                <w:rFonts w:ascii="Arial" w:hAnsi="Arial" w:cs="Arial"/>
                <w:b/>
                <w:color w:val="FFFFFF" w:themeColor="background1"/>
                <w:sz w:val="18"/>
                <w:szCs w:val="18"/>
              </w:rPr>
              <w:t xml:space="preserve"> Quality </w:t>
            </w:r>
          </w:p>
        </w:tc>
        <w:tc>
          <w:tcPr>
            <w:tcW w:w="774"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1AA7E57"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Report Reference, Risk Ranking Rationale, Mitigation Plan and/or Action </w:t>
            </w:r>
          </w:p>
        </w:tc>
      </w:tr>
      <w:tr w:rsidR="005A4DDF" w:rsidRPr="006E5E2F" w14:paraId="455E6325"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1A4E3545" w14:textId="77777777" w:rsidR="005A4DDF" w:rsidRPr="006E5E2F" w:rsidRDefault="005A4DDF" w:rsidP="007C71B9">
            <w:pPr>
              <w:rPr>
                <w:rFonts w:ascii="Arial" w:hAnsi="Arial" w:cs="Arial"/>
                <w:b/>
                <w:sz w:val="18"/>
                <w:szCs w:val="18"/>
              </w:rPr>
            </w:pPr>
            <w:r w:rsidRPr="006E5E2F">
              <w:rPr>
                <w:rFonts w:ascii="Arial" w:hAnsi="Arial" w:cs="Arial"/>
                <w:b/>
                <w:sz w:val="18"/>
                <w:szCs w:val="18"/>
              </w:rPr>
              <w:t>Due Diligence </w:t>
            </w:r>
          </w:p>
        </w:tc>
      </w:tr>
      <w:tr w:rsidR="00297E80" w:rsidRPr="006E5E2F" w14:paraId="4E462E6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10E5C6E" w14:textId="77777777" w:rsidR="005A4DDF" w:rsidRPr="006E5E2F" w:rsidRDefault="005A4DDF" w:rsidP="007C71B9">
            <w:pPr>
              <w:rPr>
                <w:rFonts w:ascii="Arial" w:hAnsi="Arial" w:cs="Arial"/>
                <w:sz w:val="18"/>
                <w:szCs w:val="18"/>
              </w:rPr>
            </w:pPr>
            <w:r w:rsidRPr="006E5E2F">
              <w:rPr>
                <w:rFonts w:ascii="Arial" w:hAnsi="Arial" w:cs="Arial"/>
                <w:sz w:val="18"/>
                <w:szCs w:val="18"/>
              </w:rPr>
              <w:t>Quality Due Diligence Assessment (QDDA)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FCC792" w14:textId="77777777" w:rsidR="005A4DDF" w:rsidRPr="006E5E2F" w:rsidRDefault="005A4DDF" w:rsidP="007C71B9">
            <w:pPr>
              <w:rPr>
                <w:rFonts w:ascii="Arial" w:hAnsi="Arial" w:cs="Arial"/>
                <w:sz w:val="18"/>
                <w:szCs w:val="18"/>
              </w:rPr>
            </w:pPr>
            <w:r w:rsidRPr="006E5E2F">
              <w:rPr>
                <w:rFonts w:ascii="Arial" w:hAnsi="Arial" w:cs="Arial"/>
                <w:sz w:val="18"/>
                <w:szCs w:val="18"/>
              </w:rPr>
              <w:t>Provides outcomes and conclusions of the QDDA with any gaps and CAPAs identified </w:t>
            </w:r>
          </w:p>
          <w:p w14:paraId="3280FD30" w14:textId="77777777" w:rsidR="005A4DDF" w:rsidRPr="006E5E2F" w:rsidRDefault="005A4DDF" w:rsidP="007C71B9">
            <w:pPr>
              <w:rPr>
                <w:rFonts w:ascii="Arial" w:hAnsi="Arial" w:cs="Arial"/>
                <w:sz w:val="18"/>
                <w:szCs w:val="18"/>
              </w:rPr>
            </w:pPr>
            <w:r w:rsidRPr="006E5E2F">
              <w:rPr>
                <w:rFonts w:ascii="Arial" w:hAnsi="Arial" w:cs="Arial"/>
                <w:sz w:val="18"/>
                <w:szCs w:val="18"/>
              </w:rPr>
              <w:t>Lilly GQAAC pre-commercialization audit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7B86FF" w14:textId="77777777" w:rsidR="00D56124" w:rsidRPr="006E5E2F" w:rsidRDefault="00D56124" w:rsidP="007C71B9">
            <w:pPr>
              <w:rPr>
                <w:rFonts w:ascii="Arial" w:hAnsi="Arial" w:cs="Arial"/>
                <w:sz w:val="18"/>
                <w:szCs w:val="18"/>
              </w:rPr>
            </w:pPr>
            <w:r w:rsidRPr="006E5E2F">
              <w:rPr>
                <w:rFonts w:ascii="Arial" w:hAnsi="Arial" w:cs="Arial"/>
                <w:sz w:val="18"/>
                <w:szCs w:val="18"/>
              </w:rPr>
              <w:t>Relevant personnel shall be present on-site to accompany auditors and respond to all relevant inquiries.</w:t>
            </w:r>
          </w:p>
          <w:p w14:paraId="28F687B4" w14:textId="77777777" w:rsidR="00D56124" w:rsidRPr="006E5E2F" w:rsidRDefault="00D56124" w:rsidP="007C71B9">
            <w:pPr>
              <w:rPr>
                <w:rFonts w:ascii="Arial" w:hAnsi="Arial" w:cs="Arial"/>
                <w:sz w:val="18"/>
                <w:szCs w:val="18"/>
              </w:rPr>
            </w:pPr>
            <w:r w:rsidRPr="006E5E2F">
              <w:rPr>
                <w:rFonts w:ascii="Arial" w:hAnsi="Arial" w:cs="Arial"/>
                <w:sz w:val="18"/>
                <w:szCs w:val="18"/>
              </w:rPr>
              <w:t>Relevant documents and attachments shall be provided promptly upon request.</w:t>
            </w:r>
          </w:p>
          <w:p w14:paraId="66E9A79F" w14:textId="77777777" w:rsidR="0002713B" w:rsidRPr="006E5E2F" w:rsidRDefault="00D56124" w:rsidP="007C71B9">
            <w:pPr>
              <w:rPr>
                <w:rFonts w:ascii="Arial" w:hAnsi="Arial" w:cs="Arial"/>
                <w:sz w:val="18"/>
                <w:szCs w:val="18"/>
              </w:rPr>
            </w:pPr>
            <w:r w:rsidRPr="006E5E2F">
              <w:rPr>
                <w:rFonts w:ascii="Arial" w:hAnsi="Arial" w:cs="Arial"/>
                <w:sz w:val="18"/>
                <w:szCs w:val="18"/>
              </w:rPr>
              <w:t>Timely follow-up and confirmation shall be performed to verify resolution of all issues, preventing omissions in communication records.</w:t>
            </w:r>
          </w:p>
          <w:p w14:paraId="0E704C38" w14:textId="5DE16100" w:rsidR="005A4DDF" w:rsidRPr="006E5E2F" w:rsidRDefault="00D56124" w:rsidP="007C71B9">
            <w:pPr>
              <w:rPr>
                <w:rFonts w:ascii="Arial" w:hAnsi="Arial" w:cs="Arial"/>
                <w:sz w:val="18"/>
                <w:szCs w:val="18"/>
              </w:rPr>
            </w:pPr>
            <w:r w:rsidRPr="006E5E2F">
              <w:rPr>
                <w:rFonts w:ascii="Arial" w:hAnsi="Arial" w:cs="Arial"/>
                <w:sz w:val="18"/>
                <w:szCs w:val="18"/>
              </w:rPr>
              <w:t>The QA organization shall provide the corrective action plan to the customer within 30 calendar days and timely update the customer on the progress of corrective actions.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28C97A" w14:textId="4025E8A8" w:rsidR="005A4DDF" w:rsidRPr="006E5E2F" w:rsidRDefault="00D56124" w:rsidP="007C71B9">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177DE69" w14:textId="2C62EC39" w:rsidR="00A75D29" w:rsidRPr="006E5E2F" w:rsidRDefault="00A75D29" w:rsidP="007C71B9">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QDDA completed; the CAPAs are administrative and have no process/CQA impact; per Table 2 there is no or low correlation with CQA</w:t>
            </w:r>
          </w:p>
          <w:p w14:paraId="08C60B97" w14:textId="66C07C92" w:rsidR="005A4DDF" w:rsidRPr="006E5E2F" w:rsidRDefault="005A4DDF" w:rsidP="007C71B9">
            <w:pPr>
              <w:rPr>
                <w:rFonts w:ascii="Arial" w:hAnsi="Arial" w:cs="Arial"/>
                <w:sz w:val="18"/>
                <w:szCs w:val="18"/>
              </w:rPr>
            </w:pPr>
            <w:r w:rsidRPr="006E5E2F">
              <w:rPr>
                <w:rFonts w:ascii="Arial" w:hAnsi="Arial" w:cs="Arial"/>
                <w:sz w:val="18"/>
                <w:szCs w:val="18"/>
              </w:rPr>
              <w:t>Risk ranking rationale: </w:t>
            </w:r>
          </w:p>
          <w:p w14:paraId="30B75129" w14:textId="6670AB23" w:rsidR="005A4DDF" w:rsidRPr="006E5E2F" w:rsidRDefault="00B1151B" w:rsidP="007C71B9">
            <w:pPr>
              <w:rPr>
                <w:rFonts w:ascii="Arial" w:hAnsi="Arial" w:cs="Arial"/>
                <w:sz w:val="18"/>
                <w:szCs w:val="18"/>
              </w:rPr>
            </w:pPr>
            <w:r w:rsidRPr="006E5E2F">
              <w:rPr>
                <w:rFonts w:ascii="Arial" w:hAnsi="Arial" w:cs="Arial"/>
                <w:sz w:val="18"/>
                <w:szCs w:val="18"/>
              </w:rPr>
              <w:t>QA shall archive all relevant audit documents</w:t>
            </w:r>
          </w:p>
          <w:p w14:paraId="45BBBCC8" w14:textId="30E7175F" w:rsidR="005A4DDF" w:rsidRPr="006E5E2F" w:rsidRDefault="00D56124" w:rsidP="007C71B9">
            <w:pPr>
              <w:rPr>
                <w:rFonts w:ascii="Arial" w:hAnsi="Arial" w:cs="Arial"/>
                <w:sz w:val="18"/>
                <w:szCs w:val="18"/>
              </w:rPr>
            </w:pPr>
            <w:r w:rsidRPr="006E5E2F">
              <w:rPr>
                <w:rFonts w:ascii="Arial" w:hAnsi="Arial" w:cs="Arial"/>
                <w:sz w:val="18"/>
                <w:szCs w:val="18"/>
              </w:rPr>
              <w:t>Corrective Actions and Preventive Actions Management</w:t>
            </w:r>
            <w:ins w:id="967" w:author="Johan Granander" w:date="2026-08-07T12:09:00Z">
              <w:r w:rsidR="00024FD7" w:rsidRPr="006E5E2F">
                <w:rPr>
                  <w:rFonts w:ascii="Arial" w:hAnsi="Arial" w:cs="Arial"/>
                  <w:sz w:val="18"/>
                  <w:szCs w:val="18"/>
                </w:rPr>
                <w:t xml:space="preserve"> </w:t>
              </w:r>
            </w:ins>
            <w:r w:rsidRPr="006E5E2F">
              <w:rPr>
                <w:rFonts w:ascii="Arial" w:hAnsi="Arial" w:cs="Arial"/>
                <w:sz w:val="18"/>
                <w:szCs w:val="18"/>
              </w:rPr>
              <w:t>(QA-009)</w:t>
            </w:r>
          </w:p>
        </w:tc>
      </w:tr>
      <w:tr w:rsidR="005A4DDF" w:rsidRPr="006E5E2F" w14:paraId="1D76F269"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56E2463" w14:textId="77777777" w:rsidR="005A4DDF" w:rsidRPr="006E5E2F" w:rsidRDefault="005A4DDF" w:rsidP="00185C51">
            <w:pPr>
              <w:ind w:firstLineChars="100" w:firstLine="180"/>
              <w:rPr>
                <w:rFonts w:ascii="Arial" w:hAnsi="Arial" w:cs="Arial"/>
                <w:b/>
                <w:sz w:val="18"/>
                <w:szCs w:val="18"/>
              </w:rPr>
            </w:pPr>
            <w:r w:rsidRPr="006E5E2F">
              <w:rPr>
                <w:rFonts w:ascii="Arial" w:hAnsi="Arial" w:cs="Arial"/>
                <w:b/>
                <w:sz w:val="18"/>
                <w:szCs w:val="18"/>
              </w:rPr>
              <w:lastRenderedPageBreak/>
              <w:t>Facility </w:t>
            </w:r>
          </w:p>
        </w:tc>
      </w:tr>
      <w:tr w:rsidR="00297E80" w:rsidRPr="006E5E2F" w14:paraId="152432A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3E7724" w14:textId="77777777" w:rsidR="005A4DDF" w:rsidRPr="006E5E2F" w:rsidRDefault="005A4DDF" w:rsidP="007C71B9">
            <w:pPr>
              <w:rPr>
                <w:rFonts w:ascii="Arial" w:hAnsi="Arial" w:cs="Arial"/>
                <w:sz w:val="18"/>
                <w:szCs w:val="18"/>
              </w:rPr>
            </w:pPr>
            <w:r w:rsidRPr="006E5E2F">
              <w:rPr>
                <w:rFonts w:ascii="Arial" w:hAnsi="Arial" w:cs="Arial"/>
                <w:sz w:val="18"/>
                <w:szCs w:val="18"/>
              </w:rPr>
              <w:t>Facility Design, Capacity and Environmental Controls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6D877B" w14:textId="3E282BAF" w:rsidR="005A4DDF" w:rsidRPr="006E5E2F" w:rsidRDefault="005A4DDF" w:rsidP="007C71B9">
            <w:pPr>
              <w:rPr>
                <w:rFonts w:ascii="Arial" w:hAnsi="Arial" w:cs="Arial"/>
                <w:sz w:val="18"/>
                <w:szCs w:val="18"/>
              </w:rPr>
            </w:pPr>
            <w:r w:rsidRPr="006E5E2F">
              <w:rPr>
                <w:rFonts w:ascii="Arial" w:hAnsi="Arial" w:cs="Arial"/>
                <w:sz w:val="18"/>
                <w:szCs w:val="18"/>
              </w:rPr>
              <w:t>Describe capacity adequacy, room classifications, process/material/waste flows, contamination control strategy (CCS) </w:t>
            </w:r>
          </w:p>
          <w:p w14:paraId="2EF346A3" w14:textId="77777777" w:rsidR="005A4DDF" w:rsidRPr="006E5E2F" w:rsidRDefault="005A4DDF" w:rsidP="007C71B9">
            <w:pPr>
              <w:rPr>
                <w:rFonts w:ascii="Arial" w:hAnsi="Arial" w:cs="Arial"/>
                <w:sz w:val="18"/>
                <w:szCs w:val="18"/>
              </w:rPr>
            </w:pPr>
            <w:r w:rsidRPr="006E5E2F">
              <w:rPr>
                <w:rFonts w:ascii="Arial" w:hAnsi="Arial" w:cs="Arial"/>
                <w:sz w:val="18"/>
                <w:szCs w:val="18"/>
              </w:rPr>
              <w:t>Any special temperature, humidity or light protection requirements </w:t>
            </w:r>
          </w:p>
          <w:p w14:paraId="45E9A398" w14:textId="77777777" w:rsidR="005A4DDF" w:rsidRPr="006E5E2F" w:rsidRDefault="005A4DDF" w:rsidP="007C71B9">
            <w:pPr>
              <w:rPr>
                <w:rFonts w:ascii="Arial" w:hAnsi="Arial" w:cs="Arial"/>
                <w:sz w:val="18"/>
                <w:szCs w:val="18"/>
              </w:rPr>
            </w:pPr>
            <w:r w:rsidRPr="006E5E2F">
              <w:rPr>
                <w:rFonts w:ascii="Arial" w:hAnsi="Arial" w:cs="Arial"/>
                <w:sz w:val="18"/>
                <w:szCs w:val="18"/>
              </w:rPr>
              <w:t>Cross-contamination controls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5AAA57" w14:textId="59EA6FD2" w:rsidR="005A4DDF" w:rsidRPr="006E5E2F" w:rsidRDefault="00A879B3" w:rsidP="007C71B9">
            <w:pPr>
              <w:rPr>
                <w:rFonts w:ascii="Arial" w:hAnsi="Arial" w:cs="Arial"/>
                <w:sz w:val="18"/>
                <w:szCs w:val="18"/>
              </w:rPr>
            </w:pPr>
            <w:r w:rsidRPr="006E5E2F">
              <w:rPr>
                <w:rFonts w:ascii="Arial" w:hAnsi="Arial" w:cs="Arial"/>
                <w:sz w:val="18"/>
                <w:szCs w:val="18"/>
              </w:rPr>
              <w:t xml:space="preserve">The TJ4 site adopts cGMP-compliant facility design, with sufficient production space, qualified utility systems and production capacity to fully support the SPPS manufacturing activities. </w:t>
            </w:r>
            <w:r w:rsidR="00F04DA4" w:rsidRPr="006E5E2F">
              <w:rPr>
                <w:rFonts w:ascii="Arial" w:hAnsi="Arial" w:cs="Arial"/>
                <w:sz w:val="18"/>
                <w:szCs w:val="18"/>
              </w:rPr>
              <w:t>(SMF-TJ4-00</w:t>
            </w:r>
            <w:r w:rsidR="00660408" w:rsidRPr="006E5E2F">
              <w:rPr>
                <w:rFonts w:ascii="Arial" w:hAnsi="Arial" w:cs="Arial"/>
                <w:sz w:val="18"/>
                <w:szCs w:val="18"/>
              </w:rPr>
              <w:t>1</w:t>
            </w:r>
            <w:r w:rsidR="00F04DA4" w:rsidRPr="006E5E2F">
              <w:rPr>
                <w:rFonts w:ascii="Arial" w:hAnsi="Arial" w:cs="Arial"/>
                <w:sz w:val="18"/>
                <w:szCs w:val="18"/>
              </w:rPr>
              <w:t>)</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B45B5A1" w14:textId="67D3986C" w:rsidR="005A4DDF" w:rsidRPr="006E5E2F" w:rsidRDefault="005A4DDF" w:rsidP="007C71B9">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00FC3F9" w14:textId="77777777" w:rsidR="0066630A" w:rsidRPr="006E5E2F" w:rsidRDefault="0066630A" w:rsidP="0066630A">
            <w:pPr>
              <w:rPr>
                <w:rFonts w:ascii="Arial" w:hAnsi="Arial" w:cs="Arial"/>
                <w:sz w:val="18"/>
                <w:szCs w:val="18"/>
              </w:rPr>
            </w:pPr>
            <w:r w:rsidRPr="006E5E2F">
              <w:rPr>
                <w:rFonts w:ascii="Arial" w:hAnsi="Arial" w:cs="Arial"/>
                <w:sz w:val="18"/>
                <w:szCs w:val="18"/>
              </w:rPr>
              <w:t>Risk ranking rationale: facility qualified and in routine use; no facility change; no CQA impact.</w:t>
            </w:r>
          </w:p>
          <w:p w14:paraId="4CECAA99" w14:textId="5789934A" w:rsidR="008D66CB" w:rsidRPr="006E5E2F" w:rsidRDefault="008D66CB" w:rsidP="007C71B9">
            <w:pPr>
              <w:rPr>
                <w:rFonts w:ascii="Arial" w:hAnsi="Arial" w:cs="Arial"/>
                <w:sz w:val="18"/>
                <w:szCs w:val="18"/>
              </w:rPr>
            </w:pPr>
            <w:r w:rsidRPr="006E5E2F">
              <w:rPr>
                <w:rFonts w:ascii="Arial" w:hAnsi="Arial" w:cs="Arial"/>
                <w:sz w:val="18"/>
                <w:szCs w:val="18"/>
              </w:rPr>
              <w:t xml:space="preserve">Site Master File </w:t>
            </w:r>
            <w:r w:rsidR="00F82DE7" w:rsidRPr="006E5E2F">
              <w:rPr>
                <w:rFonts w:ascii="Arial" w:hAnsi="Arial" w:cs="Arial"/>
                <w:sz w:val="18"/>
                <w:szCs w:val="18"/>
              </w:rPr>
              <w:t xml:space="preserve">for </w:t>
            </w:r>
            <w:proofErr w:type="spellStart"/>
            <w:r w:rsidR="00F82DE7" w:rsidRPr="006E5E2F">
              <w:rPr>
                <w:rFonts w:ascii="Arial" w:hAnsi="Arial" w:cs="Arial"/>
                <w:sz w:val="18"/>
                <w:szCs w:val="18"/>
              </w:rPr>
              <w:t>Asymchem</w:t>
            </w:r>
            <w:proofErr w:type="spellEnd"/>
            <w:r w:rsidR="00F82DE7" w:rsidRPr="006E5E2F">
              <w:rPr>
                <w:rFonts w:ascii="Arial" w:hAnsi="Arial" w:cs="Arial"/>
                <w:sz w:val="18"/>
                <w:szCs w:val="18"/>
              </w:rPr>
              <w:t xml:space="preserve"> Life science (Tianjin) Co., Ltd </w:t>
            </w:r>
            <w:r w:rsidRPr="006E5E2F">
              <w:rPr>
                <w:rFonts w:ascii="Arial" w:hAnsi="Arial" w:cs="Arial"/>
                <w:sz w:val="18"/>
                <w:szCs w:val="18"/>
              </w:rPr>
              <w:t>(SMF-TJ4-001)</w:t>
            </w:r>
          </w:p>
          <w:p w14:paraId="701FF5C3" w14:textId="3F6CDD95" w:rsidR="005A4DDF" w:rsidRPr="006E5E2F" w:rsidRDefault="00CB1861" w:rsidP="007C71B9">
            <w:pPr>
              <w:rPr>
                <w:rFonts w:ascii="Arial" w:hAnsi="Arial" w:cs="Arial"/>
                <w:sz w:val="18"/>
                <w:szCs w:val="18"/>
              </w:rPr>
            </w:pPr>
            <w:r w:rsidRPr="006E5E2F">
              <w:rPr>
                <w:rFonts w:ascii="Arial" w:hAnsi="Arial" w:cs="Arial"/>
                <w:sz w:val="18"/>
                <w:szCs w:val="18"/>
              </w:rPr>
              <w:t xml:space="preserve">Risk Assessment </w:t>
            </w:r>
            <w:commentRangeStart w:id="968"/>
            <w:commentRangeStart w:id="969"/>
            <w:r w:rsidRPr="006E5E2F">
              <w:rPr>
                <w:rFonts w:ascii="Arial" w:hAnsi="Arial" w:cs="Arial"/>
                <w:sz w:val="18"/>
                <w:szCs w:val="18"/>
              </w:rPr>
              <w:t>Re</w:t>
            </w:r>
            <w:ins w:id="970" w:author="Xuning Wei12232" w:date="2026-08-21T16:41:00Z">
              <w:r w:rsidR="00712A56" w:rsidRPr="006E5E2F">
                <w:rPr>
                  <w:rFonts w:ascii="Arial" w:hAnsi="Arial" w:cs="Arial"/>
                  <w:sz w:val="18"/>
                  <w:szCs w:val="18"/>
                </w:rPr>
                <w:t>p</w:t>
              </w:r>
            </w:ins>
            <w:r w:rsidRPr="006E5E2F">
              <w:rPr>
                <w:rFonts w:ascii="Arial" w:hAnsi="Arial" w:cs="Arial"/>
                <w:sz w:val="18"/>
                <w:szCs w:val="18"/>
              </w:rPr>
              <w:t xml:space="preserve">ort </w:t>
            </w:r>
            <w:commentRangeEnd w:id="968"/>
            <w:r w:rsidR="0070345B" w:rsidRPr="006E5E2F">
              <w:rPr>
                <w:rStyle w:val="CommentReference"/>
                <w:rFonts w:ascii="Arial" w:hAnsi="Arial" w:cs="Arial"/>
                <w:sz w:val="18"/>
                <w:szCs w:val="18"/>
              </w:rPr>
              <w:commentReference w:id="968"/>
            </w:r>
            <w:commentRangeEnd w:id="969"/>
            <w:r w:rsidRPr="006E5E2F">
              <w:rPr>
                <w:rStyle w:val="CommentReference"/>
                <w:rFonts w:ascii="Arial" w:hAnsi="Arial" w:cs="Arial"/>
                <w:sz w:val="18"/>
                <w:szCs w:val="18"/>
              </w:rPr>
              <w:commentReference w:id="969"/>
            </w:r>
            <w:r w:rsidRPr="006E5E2F">
              <w:rPr>
                <w:rFonts w:ascii="Arial" w:hAnsi="Arial" w:cs="Arial"/>
                <w:sz w:val="18"/>
                <w:szCs w:val="18"/>
              </w:rPr>
              <w:t>for Cross-contamination Control strategy in LSN4182924/ASYM-140020 production (RA-140020030103.01)</w:t>
            </w:r>
          </w:p>
        </w:tc>
      </w:tr>
      <w:tr w:rsidR="00F80678" w:rsidRPr="006E5E2F" w14:paraId="46B980B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8B6F679" w14:textId="2A910B71" w:rsidR="003568C6" w:rsidRPr="006E5E2F" w:rsidRDefault="000760CA" w:rsidP="003568C6">
            <w:pPr>
              <w:spacing w:after="0"/>
              <w:rPr>
                <w:rFonts w:ascii="Arial" w:hAnsi="Arial" w:cs="Arial"/>
                <w:sz w:val="18"/>
                <w:szCs w:val="18"/>
              </w:rPr>
            </w:pPr>
            <w:del w:id="971" w:author="Johan Granander" w:date="2026-08-07T12:09:00Z">
              <w:r w:rsidRPr="006E5E2F" w:rsidDel="00614617">
                <w:rPr>
                  <w:rFonts w:ascii="Arial" w:hAnsi="Arial" w:cs="Arial"/>
                  <w:sz w:val="18"/>
                  <w:szCs w:val="18"/>
                </w:rPr>
                <w:delText xml:space="preserve">raw </w:delText>
              </w:r>
            </w:del>
            <w:ins w:id="972" w:author="Johan Granander" w:date="2026-08-07T12:09:00Z">
              <w:r w:rsidR="00614617" w:rsidRPr="006E5E2F">
                <w:rPr>
                  <w:rFonts w:ascii="Arial" w:hAnsi="Arial" w:cs="Arial"/>
                  <w:sz w:val="18"/>
                  <w:szCs w:val="18"/>
                </w:rPr>
                <w:t xml:space="preserve">Raw </w:t>
              </w:r>
            </w:ins>
            <w:r w:rsidRPr="006E5E2F">
              <w:rPr>
                <w:rFonts w:ascii="Arial" w:hAnsi="Arial" w:cs="Arial"/>
                <w:sz w:val="18"/>
                <w:szCs w:val="18"/>
              </w:rPr>
              <w:t xml:space="preserve">material; </w:t>
            </w:r>
            <w:r w:rsidR="003568C6" w:rsidRPr="006E5E2F">
              <w:rPr>
                <w:rFonts w:ascii="Arial" w:hAnsi="Arial" w:cs="Arial"/>
                <w:sz w:val="18"/>
                <w:szCs w:val="18"/>
              </w:rPr>
              <w:t xml:space="preserve">in-process intermediate </w:t>
            </w:r>
            <w:r w:rsidR="00DF4294" w:rsidRPr="006E5E2F">
              <w:rPr>
                <w:rFonts w:ascii="Arial" w:hAnsi="Arial" w:cs="Arial"/>
                <w:sz w:val="18"/>
                <w:szCs w:val="18"/>
              </w:rPr>
              <w:t>ASYM-141366</w:t>
            </w:r>
            <w:r w:rsidR="005A4DDF" w:rsidRPr="006E5E2F">
              <w:rPr>
                <w:rFonts w:ascii="Arial" w:hAnsi="Arial" w:cs="Arial"/>
                <w:sz w:val="18"/>
                <w:szCs w:val="18"/>
              </w:rPr>
              <w:t xml:space="preserve"> </w:t>
            </w:r>
            <w:r w:rsidR="00F471AA" w:rsidRPr="006E5E2F">
              <w:rPr>
                <w:rFonts w:ascii="Arial" w:hAnsi="Arial" w:cs="Arial"/>
                <w:sz w:val="18"/>
                <w:szCs w:val="18"/>
              </w:rPr>
              <w:t xml:space="preserve">/ </w:t>
            </w:r>
            <w:r w:rsidR="002C44F9" w:rsidRPr="006E5E2F">
              <w:rPr>
                <w:rFonts w:ascii="Arial" w:eastAsia="Times New Roman" w:hAnsi="Arial" w:cs="Arial"/>
                <w:sz w:val="18"/>
                <w:szCs w:val="18"/>
              </w:rPr>
              <w:t>LSN4182924 /</w:t>
            </w:r>
            <w:r w:rsidR="003568C6" w:rsidRPr="006E5E2F">
              <w:rPr>
                <w:rFonts w:ascii="Arial" w:eastAsia="Times New Roman" w:hAnsi="Arial" w:cs="Arial"/>
                <w:sz w:val="18"/>
                <w:szCs w:val="18"/>
              </w:rPr>
              <w:t xml:space="preserve"> product LSN4182924 / </w:t>
            </w:r>
            <w:r w:rsidR="002C44F9" w:rsidRPr="006E5E2F">
              <w:rPr>
                <w:rFonts w:ascii="Arial" w:eastAsia="Times New Roman" w:hAnsi="Arial" w:cs="Arial"/>
                <w:sz w:val="18"/>
                <w:szCs w:val="18"/>
              </w:rPr>
              <w:t>ASYM-140020</w:t>
            </w:r>
            <w:r w:rsidR="00F471AA" w:rsidRPr="006E5E2F">
              <w:rPr>
                <w:rFonts w:ascii="Arial" w:hAnsi="Arial" w:cs="Arial"/>
                <w:sz w:val="18"/>
                <w:szCs w:val="18"/>
              </w:rPr>
              <w:t xml:space="preserve"> </w:t>
            </w:r>
            <w:r w:rsidR="005A4DDF" w:rsidRPr="006E5E2F">
              <w:rPr>
                <w:rFonts w:ascii="Arial" w:hAnsi="Arial" w:cs="Arial"/>
                <w:sz w:val="18"/>
                <w:szCs w:val="18"/>
              </w:rPr>
              <w:t xml:space="preserve">Storage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E1A4B57"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Storage temperature and humidity </w:t>
            </w:r>
          </w:p>
          <w:p w14:paraId="21C8F1BE"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Room classification </w:t>
            </w:r>
          </w:p>
          <w:p w14:paraId="34EED52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Light protection </w:t>
            </w:r>
          </w:p>
          <w:p w14:paraId="4973E573"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On-site or off-site </w:t>
            </w:r>
          </w:p>
          <w:p w14:paraId="7E36540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Capacity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A00C303" w14:textId="77777777" w:rsidR="005A4DDF" w:rsidRPr="006E5E2F" w:rsidRDefault="00F471AA" w:rsidP="00557852">
            <w:pPr>
              <w:spacing w:after="0"/>
              <w:rPr>
                <w:rFonts w:ascii="Arial" w:hAnsi="Arial" w:cs="Arial"/>
                <w:sz w:val="18"/>
                <w:szCs w:val="18"/>
              </w:rPr>
            </w:pPr>
            <w:r w:rsidRPr="006E5E2F">
              <w:rPr>
                <w:rFonts w:ascii="Arial" w:hAnsi="Arial" w:cs="Arial"/>
                <w:sz w:val="18"/>
                <w:szCs w:val="18"/>
              </w:rPr>
              <w:t xml:space="preserve">Materials shall be stored in accordance with relevant specifications to ensure they are maintained under appropriate storage conditions and safeguard product quality. </w:t>
            </w:r>
          </w:p>
          <w:p w14:paraId="61B2AF6E" w14:textId="2A7591BF" w:rsidR="003568C6" w:rsidRPr="006E5E2F" w:rsidRDefault="003568C6" w:rsidP="00557852">
            <w:pPr>
              <w:spacing w:after="0"/>
              <w:rPr>
                <w:rFonts w:ascii="Arial" w:hAnsi="Arial" w:cs="Arial"/>
                <w:sz w:val="18"/>
                <w:szCs w:val="18"/>
              </w:rPr>
            </w:pPr>
            <w:r w:rsidRPr="006E5E2F">
              <w:rPr>
                <w:rFonts w:ascii="Arial" w:hAnsi="Arial" w:cs="Arial"/>
                <w:sz w:val="18"/>
                <w:szCs w:val="18"/>
              </w:rPr>
              <w:t>T</w:t>
            </w:r>
            <w:r w:rsidRPr="006E5E2F">
              <w:rPr>
                <w:rFonts w:ascii="Arial" w:hAnsi="Arial" w:cs="Arial"/>
                <w:color w:val="0000FF"/>
                <w:sz w:val="18"/>
                <w:szCs w:val="18"/>
              </w:rPr>
              <w:t>he process intermediate will be stored in accordance with relevant specifications.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F0100DB" w14:textId="0F4AFF5E" w:rsidR="005A4DDF" w:rsidRPr="006E5E2F" w:rsidRDefault="005A4DDF" w:rsidP="00557852">
            <w:pPr>
              <w:spacing w:after="0"/>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E6DD642" w14:textId="38397B5D" w:rsidR="003568C6" w:rsidRPr="006E5E2F" w:rsidRDefault="003568C6" w:rsidP="00557852">
            <w:pPr>
              <w:spacing w:after="0"/>
              <w:rPr>
                <w:rFonts w:ascii="Arial" w:hAnsi="Arial" w:cs="Arial"/>
                <w:color w:val="0000FF"/>
                <w:sz w:val="18"/>
                <w:szCs w:val="18"/>
              </w:rPr>
            </w:pPr>
            <w:r w:rsidRPr="006E5E2F">
              <w:rPr>
                <w:rFonts w:ascii="Arial" w:hAnsi="Arial" w:cs="Arial"/>
                <w:color w:val="0000FF"/>
                <w:sz w:val="18"/>
                <w:szCs w:val="18"/>
              </w:rPr>
              <w:t>Risk ranking rationale: storage follows existing qualified specifications; no change to storage conditions</w:t>
            </w:r>
          </w:p>
          <w:p w14:paraId="51A875BC" w14:textId="661AD518" w:rsidR="005A4DDF" w:rsidRPr="006E5E2F" w:rsidRDefault="00F471AA" w:rsidP="00557852">
            <w:pPr>
              <w:spacing w:after="0"/>
              <w:rPr>
                <w:rFonts w:ascii="Arial" w:hAnsi="Arial" w:cs="Arial"/>
                <w:sz w:val="18"/>
                <w:szCs w:val="18"/>
              </w:rPr>
            </w:pPr>
            <w:r w:rsidRPr="006E5E2F">
              <w:rPr>
                <w:rFonts w:ascii="Arial" w:hAnsi="Arial" w:cs="Arial"/>
                <w:sz w:val="18"/>
                <w:szCs w:val="18"/>
              </w:rPr>
              <w:t>Storage condition monitoring of storage area and equipment</w:t>
            </w:r>
            <w:ins w:id="973"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Pr="006E5E2F">
              <w:rPr>
                <w:rFonts w:ascii="Arial" w:hAnsi="Arial" w:cs="Arial"/>
                <w:sz w:val="18"/>
                <w:szCs w:val="18"/>
              </w:rPr>
              <w:t xml:space="preserve"> (DS-MM-008)</w:t>
            </w:r>
          </w:p>
        </w:tc>
      </w:tr>
      <w:tr w:rsidR="005A4DDF" w:rsidRPr="006E5E2F" w14:paraId="4CB9EBC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58AE682" w14:textId="77777777" w:rsidR="005A4DDF" w:rsidRPr="006E5E2F" w:rsidRDefault="005A4DDF" w:rsidP="007C71B9">
            <w:pPr>
              <w:rPr>
                <w:rFonts w:ascii="Arial" w:hAnsi="Arial" w:cs="Arial"/>
                <w:b/>
                <w:sz w:val="18"/>
                <w:szCs w:val="18"/>
              </w:rPr>
            </w:pPr>
            <w:r w:rsidRPr="006E5E2F">
              <w:rPr>
                <w:rFonts w:ascii="Arial" w:hAnsi="Arial" w:cs="Arial"/>
                <w:b/>
                <w:sz w:val="18"/>
                <w:szCs w:val="18"/>
              </w:rPr>
              <w:t>Utilities </w:t>
            </w:r>
          </w:p>
        </w:tc>
      </w:tr>
      <w:tr w:rsidR="00297E80" w:rsidRPr="006E5E2F" w14:paraId="6CDB3A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9645D9" w14:textId="77777777" w:rsidR="005A4DDF" w:rsidRPr="006E5E2F" w:rsidRDefault="005A4DDF" w:rsidP="007C71B9">
            <w:pPr>
              <w:rPr>
                <w:rFonts w:ascii="Arial" w:hAnsi="Arial" w:cs="Arial"/>
                <w:sz w:val="18"/>
                <w:szCs w:val="18"/>
              </w:rPr>
            </w:pPr>
            <w:r w:rsidRPr="006E5E2F">
              <w:rPr>
                <w:rFonts w:ascii="Arial" w:hAnsi="Arial" w:cs="Arial"/>
                <w:sz w:val="18"/>
                <w:szCs w:val="18"/>
              </w:rPr>
              <w:t>Water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025D8B" w14:textId="77777777" w:rsidR="005A4DDF" w:rsidRPr="006E5E2F" w:rsidRDefault="005A4DDF" w:rsidP="007C71B9">
            <w:pPr>
              <w:rPr>
                <w:rFonts w:ascii="Arial" w:hAnsi="Arial" w:cs="Arial"/>
                <w:sz w:val="18"/>
                <w:szCs w:val="18"/>
              </w:rPr>
            </w:pPr>
            <w:r w:rsidRPr="006E5E2F">
              <w:rPr>
                <w:rFonts w:ascii="Arial" w:hAnsi="Arial" w:cs="Arial"/>
                <w:sz w:val="18"/>
                <w:szCs w:val="18"/>
              </w:rPr>
              <w:t>Grade of water used in each process step </w:t>
            </w:r>
          </w:p>
          <w:p w14:paraId="00CB4A75" w14:textId="77777777" w:rsidR="005A4DDF" w:rsidRPr="006E5E2F" w:rsidRDefault="005A4DDF" w:rsidP="007C71B9">
            <w:pPr>
              <w:rPr>
                <w:rFonts w:ascii="Arial" w:hAnsi="Arial" w:cs="Arial"/>
                <w:sz w:val="18"/>
                <w:szCs w:val="18"/>
              </w:rPr>
            </w:pPr>
            <w:r w:rsidRPr="006E5E2F">
              <w:rPr>
                <w:rFonts w:ascii="Arial" w:hAnsi="Arial" w:cs="Arial"/>
                <w:sz w:val="18"/>
                <w:szCs w:val="18"/>
              </w:rPr>
              <w:lastRenderedPageBreak/>
              <w:t>Minimum water grade required by control strategy </w:t>
            </w:r>
          </w:p>
          <w:p w14:paraId="11F41D62" w14:textId="77777777" w:rsidR="005A4DDF" w:rsidRPr="006E5E2F" w:rsidRDefault="005A4DDF" w:rsidP="007C71B9">
            <w:pPr>
              <w:rPr>
                <w:rFonts w:ascii="Arial" w:hAnsi="Arial" w:cs="Arial"/>
                <w:sz w:val="18"/>
                <w:szCs w:val="18"/>
              </w:rPr>
            </w:pPr>
            <w:r w:rsidRPr="006E5E2F">
              <w:rPr>
                <w:rFonts w:ascii="Arial" w:hAnsi="Arial" w:cs="Arial"/>
                <w:sz w:val="18"/>
                <w:szCs w:val="18"/>
              </w:rPr>
              <w:t>Water specifications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95A411" w14:textId="0391E868" w:rsidR="005A4DDF" w:rsidRPr="006E5E2F" w:rsidRDefault="001936A9" w:rsidP="007C71B9">
            <w:pPr>
              <w:rPr>
                <w:rFonts w:ascii="Arial" w:hAnsi="Arial" w:cs="Arial"/>
                <w:sz w:val="18"/>
                <w:szCs w:val="18"/>
              </w:rPr>
            </w:pPr>
            <w:r w:rsidRPr="006E5E2F">
              <w:rPr>
                <w:rFonts w:ascii="Arial" w:hAnsi="Arial" w:cs="Arial"/>
                <w:sz w:val="18"/>
                <w:szCs w:val="18"/>
              </w:rPr>
              <w:lastRenderedPageBreak/>
              <w:t xml:space="preserve">The purified water system shall be disinfected and sterilized in accordance with relevant procedures to reduce the risk of microbial contamination </w:t>
            </w:r>
            <w:r w:rsidRPr="006E5E2F">
              <w:rPr>
                <w:rFonts w:ascii="Arial" w:hAnsi="Arial" w:cs="Arial"/>
                <w:sz w:val="18"/>
                <w:szCs w:val="18"/>
              </w:rPr>
              <w:lastRenderedPageBreak/>
              <w:t xml:space="preserve">within the water system and ensure the water quality meets process requirements.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C3F8D1" w14:textId="0F41B829" w:rsidR="005A4DDF" w:rsidRPr="006E5E2F" w:rsidRDefault="005A4DDF" w:rsidP="007C71B9">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88F015" w14:textId="77777777" w:rsidR="003568C6" w:rsidRPr="006E5E2F" w:rsidRDefault="003568C6" w:rsidP="007C71B9">
            <w:pPr>
              <w:rPr>
                <w:rFonts w:ascii="Arial" w:hAnsi="Arial" w:cs="Arial"/>
                <w:sz w:val="18"/>
                <w:szCs w:val="18"/>
              </w:rPr>
            </w:pPr>
          </w:p>
          <w:p w14:paraId="0CA2CC3C"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existing qualified water </w:t>
            </w:r>
            <w:r w:rsidRPr="006E5E2F">
              <w:rPr>
                <w:rFonts w:ascii="Arial" w:hAnsi="Arial" w:cs="Arial"/>
                <w:color w:val="0000FF"/>
                <w:sz w:val="18"/>
                <w:szCs w:val="18"/>
              </w:rPr>
              <w:lastRenderedPageBreak/>
              <w:t>system; no change; no CQA impact.</w:t>
            </w:r>
          </w:p>
          <w:p w14:paraId="70FD22C5" w14:textId="0158B0F2" w:rsidR="005A4DDF" w:rsidRPr="006E5E2F" w:rsidRDefault="00927D3F" w:rsidP="007C71B9">
            <w:pPr>
              <w:rPr>
                <w:rFonts w:ascii="Arial" w:hAnsi="Arial" w:cs="Arial"/>
                <w:sz w:val="18"/>
                <w:szCs w:val="18"/>
              </w:rPr>
            </w:pPr>
            <w:r w:rsidRPr="006E5E2F">
              <w:rPr>
                <w:rFonts w:ascii="Arial" w:hAnsi="Arial" w:cs="Arial"/>
                <w:sz w:val="18"/>
                <w:szCs w:val="18"/>
              </w:rPr>
              <w:t>Disinfection procedur</w:t>
            </w:r>
            <w:r w:rsidR="004E2B65" w:rsidRPr="006E5E2F">
              <w:rPr>
                <w:rFonts w:ascii="Arial" w:hAnsi="Arial" w:cs="Arial"/>
                <w:sz w:val="18"/>
                <w:szCs w:val="18"/>
              </w:rPr>
              <w:t>e of water system</w:t>
            </w:r>
            <w:ins w:id="974"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004E2B65" w:rsidRPr="006E5E2F">
              <w:rPr>
                <w:rFonts w:ascii="Arial" w:hAnsi="Arial" w:cs="Arial"/>
                <w:sz w:val="18"/>
                <w:szCs w:val="18"/>
              </w:rPr>
              <w:t xml:space="preserve"> (DS-GMP-019</w:t>
            </w:r>
            <w:r w:rsidRPr="006E5E2F">
              <w:rPr>
                <w:rFonts w:ascii="Arial" w:hAnsi="Arial" w:cs="Arial"/>
                <w:sz w:val="18"/>
                <w:szCs w:val="18"/>
              </w:rPr>
              <w:t>)</w:t>
            </w:r>
          </w:p>
          <w:p w14:paraId="3EDE2FC4" w14:textId="66186995" w:rsidR="00CB1861" w:rsidRPr="006E5E2F" w:rsidRDefault="00CB1861" w:rsidP="007C71B9">
            <w:pPr>
              <w:rPr>
                <w:rFonts w:ascii="Arial" w:hAnsi="Arial" w:cs="Arial"/>
                <w:sz w:val="18"/>
                <w:szCs w:val="18"/>
              </w:rPr>
            </w:pPr>
            <w:r w:rsidRPr="006E5E2F">
              <w:rPr>
                <w:rFonts w:ascii="Arial" w:hAnsi="Arial" w:cs="Arial"/>
                <w:sz w:val="18"/>
                <w:szCs w:val="18"/>
              </w:rPr>
              <w:t>Procedure for in-house made water system monitoring and service instruction</w:t>
            </w:r>
            <w:ins w:id="975"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w:t>
            </w:r>
            <w:ins w:id="976"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(DS-GMP-020)</w:t>
            </w:r>
          </w:p>
        </w:tc>
      </w:tr>
      <w:tr w:rsidR="003568C6" w:rsidRPr="006E5E2F" w14:paraId="41CA54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15D9210" w14:textId="400C4D88" w:rsidR="003568C6" w:rsidRPr="006E5E2F" w:rsidRDefault="003568C6" w:rsidP="003568C6">
            <w:pPr>
              <w:rPr>
                <w:rFonts w:ascii="Arial" w:hAnsi="Arial" w:cs="Arial"/>
                <w:sz w:val="18"/>
                <w:szCs w:val="18"/>
              </w:rPr>
            </w:pPr>
            <w:r w:rsidRPr="006E5E2F">
              <w:rPr>
                <w:rFonts w:ascii="Arial" w:hAnsi="Arial" w:cs="Arial"/>
                <w:sz w:val="18"/>
                <w:szCs w:val="18"/>
              </w:rPr>
              <w:t>Process Gases (Nitrogen.)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B92C47" w14:textId="77777777" w:rsidR="003568C6" w:rsidRPr="006E5E2F" w:rsidRDefault="003568C6" w:rsidP="003568C6">
            <w:pPr>
              <w:rPr>
                <w:rFonts w:ascii="Arial" w:hAnsi="Arial" w:cs="Arial"/>
                <w:sz w:val="18"/>
                <w:szCs w:val="18"/>
              </w:rPr>
            </w:pPr>
            <w:r w:rsidRPr="006E5E2F">
              <w:rPr>
                <w:rFonts w:ascii="Arial" w:hAnsi="Arial" w:cs="Arial"/>
                <w:sz w:val="18"/>
                <w:szCs w:val="18"/>
              </w:rPr>
              <w:t>Filtered and monitored process gases used </w:t>
            </w:r>
          </w:p>
          <w:p w14:paraId="73E49008" w14:textId="77777777" w:rsidR="003568C6" w:rsidRPr="006E5E2F" w:rsidRDefault="003568C6" w:rsidP="003568C6">
            <w:pPr>
              <w:rPr>
                <w:rFonts w:ascii="Arial" w:hAnsi="Arial" w:cs="Arial"/>
                <w:sz w:val="18"/>
                <w:szCs w:val="18"/>
              </w:rPr>
            </w:pPr>
            <w:r w:rsidRPr="006E5E2F">
              <w:rPr>
                <w:rFonts w:ascii="Arial" w:hAnsi="Arial" w:cs="Arial"/>
                <w:sz w:val="18"/>
                <w:szCs w:val="18"/>
              </w:rPr>
              <w:t>Nitrogen for SPPS synthesizer, storage tank </w:t>
            </w:r>
            <w:proofErr w:type="spellStart"/>
            <w:r w:rsidRPr="006E5E2F">
              <w:rPr>
                <w:rFonts w:ascii="Arial" w:hAnsi="Arial" w:cs="Arial"/>
                <w:sz w:val="18"/>
                <w:szCs w:val="18"/>
              </w:rPr>
              <w:t>inertion</w:t>
            </w:r>
            <w:proofErr w:type="spellEnd"/>
            <w:r w:rsidRPr="006E5E2F">
              <w:rPr>
                <w:rFonts w:ascii="Arial" w:hAnsi="Arial" w:cs="Arial"/>
                <w:sz w:val="18"/>
                <w:szCs w:val="18"/>
              </w:rPr>
              <w:t>, transfer lines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8261432" w14:textId="42C3BCE5" w:rsidR="003568C6" w:rsidRPr="006E5E2F" w:rsidRDefault="003568C6" w:rsidP="003568C6">
            <w:pPr>
              <w:rPr>
                <w:rFonts w:ascii="Arial" w:hAnsi="Arial" w:cs="Arial"/>
                <w:sz w:val="18"/>
                <w:szCs w:val="18"/>
              </w:rPr>
            </w:pPr>
            <w:r w:rsidRPr="006E5E2F">
              <w:rPr>
                <w:rFonts w:ascii="Arial" w:hAnsi="Arial" w:cs="Arial"/>
                <w:sz w:val="18"/>
                <w:szCs w:val="18"/>
              </w:rPr>
              <w:t>The nitrogen system distribution, nitrogen pipeline filtration, replacement frequency of fittings and equipment maintenance shall be implemented in accordance with relevant procedures.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7E18C0C" w14:textId="19F1A4E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FA61A56" w14:textId="77777777" w:rsidR="003568C6" w:rsidRPr="006E5E2F" w:rsidRDefault="003568C6" w:rsidP="003568C6">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existing qualified nitrogen system; no change; no CQA impact</w:t>
            </w:r>
            <w:r w:rsidRPr="006E5E2F">
              <w:rPr>
                <w:rFonts w:ascii="Arial" w:hAnsi="Arial" w:cs="Arial"/>
                <w:sz w:val="18"/>
                <w:szCs w:val="18"/>
              </w:rPr>
              <w:t>.</w:t>
            </w:r>
          </w:p>
          <w:p w14:paraId="524D5AC3" w14:textId="77777777" w:rsidR="003568C6" w:rsidRPr="006E5E2F" w:rsidRDefault="003568C6" w:rsidP="003568C6">
            <w:pPr>
              <w:rPr>
                <w:rFonts w:ascii="Arial" w:hAnsi="Arial" w:cs="Arial"/>
                <w:sz w:val="18"/>
                <w:szCs w:val="18"/>
              </w:rPr>
            </w:pPr>
          </w:p>
          <w:p w14:paraId="5F4DABF2" w14:textId="7C9FDF0D" w:rsidR="003568C6" w:rsidRPr="006E5E2F" w:rsidRDefault="003568C6" w:rsidP="003568C6">
            <w:pPr>
              <w:rPr>
                <w:rFonts w:ascii="Arial" w:hAnsi="Arial" w:cs="Arial"/>
                <w:sz w:val="18"/>
                <w:szCs w:val="18"/>
              </w:rPr>
            </w:pPr>
            <w:r w:rsidRPr="006E5E2F">
              <w:rPr>
                <w:rFonts w:ascii="Arial" w:hAnsi="Arial" w:cs="Arial"/>
                <w:sz w:val="18"/>
                <w:szCs w:val="18"/>
              </w:rPr>
              <w:t>Nitrogen Distribution System Management Procedure (GMP-285)</w:t>
            </w:r>
          </w:p>
        </w:tc>
      </w:tr>
      <w:tr w:rsidR="003568C6" w:rsidRPr="006E5E2F" w14:paraId="4DC945E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15E0EC" w14:textId="77777777" w:rsidR="003568C6" w:rsidRPr="006E5E2F" w:rsidRDefault="003568C6" w:rsidP="003568C6">
            <w:pPr>
              <w:rPr>
                <w:rFonts w:ascii="Arial" w:hAnsi="Arial" w:cs="Arial"/>
                <w:sz w:val="18"/>
                <w:szCs w:val="18"/>
              </w:rPr>
            </w:pPr>
            <w:r w:rsidRPr="006E5E2F">
              <w:rPr>
                <w:rFonts w:ascii="Arial" w:hAnsi="Arial" w:cs="Arial"/>
                <w:sz w:val="18"/>
                <w:szCs w:val="18"/>
              </w:rPr>
              <w:t>Heat Transfer Fluids / Plant Steam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6272DD" w14:textId="77777777" w:rsidR="003568C6" w:rsidRPr="006E5E2F" w:rsidRDefault="003568C6" w:rsidP="003568C6">
            <w:pPr>
              <w:rPr>
                <w:rFonts w:ascii="Arial" w:hAnsi="Arial" w:cs="Arial"/>
                <w:sz w:val="18"/>
                <w:szCs w:val="18"/>
              </w:rPr>
            </w:pPr>
            <w:r w:rsidRPr="006E5E2F">
              <w:rPr>
                <w:rFonts w:ascii="Arial" w:hAnsi="Arial" w:cs="Arial"/>
                <w:sz w:val="18"/>
                <w:szCs w:val="18"/>
              </w:rPr>
              <w:t>Heat transfer fluids used in vessel jackets </w:t>
            </w:r>
          </w:p>
          <w:p w14:paraId="4FDD3371" w14:textId="77777777" w:rsidR="003568C6" w:rsidRPr="006E5E2F" w:rsidRDefault="003568C6" w:rsidP="003568C6">
            <w:pPr>
              <w:rPr>
                <w:rFonts w:ascii="Arial" w:hAnsi="Arial" w:cs="Arial"/>
                <w:sz w:val="18"/>
                <w:szCs w:val="18"/>
              </w:rPr>
            </w:pPr>
            <w:r w:rsidRPr="006E5E2F">
              <w:rPr>
                <w:rFonts w:ascii="Arial" w:hAnsi="Arial" w:cs="Arial"/>
                <w:sz w:val="18"/>
                <w:szCs w:val="18"/>
              </w:rPr>
              <w:t>Qualified temperature range </w:t>
            </w:r>
          </w:p>
          <w:p w14:paraId="740B67DD" w14:textId="5D1E5A52" w:rsidR="003568C6" w:rsidRPr="006E5E2F" w:rsidRDefault="003568C6" w:rsidP="003568C6">
            <w:pPr>
              <w:rPr>
                <w:rFonts w:ascii="Arial" w:hAnsi="Arial" w:cs="Arial"/>
                <w:sz w:val="18"/>
                <w:szCs w:val="18"/>
              </w:rPr>
            </w:pPr>
            <w:r w:rsidRPr="006E5E2F">
              <w:rPr>
                <w:rFonts w:ascii="Arial" w:hAnsi="Arial" w:cs="Arial"/>
                <w:sz w:val="18"/>
                <w:szCs w:val="18"/>
              </w:rPr>
              <w:t>Expected variability around temperature set points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3D1F80D" w14:textId="069934B0" w:rsidR="003568C6" w:rsidRPr="006E5E2F" w:rsidRDefault="003568C6" w:rsidP="003568C6">
            <w:pPr>
              <w:rPr>
                <w:rFonts w:ascii="Arial" w:hAnsi="Arial" w:cs="Arial"/>
                <w:sz w:val="18"/>
                <w:szCs w:val="18"/>
              </w:rPr>
            </w:pPr>
            <w:r w:rsidRPr="006E5E2F">
              <w:rPr>
                <w:rFonts w:ascii="Arial" w:hAnsi="Arial" w:cs="Arial"/>
                <w:sz w:val="18"/>
                <w:szCs w:val="18"/>
              </w:rPr>
              <w:t>A utility system management SOP is established at the site to guarantee uninterrupted smooth production in case of system malfunctions.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25EBC2" w14:textId="4E447F4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BA1B2E"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qualified utility system; no change; no CQA impact.</w:t>
            </w:r>
          </w:p>
          <w:p w14:paraId="59CD7C75" w14:textId="77777777" w:rsidR="003568C6" w:rsidRPr="006E5E2F" w:rsidRDefault="003568C6" w:rsidP="003568C6">
            <w:pPr>
              <w:rPr>
                <w:rFonts w:ascii="Arial" w:hAnsi="Arial" w:cs="Arial"/>
                <w:sz w:val="18"/>
                <w:szCs w:val="18"/>
              </w:rPr>
            </w:pPr>
          </w:p>
          <w:p w14:paraId="402B0771" w14:textId="02C850B9" w:rsidR="003568C6" w:rsidRPr="006E5E2F" w:rsidRDefault="003568C6" w:rsidP="003568C6">
            <w:pPr>
              <w:rPr>
                <w:rFonts w:ascii="Arial" w:hAnsi="Arial" w:cs="Arial"/>
                <w:sz w:val="18"/>
                <w:szCs w:val="18"/>
              </w:rPr>
            </w:pPr>
            <w:r w:rsidRPr="006E5E2F">
              <w:rPr>
                <w:rFonts w:ascii="Arial" w:hAnsi="Arial" w:cs="Arial"/>
                <w:sz w:val="18"/>
                <w:szCs w:val="18"/>
              </w:rPr>
              <w:t>Power supplying system management procedure in TJ4 site (DS) (DS-GMP-065)</w:t>
            </w:r>
          </w:p>
        </w:tc>
      </w:tr>
      <w:tr w:rsidR="003568C6" w:rsidRPr="006E5E2F" w14:paraId="09836557"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D8A9BAF" w14:textId="77777777" w:rsidR="003568C6" w:rsidRPr="006E5E2F" w:rsidRDefault="003568C6" w:rsidP="003568C6">
            <w:pPr>
              <w:rPr>
                <w:rFonts w:ascii="Arial" w:hAnsi="Arial" w:cs="Arial"/>
                <w:b/>
                <w:sz w:val="18"/>
                <w:szCs w:val="18"/>
              </w:rPr>
            </w:pPr>
            <w:r w:rsidRPr="006E5E2F">
              <w:rPr>
                <w:rFonts w:ascii="Arial" w:hAnsi="Arial" w:cs="Arial"/>
                <w:b/>
                <w:sz w:val="18"/>
                <w:szCs w:val="18"/>
              </w:rPr>
              <w:lastRenderedPageBreak/>
              <w:t>Personnel and Safety </w:t>
            </w:r>
          </w:p>
        </w:tc>
      </w:tr>
      <w:tr w:rsidR="003568C6" w:rsidRPr="006E5E2F" w14:paraId="27B3D5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0D36924" w14:textId="77777777" w:rsidR="003568C6" w:rsidRPr="006E5E2F" w:rsidRDefault="003568C6" w:rsidP="003568C6">
            <w:pPr>
              <w:rPr>
                <w:rFonts w:ascii="Arial" w:hAnsi="Arial" w:cs="Arial"/>
                <w:sz w:val="18"/>
                <w:szCs w:val="18"/>
              </w:rPr>
            </w:pPr>
            <w:r w:rsidRPr="006E5E2F">
              <w:rPr>
                <w:rFonts w:ascii="Arial" w:hAnsi="Arial" w:cs="Arial"/>
                <w:sz w:val="18"/>
                <w:szCs w:val="18"/>
              </w:rPr>
              <w:t>Batch Scheduling / Manufacturing Shifts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7535D7" w14:textId="124279B7" w:rsidR="003568C6" w:rsidRPr="006E5E2F" w:rsidRDefault="003568C6" w:rsidP="003568C6">
            <w:pPr>
              <w:rPr>
                <w:rFonts w:ascii="Arial" w:hAnsi="Arial" w:cs="Arial"/>
                <w:sz w:val="18"/>
                <w:szCs w:val="18"/>
              </w:rPr>
            </w:pPr>
            <w:r w:rsidRPr="006E5E2F">
              <w:rPr>
                <w:rFonts w:ascii="Arial" w:hAnsi="Arial" w:cs="Arial"/>
                <w:sz w:val="18"/>
                <w:szCs w:val="18"/>
              </w:rPr>
              <w:t>Describe shift schedule at sending site </w:t>
            </w:r>
          </w:p>
          <w:p w14:paraId="409F2F94" w14:textId="77777777" w:rsidR="003568C6" w:rsidRPr="006E5E2F" w:rsidRDefault="003568C6" w:rsidP="003568C6">
            <w:pPr>
              <w:rPr>
                <w:rFonts w:ascii="Arial" w:hAnsi="Arial" w:cs="Arial"/>
                <w:sz w:val="18"/>
                <w:szCs w:val="18"/>
              </w:rPr>
            </w:pPr>
            <w:r w:rsidRPr="006E5E2F">
              <w:rPr>
                <w:rFonts w:ascii="Arial" w:hAnsi="Arial" w:cs="Arial"/>
                <w:sz w:val="18"/>
                <w:szCs w:val="18"/>
              </w:rPr>
              <w:t>Confirm impact of shift schedule on hold times, contact time limits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A30B07B" w14:textId="7CFE79CA" w:rsidR="003568C6" w:rsidRPr="006E5E2F" w:rsidRDefault="003568C6" w:rsidP="003568C6">
            <w:pPr>
              <w:rPr>
                <w:rFonts w:ascii="Arial" w:hAnsi="Arial" w:cs="Arial"/>
                <w:sz w:val="18"/>
                <w:szCs w:val="18"/>
                <w:rPrChange w:id="977" w:author="Xuning Wei12232" w:date="2026-08-04T16:31:00Z">
                  <w:rPr>
                    <w:rFonts w:ascii="Arial" w:hAnsi="Arial" w:cs="Arial"/>
                    <w:color w:val="000000" w:themeColor="text1"/>
                    <w:sz w:val="18"/>
                    <w:szCs w:val="18"/>
                  </w:rPr>
                </w:rPrChange>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shift schedule (8 h/day, </w:t>
            </w:r>
            <w:commentRangeStart w:id="978"/>
            <w:commentRangeStart w:id="979"/>
            <w:r w:rsidRPr="006E5E2F">
              <w:rPr>
                <w:rFonts w:ascii="Arial" w:hAnsi="Arial" w:cs="Arial"/>
                <w:sz w:val="18"/>
                <w:szCs w:val="18"/>
              </w:rPr>
              <w:t>6</w:t>
            </w:r>
            <w:commentRangeEnd w:id="978"/>
            <w:r w:rsidRPr="006E5E2F">
              <w:rPr>
                <w:rStyle w:val="CommentReference"/>
                <w:rFonts w:ascii="Arial" w:hAnsi="Arial" w:cs="Arial"/>
                <w:sz w:val="18"/>
                <w:szCs w:val="18"/>
              </w:rPr>
              <w:commentReference w:id="978"/>
            </w:r>
            <w:commentRangeEnd w:id="979"/>
            <w:r w:rsidRPr="006E5E2F">
              <w:rPr>
                <w:rStyle w:val="CommentReference"/>
                <w:rFonts w:ascii="Arial" w:hAnsi="Arial" w:cs="Arial"/>
                <w:sz w:val="18"/>
                <w:szCs w:val="18"/>
              </w:rPr>
              <w:commentReference w:id="979"/>
            </w:r>
            <w:r w:rsidRPr="006E5E2F">
              <w:rPr>
                <w:rFonts w:ascii="Arial" w:hAnsi="Arial" w:cs="Arial"/>
                <w:sz w:val="18"/>
                <w:szCs w:val="18"/>
              </w:rPr>
              <w:t xml:space="preserve"> days/week * 4 four-shift operation</w:t>
            </w:r>
            <w:ins w:id="980" w:author="Xuning Wei12232" w:date="2026-08-04T16:31:00Z">
              <w:r w:rsidRPr="006E5E2F">
                <w:rPr>
                  <w:rFonts w:ascii="Arial" w:hAnsi="Arial" w:cs="Arial"/>
                  <w:sz w:val="18"/>
                  <w:szCs w:val="18"/>
                </w:rPr>
                <w:t xml:space="preserve">, </w:t>
              </w:r>
              <w:r w:rsidRPr="006E5E2F">
                <w:rPr>
                  <w:rFonts w:ascii="Arial" w:hAnsi="Arial" w:cs="Arial"/>
                  <w:sz w:val="18"/>
                  <w:szCs w:val="18"/>
                  <w:rPrChange w:id="981" w:author="Xuning Wei12232" w:date="2026-08-04T16:31:00Z">
                    <w:rPr>
                      <w:rFonts w:ascii="Arial" w:hAnsi="Arial" w:cs="Arial"/>
                      <w:color w:val="000000" w:themeColor="text1"/>
                      <w:sz w:val="18"/>
                      <w:szCs w:val="18"/>
                    </w:rPr>
                  </w:rPrChange>
                </w:rPr>
                <w:t>r</w:t>
              </w:r>
              <w:r w:rsidRPr="006E5E2F">
                <w:rPr>
                  <w:rFonts w:ascii="Arial" w:hAnsi="Arial" w:cs="Arial"/>
                  <w:sz w:val="18"/>
                  <w:szCs w:val="18"/>
                </w:rPr>
                <w:t>otating 24-hour shifts with personnel on duty every day)</w:t>
              </w:r>
            </w:ins>
          </w:p>
          <w:p w14:paraId="32D90A9F" w14:textId="1EEBC091" w:rsidR="003568C6" w:rsidRPr="006E5E2F" w:rsidRDefault="003568C6" w:rsidP="003568C6">
            <w:pPr>
              <w:rPr>
                <w:rFonts w:ascii="Arial" w:hAnsi="Arial" w:cs="Arial"/>
                <w:sz w:val="18"/>
                <w:szCs w:val="18"/>
              </w:rPr>
            </w:pPr>
            <w:r w:rsidRPr="006E5E2F">
              <w:rPr>
                <w:rFonts w:ascii="Arial" w:hAnsi="Arial" w:cs="Arial"/>
                <w:sz w:val="18"/>
                <w:szCs w:val="18"/>
              </w:rPr>
              <w:t xml:space="preserve">Pre-shift briefings are held before taking up posts, and shift handover discipline shall be implemented via on-site handover.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B794E1A" w14:textId="7617616A"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730F46"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shift schedule unchanged; hold/contact times unchanged; no CQA impact. </w:t>
            </w:r>
          </w:p>
          <w:p w14:paraId="703E78F9" w14:textId="671DE2FE"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Requirements for PAR and NOR parameters are specified in batch records. Pre-production training will be conducted prior to manufacturing.</w:t>
            </w:r>
          </w:p>
        </w:tc>
      </w:tr>
      <w:tr w:rsidR="003568C6" w:rsidRPr="006E5E2F" w14:paraId="52787A9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9146E0C" w14:textId="77777777" w:rsidR="003568C6" w:rsidRPr="006E5E2F" w:rsidRDefault="003568C6" w:rsidP="003568C6">
            <w:pPr>
              <w:rPr>
                <w:rFonts w:ascii="Arial" w:hAnsi="Arial" w:cs="Arial"/>
                <w:sz w:val="18"/>
                <w:szCs w:val="18"/>
              </w:rPr>
            </w:pPr>
            <w:r w:rsidRPr="006E5E2F">
              <w:rPr>
                <w:rFonts w:ascii="Arial" w:hAnsi="Arial" w:cs="Arial"/>
                <w:sz w:val="18"/>
                <w:szCs w:val="18"/>
              </w:rPr>
              <w:t>Training, Capability and Experience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FCE8472" w14:textId="36DE1094" w:rsidR="003568C6" w:rsidRPr="006E5E2F" w:rsidRDefault="003568C6" w:rsidP="003568C6">
            <w:pPr>
              <w:rPr>
                <w:rFonts w:ascii="Arial" w:hAnsi="Arial" w:cs="Arial"/>
                <w:sz w:val="18"/>
                <w:szCs w:val="18"/>
              </w:rPr>
            </w:pPr>
            <w:r w:rsidRPr="006E5E2F">
              <w:rPr>
                <w:rFonts w:ascii="Arial" w:hAnsi="Arial" w:cs="Arial"/>
                <w:sz w:val="18"/>
                <w:szCs w:val="18"/>
              </w:rPr>
              <w:t>How is MOR training performed and by whom? </w:t>
            </w:r>
          </w:p>
          <w:p w14:paraId="10BBEB33" w14:textId="77777777" w:rsidR="003568C6" w:rsidRPr="006E5E2F" w:rsidRDefault="003568C6" w:rsidP="003568C6">
            <w:pPr>
              <w:rPr>
                <w:rFonts w:ascii="Arial" w:hAnsi="Arial" w:cs="Arial"/>
                <w:sz w:val="18"/>
                <w:szCs w:val="18"/>
              </w:rPr>
            </w:pPr>
            <w:r w:rsidRPr="006E5E2F">
              <w:rPr>
                <w:rFonts w:ascii="Arial" w:hAnsi="Arial" w:cs="Arial"/>
                <w:sz w:val="18"/>
                <w:szCs w:val="18"/>
              </w:rPr>
              <w:t>Do operators sign a log confirming participation? </w:t>
            </w:r>
          </w:p>
          <w:p w14:paraId="143AB894" w14:textId="77777777" w:rsidR="003568C6" w:rsidRPr="006E5E2F" w:rsidRDefault="003568C6" w:rsidP="003568C6">
            <w:pPr>
              <w:rPr>
                <w:rFonts w:ascii="Arial" w:hAnsi="Arial" w:cs="Arial"/>
                <w:sz w:val="18"/>
                <w:szCs w:val="18"/>
              </w:rPr>
            </w:pPr>
            <w:r w:rsidRPr="006E5E2F">
              <w:rPr>
                <w:rFonts w:ascii="Arial" w:hAnsi="Arial" w:cs="Arial"/>
                <w:sz w:val="18"/>
                <w:szCs w:val="18"/>
              </w:rPr>
              <w:t>Experience level of operators with this process type?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8567CDC" w14:textId="5BE09048" w:rsidR="003568C6" w:rsidRPr="006E5E2F" w:rsidRDefault="003568C6" w:rsidP="003568C6">
            <w:pPr>
              <w:rPr>
                <w:rFonts w:ascii="Arial" w:hAnsi="Arial" w:cs="Arial"/>
                <w:sz w:val="18"/>
                <w:szCs w:val="18"/>
              </w:rPr>
            </w:pPr>
            <w:r w:rsidRPr="006E5E2F">
              <w:rPr>
                <w:rFonts w:ascii="Arial" w:hAnsi="Arial" w:cs="Arial"/>
                <w:sz w:val="18"/>
                <w:szCs w:val="18"/>
              </w:rPr>
              <w:t>Personnel training shall be completed prior to project initiation in accordance with process validation requirements.</w:t>
            </w:r>
          </w:p>
          <w:p w14:paraId="40AA35DA" w14:textId="7A5B7B61" w:rsidR="003568C6" w:rsidRPr="006E5E2F" w:rsidRDefault="003568C6" w:rsidP="003568C6">
            <w:pPr>
              <w:rPr>
                <w:rFonts w:ascii="Arial" w:hAnsi="Arial" w:cs="Arial"/>
                <w:sz w:val="18"/>
                <w:szCs w:val="18"/>
              </w:rPr>
            </w:pPr>
            <w:r w:rsidRPr="006E5E2F">
              <w:rPr>
                <w:rFonts w:ascii="Arial" w:hAnsi="Arial" w:cs="Arial"/>
                <w:sz w:val="18"/>
                <w:szCs w:val="18"/>
              </w:rPr>
              <w:t xml:space="preserve">QA shall conduct training on key procedures prior to the start of validation production. </w:t>
            </w:r>
          </w:p>
          <w:p w14:paraId="2B8FA95D" w14:textId="4AF47328" w:rsidR="003568C6" w:rsidRPr="006E5E2F" w:rsidRDefault="003568C6" w:rsidP="003568C6">
            <w:pPr>
              <w:rPr>
                <w:rFonts w:ascii="Arial" w:hAnsi="Arial" w:cs="Arial"/>
                <w:sz w:val="18"/>
                <w:szCs w:val="18"/>
              </w:rPr>
            </w:pPr>
            <w:r w:rsidRPr="006E5E2F">
              <w:rPr>
                <w:rFonts w:ascii="Arial" w:hAnsi="Arial" w:cs="Arial"/>
                <w:sz w:val="18"/>
                <w:szCs w:val="18"/>
              </w:rPr>
              <w:t>All operators shall sign the training log to confirm their participation.</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1612AE1" w14:textId="4FE1AD1D"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3ECE7D9" w14:textId="77777777" w:rsidR="003568C6" w:rsidRPr="006E5E2F" w:rsidRDefault="003568C6" w:rsidP="003568C6">
            <w:pPr>
              <w:rPr>
                <w:rFonts w:ascii="Arial" w:hAnsi="Arial" w:cs="Arial"/>
                <w:sz w:val="18"/>
                <w:szCs w:val="18"/>
              </w:rPr>
            </w:pPr>
            <w:r w:rsidRPr="006E5E2F">
              <w:rPr>
                <w:rFonts w:ascii="Arial" w:hAnsi="Arial" w:cs="Arial"/>
                <w:sz w:val="18"/>
                <w:szCs w:val="18"/>
              </w:rPr>
              <w:t>Risk ranking rationale: routine GMP training under the established program; process unchanged; training is a procedural prerequisite, not a control for a new hazard.</w:t>
            </w:r>
          </w:p>
          <w:p w14:paraId="12876A6B" w14:textId="77777777" w:rsidR="003568C6" w:rsidRPr="006E5E2F" w:rsidRDefault="003568C6" w:rsidP="003568C6">
            <w:pPr>
              <w:rPr>
                <w:rFonts w:ascii="Arial" w:hAnsi="Arial" w:cs="Arial"/>
                <w:sz w:val="18"/>
                <w:szCs w:val="18"/>
              </w:rPr>
            </w:pPr>
            <w:r w:rsidRPr="006E5E2F">
              <w:rPr>
                <w:rFonts w:ascii="Arial" w:hAnsi="Arial" w:cs="Arial"/>
                <w:sz w:val="18"/>
                <w:szCs w:val="18"/>
              </w:rPr>
              <w:t>Executive procedure of production projects(DS) (DS-GMP-030)</w:t>
            </w:r>
          </w:p>
          <w:p w14:paraId="4A2D99F7" w14:textId="700A44A3" w:rsidR="003568C6" w:rsidRPr="006E5E2F" w:rsidRDefault="003568C6" w:rsidP="003568C6">
            <w:pPr>
              <w:rPr>
                <w:rFonts w:ascii="Arial" w:hAnsi="Arial" w:cs="Arial"/>
                <w:sz w:val="18"/>
                <w:szCs w:val="18"/>
              </w:rPr>
            </w:pPr>
            <w:r w:rsidRPr="006E5E2F">
              <w:rPr>
                <w:rFonts w:ascii="Arial" w:hAnsi="Arial" w:cs="Arial"/>
                <w:sz w:val="18"/>
                <w:szCs w:val="18"/>
              </w:rPr>
              <w:t>Employee training (ASM-003)</w:t>
            </w:r>
          </w:p>
        </w:tc>
      </w:tr>
      <w:tr w:rsidR="003568C6" w:rsidRPr="006E5E2F" w14:paraId="19F9350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303AEDF" w14:textId="77777777" w:rsidR="003568C6" w:rsidRPr="006E5E2F" w:rsidRDefault="003568C6" w:rsidP="003568C6">
            <w:pPr>
              <w:rPr>
                <w:rFonts w:ascii="Arial" w:hAnsi="Arial" w:cs="Arial"/>
                <w:sz w:val="18"/>
                <w:szCs w:val="18"/>
              </w:rPr>
            </w:pPr>
            <w:r w:rsidRPr="006E5E2F">
              <w:rPr>
                <w:rFonts w:ascii="Arial" w:hAnsi="Arial" w:cs="Arial"/>
                <w:sz w:val="18"/>
                <w:szCs w:val="18"/>
              </w:rPr>
              <w:t>Safety / MSDS / Process Safety Information (PSI)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588DCE" w14:textId="77777777" w:rsidR="003568C6" w:rsidRPr="006E5E2F" w:rsidRDefault="003568C6" w:rsidP="003568C6">
            <w:pPr>
              <w:rPr>
                <w:rFonts w:ascii="Arial" w:hAnsi="Arial" w:cs="Arial"/>
                <w:sz w:val="18"/>
                <w:szCs w:val="18"/>
              </w:rPr>
            </w:pPr>
            <w:r w:rsidRPr="006E5E2F">
              <w:rPr>
                <w:rFonts w:ascii="Arial" w:hAnsi="Arial" w:cs="Arial"/>
                <w:sz w:val="18"/>
                <w:szCs w:val="18"/>
              </w:rPr>
              <w:t>SDS / MSDS available for all materials? </w:t>
            </w:r>
          </w:p>
          <w:p w14:paraId="33450E26"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Process Safety Information (PSI) / GIPSM available? </w:t>
            </w:r>
          </w:p>
          <w:p w14:paraId="7B3C9A73" w14:textId="77777777" w:rsidR="003568C6" w:rsidRPr="006E5E2F" w:rsidRDefault="003568C6" w:rsidP="003568C6">
            <w:pPr>
              <w:rPr>
                <w:rFonts w:ascii="Arial" w:hAnsi="Arial" w:cs="Arial"/>
                <w:sz w:val="18"/>
                <w:szCs w:val="18"/>
              </w:rPr>
            </w:pPr>
            <w:r w:rsidRPr="006E5E2F">
              <w:rPr>
                <w:rFonts w:ascii="Arial" w:hAnsi="Arial" w:cs="Arial"/>
                <w:sz w:val="18"/>
                <w:szCs w:val="18"/>
              </w:rPr>
              <w:t>PHIS and PHA completed? </w:t>
            </w:r>
          </w:p>
          <w:p w14:paraId="5EFE1507" w14:textId="77777777" w:rsidR="003568C6" w:rsidRPr="006E5E2F" w:rsidRDefault="003568C6" w:rsidP="003568C6">
            <w:pPr>
              <w:rPr>
                <w:rFonts w:ascii="Arial" w:hAnsi="Arial" w:cs="Arial"/>
                <w:sz w:val="18"/>
                <w:szCs w:val="18"/>
              </w:rPr>
            </w:pPr>
            <w:r w:rsidRPr="006E5E2F">
              <w:rPr>
                <w:rFonts w:ascii="Arial" w:hAnsi="Arial" w:cs="Arial"/>
                <w:sz w:val="18"/>
                <w:szCs w:val="18"/>
              </w:rPr>
              <w:t>Special equipment or set-up for safety purposes?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3A1EC4B" w14:textId="1CCB0E6F" w:rsidR="003568C6" w:rsidRPr="006E5E2F" w:rsidRDefault="003568C6" w:rsidP="003568C6">
            <w:pPr>
              <w:rPr>
                <w:rFonts w:ascii="Arial" w:hAnsi="Arial" w:cs="Arial"/>
                <w:sz w:val="18"/>
                <w:szCs w:val="18"/>
              </w:rPr>
            </w:pPr>
            <w:r w:rsidRPr="006E5E2F">
              <w:rPr>
                <w:rFonts w:ascii="Arial" w:hAnsi="Arial" w:cs="Arial"/>
                <w:sz w:val="18"/>
                <w:szCs w:val="18"/>
              </w:rPr>
              <w:lastRenderedPageBreak/>
              <w:t>SDS documents is available for raw materials.</w:t>
            </w:r>
          </w:p>
          <w:p w14:paraId="0139B9C4" w14:textId="5CD89976"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PHA shall be completed prior to the execution of PPQ batches. And PHIS will be complete before commercial production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985026" w14:textId="10321B92" w:rsidR="003568C6" w:rsidRPr="006E5E2F" w:rsidRDefault="003568C6" w:rsidP="003568C6">
            <w:pPr>
              <w:rPr>
                <w:rFonts w:ascii="Arial" w:hAnsi="Arial" w:cs="Arial"/>
                <w:sz w:val="18"/>
                <w:szCs w:val="18"/>
              </w:rPr>
            </w:pPr>
            <w:r w:rsidRPr="006E5E2F">
              <w:rPr>
                <w:rFonts w:ascii="Arial" w:hAnsi="Arial" w:cs="Arial"/>
                <w:sz w:val="18"/>
                <w:szCs w:val="18"/>
              </w:rPr>
              <w:lastRenderedPageBreak/>
              <w:t>Medium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BFCFBBE" w14:textId="2398AD61" w:rsidR="003568C6" w:rsidRPr="006E5E2F" w:rsidRDefault="003568C6" w:rsidP="003568C6">
            <w:pPr>
              <w:rPr>
                <w:rFonts w:ascii="Arial" w:hAnsi="Arial" w:cs="Arial"/>
                <w:sz w:val="18"/>
                <w:szCs w:val="18"/>
              </w:rPr>
            </w:pPr>
            <w:r w:rsidRPr="006E5E2F">
              <w:rPr>
                <w:rFonts w:ascii="Arial" w:hAnsi="Arial" w:cs="Arial"/>
                <w:sz w:val="18"/>
                <w:szCs w:val="18"/>
              </w:rPr>
              <w:t xml:space="preserve">Procedure for Chemical Classification, Labelling </w:t>
            </w:r>
            <w:r w:rsidRPr="006E5E2F">
              <w:rPr>
                <w:rFonts w:ascii="Arial" w:hAnsi="Arial" w:cs="Arial"/>
                <w:sz w:val="18"/>
                <w:szCs w:val="18"/>
              </w:rPr>
              <w:lastRenderedPageBreak/>
              <w:t>and SDS Management</w:t>
            </w:r>
            <w:ins w:id="982" w:author="Johan Granander" w:date="2026-08-07T12:11:00Z">
              <w:r w:rsidRPr="006E5E2F">
                <w:rPr>
                  <w:rFonts w:ascii="Arial" w:hAnsi="Arial" w:cs="Arial"/>
                  <w:sz w:val="18"/>
                  <w:szCs w:val="18"/>
                </w:rPr>
                <w:t xml:space="preserve"> </w:t>
              </w:r>
            </w:ins>
            <w:r w:rsidRPr="006E5E2F">
              <w:rPr>
                <w:rFonts w:ascii="Arial" w:hAnsi="Arial" w:cs="Arial"/>
                <w:sz w:val="18"/>
                <w:szCs w:val="18"/>
              </w:rPr>
              <w:t>(EHS-085-P01.V02)</w:t>
            </w:r>
          </w:p>
          <w:p w14:paraId="527517CB" w14:textId="376D06C8" w:rsidR="003568C6" w:rsidRPr="006E5E2F" w:rsidRDefault="003568C6" w:rsidP="003568C6">
            <w:pPr>
              <w:rPr>
                <w:rFonts w:ascii="Arial" w:hAnsi="Arial" w:cs="Arial"/>
                <w:sz w:val="18"/>
                <w:szCs w:val="18"/>
              </w:rPr>
            </w:pPr>
            <w:r w:rsidRPr="006E5E2F">
              <w:rPr>
                <w:rFonts w:ascii="Arial" w:hAnsi="Arial" w:cs="Arial"/>
                <w:sz w:val="18"/>
                <w:szCs w:val="18"/>
              </w:rPr>
              <w:t>Process Hazard Analysis (PHA) Management Procedure (EHS-G-8.1-P02-M02.V01)</w:t>
            </w:r>
          </w:p>
          <w:p w14:paraId="563713A3" w14:textId="6F8A9A92" w:rsidR="003568C6" w:rsidRPr="006E5E2F" w:rsidRDefault="003568C6" w:rsidP="003568C6">
            <w:pPr>
              <w:rPr>
                <w:rFonts w:ascii="Arial" w:hAnsi="Arial" w:cs="Arial"/>
                <w:sz w:val="18"/>
                <w:szCs w:val="18"/>
              </w:rPr>
            </w:pPr>
            <w:r w:rsidRPr="006E5E2F">
              <w:rPr>
                <w:rFonts w:ascii="Arial" w:hAnsi="Arial" w:cs="Arial"/>
                <w:sz w:val="18"/>
                <w:szCs w:val="18"/>
              </w:rPr>
              <w:t xml:space="preserve"> </w:t>
            </w:r>
          </w:p>
        </w:tc>
      </w:tr>
      <w:tr w:rsidR="003568C6" w:rsidRPr="006E5E2F" w14:paraId="638083B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873F4BC" w14:textId="77777777" w:rsidR="003568C6" w:rsidRPr="006E5E2F" w:rsidRDefault="003568C6" w:rsidP="003568C6">
            <w:pPr>
              <w:rPr>
                <w:rFonts w:ascii="Arial" w:hAnsi="Arial" w:cs="Arial"/>
                <w:b/>
                <w:sz w:val="18"/>
                <w:szCs w:val="18"/>
              </w:rPr>
            </w:pPr>
            <w:r w:rsidRPr="006E5E2F">
              <w:rPr>
                <w:rFonts w:ascii="Arial" w:hAnsi="Arial" w:cs="Arial"/>
                <w:b/>
                <w:sz w:val="18"/>
                <w:szCs w:val="18"/>
              </w:rPr>
              <w:t>Cleaning and </w:t>
            </w:r>
            <w:proofErr w:type="spellStart"/>
            <w:r w:rsidRPr="006E5E2F">
              <w:rPr>
                <w:rFonts w:ascii="Arial" w:hAnsi="Arial" w:cs="Arial"/>
                <w:b/>
                <w:sz w:val="18"/>
                <w:szCs w:val="18"/>
              </w:rPr>
              <w:t>Sanitising</w:t>
            </w:r>
            <w:proofErr w:type="spellEnd"/>
            <w:r w:rsidRPr="006E5E2F">
              <w:rPr>
                <w:rFonts w:ascii="Arial" w:hAnsi="Arial" w:cs="Arial"/>
                <w:b/>
                <w:sz w:val="18"/>
                <w:szCs w:val="18"/>
              </w:rPr>
              <w:t> </w:t>
            </w:r>
          </w:p>
        </w:tc>
      </w:tr>
      <w:tr w:rsidR="003568C6" w:rsidRPr="006E5E2F" w14:paraId="65C5A2B4"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44934BB" w14:textId="0D6AA74E" w:rsidR="003568C6" w:rsidRPr="006E5E2F" w:rsidRDefault="003568C6" w:rsidP="003568C6">
            <w:pPr>
              <w:rPr>
                <w:rFonts w:ascii="Arial" w:hAnsi="Arial" w:cs="Arial"/>
                <w:sz w:val="18"/>
                <w:szCs w:val="18"/>
              </w:rPr>
            </w:pPr>
            <w:r w:rsidRPr="006E5E2F">
              <w:rPr>
                <w:rFonts w:ascii="Arial" w:hAnsi="Arial" w:cs="Arial"/>
                <w:sz w:val="18"/>
                <w:szCs w:val="18"/>
              </w:rPr>
              <w:t>Cleaning and </w:t>
            </w:r>
            <w:del w:id="983" w:author="Diedra Shorty-Duffie" w:date="2026-07-30T13:33:00Z">
              <w:r w:rsidRPr="006E5E2F">
                <w:rPr>
                  <w:rFonts w:ascii="Arial" w:hAnsi="Arial" w:cs="Arial"/>
                  <w:sz w:val="18"/>
                  <w:szCs w:val="18"/>
                </w:rPr>
                <w:delText>Sanitising</w:delText>
              </w:r>
            </w:del>
            <w:ins w:id="984" w:author="Diedra Shorty-Duffie" w:date="2026-07-30T13:33:00Z">
              <w:r w:rsidRPr="006E5E2F">
                <w:rPr>
                  <w:rFonts w:ascii="Arial" w:hAnsi="Arial" w:cs="Arial"/>
                  <w:sz w:val="18"/>
                  <w:szCs w:val="18"/>
                </w:rPr>
                <w:t>Sanitizing</w:t>
              </w:r>
            </w:ins>
            <w:r w:rsidRPr="006E5E2F">
              <w:rPr>
                <w:rFonts w:ascii="Arial" w:hAnsi="Arial" w:cs="Arial"/>
                <w:sz w:val="18"/>
                <w:szCs w:val="18"/>
              </w:rPr>
              <w:t> Agents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778C772" w14:textId="268CD192" w:rsidR="003568C6" w:rsidRPr="006E5E2F" w:rsidRDefault="003568C6" w:rsidP="003568C6">
            <w:pPr>
              <w:rPr>
                <w:rFonts w:ascii="Arial" w:hAnsi="Arial" w:cs="Arial"/>
                <w:sz w:val="18"/>
                <w:szCs w:val="18"/>
              </w:rPr>
            </w:pPr>
            <w:del w:id="985" w:author="Diedra Shorty-Duffie" w:date="2026-07-30T13:34:00Z">
              <w:r w:rsidRPr="006E5E2F">
                <w:rPr>
                  <w:rFonts w:ascii="Arial" w:hAnsi="Arial" w:cs="Arial"/>
                  <w:sz w:val="18"/>
                  <w:szCs w:val="18"/>
                </w:rPr>
                <w:delText>Sanitising</w:delText>
              </w:r>
            </w:del>
            <w:ins w:id="986" w:author="Diedra Shorty-Duffie" w:date="2026-07-30T13:34:00Z">
              <w:r w:rsidRPr="006E5E2F">
                <w:rPr>
                  <w:rFonts w:ascii="Arial" w:hAnsi="Arial" w:cs="Arial"/>
                  <w:sz w:val="18"/>
                  <w:szCs w:val="18"/>
                </w:rPr>
                <w:t>Sanitizing</w:t>
              </w:r>
            </w:ins>
            <w:r w:rsidRPr="006E5E2F">
              <w:rPr>
                <w:rFonts w:ascii="Arial" w:hAnsi="Arial" w:cs="Arial"/>
                <w:sz w:val="18"/>
                <w:szCs w:val="18"/>
              </w:rPr>
              <w:t>/cleaning agents used for equipment </w:t>
            </w:r>
          </w:p>
          <w:p w14:paraId="0F882E45" w14:textId="6DDE90A1" w:rsidR="003568C6" w:rsidRPr="006E5E2F" w:rsidRDefault="003568C6" w:rsidP="003568C6">
            <w:pPr>
              <w:rPr>
                <w:rFonts w:ascii="Arial" w:hAnsi="Arial" w:cs="Arial"/>
                <w:sz w:val="18"/>
                <w:szCs w:val="18"/>
              </w:rPr>
            </w:pPr>
            <w:r w:rsidRPr="006E5E2F">
              <w:rPr>
                <w:rFonts w:ascii="Arial" w:hAnsi="Arial" w:cs="Arial"/>
                <w:sz w:val="18"/>
                <w:szCs w:val="18"/>
              </w:rPr>
              <w:t>Product compatibility data with cleaning agents </w:t>
            </w:r>
          </w:p>
          <w:p w14:paraId="6A491867" w14:textId="7326FF28" w:rsidR="003568C6" w:rsidRPr="006E5E2F" w:rsidRDefault="003568C6" w:rsidP="003568C6">
            <w:pPr>
              <w:rPr>
                <w:rFonts w:ascii="Arial" w:hAnsi="Arial" w:cs="Arial"/>
                <w:sz w:val="18"/>
                <w:szCs w:val="18"/>
              </w:rPr>
            </w:pPr>
            <w:r w:rsidRPr="006E5E2F">
              <w:rPr>
                <w:rFonts w:ascii="Arial" w:hAnsi="Arial" w:cs="Arial"/>
                <w:sz w:val="18"/>
                <w:szCs w:val="18"/>
              </w:rPr>
              <w:t>Cleaning validation carryover limits established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7B3C938" w14:textId="4CCDEF89" w:rsidR="003568C6" w:rsidRPr="006E5E2F" w:rsidRDefault="003568C6" w:rsidP="003568C6">
            <w:pPr>
              <w:rPr>
                <w:rFonts w:ascii="Arial" w:hAnsi="Arial" w:cs="Arial"/>
                <w:sz w:val="18"/>
                <w:szCs w:val="18"/>
              </w:rPr>
            </w:pPr>
            <w:r w:rsidRPr="006E5E2F">
              <w:rPr>
                <w:rFonts w:ascii="Arial" w:hAnsi="Arial" w:cs="Arial"/>
                <w:sz w:val="18"/>
                <w:szCs w:val="18"/>
              </w:rPr>
              <w:t xml:space="preserve">Appropriate cleaning agents shall be determined based on material properties in accordance with relevant SOPs; </w:t>
            </w:r>
          </w:p>
          <w:p w14:paraId="10CC380B" w14:textId="1AA93912" w:rsidR="003568C6" w:rsidRPr="006E5E2F" w:rsidRDefault="003568C6" w:rsidP="003568C6">
            <w:pPr>
              <w:rPr>
                <w:rFonts w:ascii="Arial" w:hAnsi="Arial" w:cs="Arial"/>
                <w:sz w:val="18"/>
                <w:szCs w:val="18"/>
              </w:rPr>
            </w:pPr>
            <w:r w:rsidRPr="006E5E2F">
              <w:rPr>
                <w:rFonts w:ascii="Arial" w:hAnsi="Arial" w:cs="Arial"/>
                <w:sz w:val="18"/>
                <w:szCs w:val="18"/>
              </w:rPr>
              <w:t>suitable carryover limits for cleaning validation shall be established according to equipment usage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8EC029" w14:textId="6939D0A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67E015"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cleaning agents and carryover limits established; no change; no CQA impact.</w:t>
            </w:r>
          </w:p>
          <w:p w14:paraId="2AA53E2A" w14:textId="77777777" w:rsidR="003568C6" w:rsidRPr="006E5E2F" w:rsidRDefault="003568C6" w:rsidP="003568C6">
            <w:pPr>
              <w:rPr>
                <w:rFonts w:ascii="Arial" w:hAnsi="Arial" w:cs="Arial"/>
                <w:sz w:val="18"/>
                <w:szCs w:val="18"/>
              </w:rPr>
            </w:pPr>
          </w:p>
          <w:p w14:paraId="597B5433" w14:textId="5EC79B7F" w:rsidR="003568C6" w:rsidRPr="006E5E2F" w:rsidRDefault="003568C6" w:rsidP="003568C6">
            <w:pPr>
              <w:rPr>
                <w:rFonts w:ascii="Arial" w:hAnsi="Arial" w:cs="Arial"/>
                <w:sz w:val="18"/>
                <w:szCs w:val="18"/>
              </w:rPr>
            </w:pPr>
            <w:r w:rsidRPr="006E5E2F">
              <w:rPr>
                <w:rFonts w:ascii="Arial" w:hAnsi="Arial" w:cs="Arial"/>
                <w:sz w:val="18"/>
                <w:szCs w:val="18"/>
              </w:rPr>
              <w:t>Facility disinfection procedure (DS) (DS-GMP-006)</w:t>
            </w:r>
          </w:p>
          <w:p w14:paraId="40144C73" w14:textId="68D85893"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987"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tc>
      </w:tr>
      <w:tr w:rsidR="003568C6" w:rsidRPr="006E5E2F" w14:paraId="241D14A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9FFC5CE" w14:textId="77777777" w:rsidR="003568C6" w:rsidRPr="006E5E2F" w:rsidRDefault="003568C6" w:rsidP="003568C6">
            <w:pPr>
              <w:rPr>
                <w:rFonts w:ascii="Arial" w:hAnsi="Arial" w:cs="Arial"/>
                <w:sz w:val="18"/>
                <w:szCs w:val="18"/>
              </w:rPr>
            </w:pPr>
            <w:r w:rsidRPr="006E5E2F">
              <w:rPr>
                <w:rFonts w:ascii="Arial" w:hAnsi="Arial" w:cs="Arial"/>
                <w:sz w:val="18"/>
                <w:szCs w:val="18"/>
              </w:rPr>
              <w:t>Cleaning Validation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457B1" w14:textId="5C650ACC" w:rsidR="003568C6" w:rsidRPr="006E5E2F" w:rsidRDefault="003568C6" w:rsidP="003568C6">
            <w:pPr>
              <w:rPr>
                <w:rFonts w:ascii="Arial" w:hAnsi="Arial" w:cs="Arial"/>
                <w:sz w:val="18"/>
                <w:szCs w:val="18"/>
              </w:rPr>
            </w:pPr>
            <w:r w:rsidRPr="006E5E2F">
              <w:rPr>
                <w:rFonts w:ascii="Arial" w:hAnsi="Arial" w:cs="Arial"/>
                <w:sz w:val="18"/>
                <w:szCs w:val="18"/>
              </w:rPr>
              <w:t>Cleaning validation status for equipment dedicated to this product </w:t>
            </w:r>
          </w:p>
          <w:p w14:paraId="02B4CB57" w14:textId="3A3E52B1" w:rsidR="003568C6" w:rsidRPr="006E5E2F" w:rsidRDefault="003568C6" w:rsidP="003568C6">
            <w:pPr>
              <w:rPr>
                <w:rFonts w:ascii="Arial" w:hAnsi="Arial" w:cs="Arial"/>
                <w:sz w:val="18"/>
                <w:szCs w:val="18"/>
              </w:rPr>
            </w:pPr>
            <w:r w:rsidRPr="006E5E2F">
              <w:rPr>
                <w:rFonts w:ascii="Arial" w:hAnsi="Arial" w:cs="Arial"/>
                <w:sz w:val="18"/>
                <w:szCs w:val="18"/>
              </w:rPr>
              <w:t>Carryover limits established based on product toxicology / PDE </w:t>
            </w:r>
          </w:p>
          <w:p w14:paraId="6CE97842"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Analytical method for cleaning validation swab / rinse testing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09998636" w14:textId="69786B40" w:rsidR="003568C6" w:rsidRPr="006E5E2F" w:rsidRDefault="003568C6" w:rsidP="003568C6">
            <w:pPr>
              <w:rPr>
                <w:rFonts w:ascii="Arial" w:hAnsi="Arial" w:cs="Arial"/>
                <w:sz w:val="18"/>
                <w:szCs w:val="18"/>
              </w:rPr>
            </w:pPr>
            <w:proofErr w:type="spellStart"/>
            <w:r w:rsidRPr="006E5E2F">
              <w:rPr>
                <w:rFonts w:ascii="Arial" w:hAnsi="Arial" w:cs="Arial"/>
                <w:sz w:val="18"/>
                <w:szCs w:val="18"/>
              </w:rPr>
              <w:lastRenderedPageBreak/>
              <w:t>Asymchem</w:t>
            </w:r>
            <w:proofErr w:type="spellEnd"/>
            <w:r w:rsidRPr="006E5E2F">
              <w:rPr>
                <w:rFonts w:ascii="Arial" w:hAnsi="Arial" w:cs="Arial"/>
                <w:sz w:val="18"/>
                <w:szCs w:val="18"/>
              </w:rPr>
              <w:t xml:space="preserve"> shall develop appropriate cleaning methods for cleaning equipment used in </w:t>
            </w:r>
            <w:r w:rsidRPr="006E5E2F">
              <w:rPr>
                <w:rFonts w:ascii="Arial" w:eastAsia="Times New Roman" w:hAnsi="Arial" w:cs="Arial"/>
                <w:sz w:val="18"/>
                <w:szCs w:val="18"/>
              </w:rPr>
              <w:t>LSN4182924 /ASYM-140020</w:t>
            </w:r>
            <w:r w:rsidRPr="006E5E2F">
              <w:rPr>
                <w:rFonts w:ascii="Arial" w:hAnsi="Arial" w:cs="Arial"/>
                <w:sz w:val="18"/>
                <w:szCs w:val="18"/>
              </w:rPr>
              <w:t xml:space="preserve"> manufacturing during PPQ </w:t>
            </w:r>
          </w:p>
          <w:p w14:paraId="3E6678F1" w14:textId="53C23287"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Cleaning testing activities shall be carried out in accordance with relevant cleaning procedures in </w:t>
            </w:r>
            <w:proofErr w:type="spellStart"/>
            <w:r w:rsidRPr="006E5E2F">
              <w:rPr>
                <w:rFonts w:ascii="Arial" w:hAnsi="Arial" w:cs="Arial"/>
                <w:sz w:val="18"/>
                <w:szCs w:val="18"/>
              </w:rPr>
              <w:t>Asymchem</w:t>
            </w:r>
            <w:proofErr w:type="spellEnd"/>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C3A8DF6" w14:textId="29FD4243" w:rsidR="003568C6" w:rsidRPr="006E5E2F" w:rsidRDefault="003568C6" w:rsidP="003568C6">
            <w:pPr>
              <w:rPr>
                <w:rFonts w:ascii="Arial" w:hAnsi="Arial" w:cs="Arial"/>
                <w:sz w:val="18"/>
                <w:szCs w:val="18"/>
              </w:rPr>
            </w:pPr>
            <w:r w:rsidRPr="006E5E2F">
              <w:rPr>
                <w:rFonts w:ascii="Arial" w:hAnsi="Arial" w:cs="Arial"/>
                <w:sz w:val="18"/>
                <w:szCs w:val="18"/>
              </w:rPr>
              <w:lastRenderedPageBreak/>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921FEBD" w14:textId="719AA0DB"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988"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p w14:paraId="5C0E1A8A" w14:textId="6BCF695B" w:rsidR="003568C6" w:rsidRPr="006E5E2F" w:rsidRDefault="003568C6" w:rsidP="003568C6">
            <w:pPr>
              <w:rPr>
                <w:rFonts w:ascii="Arial" w:hAnsi="Arial" w:cs="Arial"/>
                <w:sz w:val="18"/>
                <w:szCs w:val="18"/>
              </w:rPr>
            </w:pPr>
            <w:r w:rsidRPr="006E5E2F">
              <w:rPr>
                <w:rFonts w:ascii="Arial" w:hAnsi="Arial" w:cs="Arial"/>
                <w:sz w:val="18"/>
                <w:szCs w:val="18"/>
              </w:rPr>
              <w:lastRenderedPageBreak/>
              <w:t>Cleaning validation</w:t>
            </w:r>
            <w:ins w:id="989" w:author="Johan Granander" w:date="2026-08-07T12:12:00Z">
              <w:r w:rsidRPr="006E5E2F">
                <w:rPr>
                  <w:rFonts w:ascii="Arial" w:hAnsi="Arial" w:cs="Arial"/>
                  <w:sz w:val="18"/>
                  <w:szCs w:val="18"/>
                </w:rPr>
                <w:t xml:space="preserve"> </w:t>
              </w:r>
            </w:ins>
            <w:r w:rsidRPr="006E5E2F">
              <w:rPr>
                <w:rFonts w:ascii="Arial" w:hAnsi="Arial" w:cs="Arial"/>
                <w:sz w:val="18"/>
                <w:szCs w:val="18"/>
              </w:rPr>
              <w:t>(DS) (DS-GMP-043)</w:t>
            </w:r>
          </w:p>
        </w:tc>
      </w:tr>
      <w:tr w:rsidR="003568C6" w:rsidRPr="006E5E2F" w14:paraId="4CD3E774"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AADE918" w14:textId="77777777" w:rsidR="003568C6" w:rsidRPr="006E5E2F" w:rsidRDefault="003568C6" w:rsidP="003568C6">
            <w:pPr>
              <w:rPr>
                <w:rFonts w:ascii="Arial" w:hAnsi="Arial" w:cs="Arial"/>
                <w:b/>
                <w:sz w:val="18"/>
                <w:szCs w:val="18"/>
              </w:rPr>
            </w:pPr>
            <w:r w:rsidRPr="006E5E2F">
              <w:rPr>
                <w:rFonts w:ascii="Arial" w:hAnsi="Arial" w:cs="Arial"/>
                <w:b/>
                <w:sz w:val="18"/>
                <w:szCs w:val="18"/>
              </w:rPr>
              <w:t>Raw Materials and Registered Starting Materials </w:t>
            </w:r>
          </w:p>
        </w:tc>
      </w:tr>
      <w:tr w:rsidR="003568C6" w:rsidRPr="006E5E2F" w14:paraId="18ADB8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632DA5" w14:textId="77777777" w:rsidR="003568C6" w:rsidRPr="006E5E2F" w:rsidRDefault="003568C6" w:rsidP="003568C6">
            <w:pPr>
              <w:rPr>
                <w:rFonts w:ascii="Arial" w:hAnsi="Arial" w:cs="Arial"/>
                <w:sz w:val="18"/>
                <w:szCs w:val="18"/>
              </w:rPr>
            </w:pPr>
            <w:r w:rsidRPr="006E5E2F">
              <w:rPr>
                <w:rFonts w:ascii="Arial" w:hAnsi="Arial" w:cs="Arial"/>
                <w:sz w:val="18"/>
                <w:szCs w:val="18"/>
              </w:rPr>
              <w:t>RSM / Critical Material Receipt and Storage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FDB1159" w14:textId="77777777" w:rsidR="003568C6" w:rsidRPr="006E5E2F" w:rsidRDefault="003568C6" w:rsidP="003568C6">
            <w:pPr>
              <w:rPr>
                <w:rFonts w:ascii="Arial" w:hAnsi="Arial" w:cs="Arial"/>
                <w:sz w:val="18"/>
                <w:szCs w:val="18"/>
              </w:rPr>
            </w:pPr>
            <w:r w:rsidRPr="006E5E2F">
              <w:rPr>
                <w:rFonts w:ascii="Arial" w:hAnsi="Arial" w:cs="Arial"/>
                <w:sz w:val="18"/>
                <w:szCs w:val="18"/>
              </w:rPr>
              <w:t>RSM receipt testing strategy (on receipt or just before use?) </w:t>
            </w:r>
          </w:p>
          <w:p w14:paraId="6235474A" w14:textId="77777777" w:rsidR="003568C6" w:rsidRPr="006E5E2F" w:rsidRDefault="003568C6" w:rsidP="003568C6">
            <w:pPr>
              <w:rPr>
                <w:rFonts w:ascii="Arial" w:hAnsi="Arial" w:cs="Arial"/>
                <w:sz w:val="18"/>
                <w:szCs w:val="18"/>
              </w:rPr>
            </w:pPr>
            <w:r w:rsidRPr="006E5E2F">
              <w:rPr>
                <w:rFonts w:ascii="Arial" w:hAnsi="Arial" w:cs="Arial"/>
                <w:sz w:val="18"/>
                <w:szCs w:val="18"/>
              </w:rPr>
              <w:t>Sampling strategy (opening containers on receipt, or using supplier samples?) </w:t>
            </w:r>
          </w:p>
          <w:p w14:paraId="30FCD86C"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 excursion assessment required? </w:t>
            </w:r>
          </w:p>
          <w:p w14:paraId="6F076858" w14:textId="77777777" w:rsidR="003568C6" w:rsidRPr="006E5E2F" w:rsidRDefault="003568C6" w:rsidP="003568C6">
            <w:pPr>
              <w:rPr>
                <w:rFonts w:ascii="Arial" w:hAnsi="Arial" w:cs="Arial"/>
                <w:sz w:val="18"/>
                <w:szCs w:val="18"/>
              </w:rPr>
            </w:pPr>
            <w:r w:rsidRPr="006E5E2F">
              <w:rPr>
                <w:rFonts w:ascii="Arial" w:hAnsi="Arial" w:cs="Arial"/>
                <w:sz w:val="18"/>
                <w:szCs w:val="18"/>
              </w:rPr>
              <w:t>Sufficient storage capacity and alarm strategy? </w:t>
            </w:r>
          </w:p>
          <w:p w14:paraId="0A3AF241" w14:textId="77777777" w:rsidR="003568C6" w:rsidRPr="006E5E2F" w:rsidRDefault="003568C6" w:rsidP="003568C6">
            <w:pPr>
              <w:rPr>
                <w:rFonts w:ascii="Arial" w:hAnsi="Arial" w:cs="Arial"/>
                <w:sz w:val="18"/>
                <w:szCs w:val="18"/>
              </w:rPr>
            </w:pPr>
            <w:r w:rsidRPr="006E5E2F">
              <w:rPr>
                <w:rFonts w:ascii="Arial" w:hAnsi="Arial" w:cs="Arial"/>
                <w:sz w:val="18"/>
                <w:szCs w:val="18"/>
              </w:rPr>
              <w:t>Light protection, humidity control, freeze/thaw areas?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473360E" w14:textId="1A73032C" w:rsidR="003568C6" w:rsidRPr="006E5E2F" w:rsidRDefault="003568C6" w:rsidP="003568C6">
            <w:pPr>
              <w:rPr>
                <w:rFonts w:ascii="Arial" w:hAnsi="Arial" w:cs="Arial"/>
                <w:sz w:val="18"/>
                <w:szCs w:val="18"/>
              </w:rPr>
            </w:pPr>
            <w:r w:rsidRPr="006E5E2F">
              <w:rPr>
                <w:rFonts w:ascii="Arial" w:hAnsi="Arial" w:cs="Arial"/>
                <w:sz w:val="18"/>
                <w:szCs w:val="18"/>
              </w:rPr>
              <w:t xml:space="preserve">The </w:t>
            </w:r>
            <w:del w:id="990" w:author="Johan Granander" w:date="2026-08-07T12:12:00Z">
              <w:r w:rsidRPr="006E5E2F" w:rsidDel="00B14EFE">
                <w:rPr>
                  <w:rFonts w:ascii="Arial" w:hAnsi="Arial" w:cs="Arial"/>
                  <w:sz w:val="18"/>
                  <w:szCs w:val="18"/>
                </w:rPr>
                <w:delText xml:space="preserve">The </w:delText>
              </w:r>
            </w:del>
            <w:proofErr w:type="spellStart"/>
            <w:r w:rsidRPr="006E5E2F">
              <w:rPr>
                <w:rFonts w:ascii="Arial" w:hAnsi="Arial" w:cs="Arial"/>
                <w:sz w:val="18"/>
                <w:szCs w:val="18"/>
              </w:rPr>
              <w:t>Asymchem</w:t>
            </w:r>
            <w:proofErr w:type="spellEnd"/>
            <w:r w:rsidRPr="006E5E2F">
              <w:rPr>
                <w:rFonts w:ascii="Arial" w:hAnsi="Arial" w:cs="Arial"/>
                <w:sz w:val="18"/>
                <w:szCs w:val="18"/>
              </w:rPr>
              <w:t xml:space="preserve"> establish standard operating procedures for the receipt, inspection, sampling, testing, disposal and distribution of production materials to ensure that raw materials remain under controlled supervision with complete and proper records.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EDB471" w14:textId="428674D6"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DB179A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existing receipt SOP; no change to receipt strategy; no CQA impact. </w:t>
            </w:r>
          </w:p>
          <w:p w14:paraId="268D6022" w14:textId="0C94B9A3" w:rsidR="003568C6" w:rsidRPr="006E5E2F" w:rsidRDefault="003568C6" w:rsidP="003568C6">
            <w:pPr>
              <w:rPr>
                <w:rFonts w:ascii="Arial" w:hAnsi="Arial" w:cs="Arial"/>
                <w:sz w:val="18"/>
                <w:szCs w:val="18"/>
              </w:rPr>
            </w:pPr>
            <w:r w:rsidRPr="006E5E2F">
              <w:rPr>
                <w:rFonts w:ascii="Arial" w:hAnsi="Arial" w:cs="Arial"/>
                <w:sz w:val="18"/>
                <w:szCs w:val="18"/>
              </w:rPr>
              <w:t>Receipt, Release and Distribution of Raw Material for Production(DS) (DS-MM-004)</w:t>
            </w:r>
          </w:p>
        </w:tc>
      </w:tr>
      <w:tr w:rsidR="003568C6" w:rsidRPr="006E5E2F" w14:paraId="7A5810D0"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5B85C017" w14:textId="77777777" w:rsidR="003568C6" w:rsidRPr="006E5E2F" w:rsidRDefault="003568C6" w:rsidP="003568C6">
            <w:pPr>
              <w:rPr>
                <w:rFonts w:ascii="Arial" w:hAnsi="Arial" w:cs="Arial"/>
                <w:sz w:val="18"/>
                <w:szCs w:val="18"/>
              </w:rPr>
            </w:pPr>
            <w:r w:rsidRPr="006E5E2F">
              <w:rPr>
                <w:rFonts w:ascii="Arial" w:hAnsi="Arial" w:cs="Arial"/>
                <w:sz w:val="18"/>
                <w:szCs w:val="18"/>
              </w:rPr>
              <w:t>RSM / Raw Material Vendor Qualification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35270E12" w14:textId="77777777" w:rsidR="003568C6" w:rsidRPr="006E5E2F" w:rsidRDefault="003568C6" w:rsidP="003568C6">
            <w:pPr>
              <w:rPr>
                <w:rFonts w:ascii="Arial" w:hAnsi="Arial" w:cs="Arial"/>
                <w:sz w:val="18"/>
                <w:szCs w:val="18"/>
              </w:rPr>
            </w:pPr>
            <w:r w:rsidRPr="006E5E2F">
              <w:rPr>
                <w:rFonts w:ascii="Arial" w:hAnsi="Arial" w:cs="Arial"/>
                <w:sz w:val="18"/>
                <w:szCs w:val="18"/>
              </w:rPr>
              <w:t>Are all approved suppliers qualified per supplier qualification SOP? </w:t>
            </w:r>
          </w:p>
          <w:p w14:paraId="3653889B" w14:textId="77777777" w:rsidR="003568C6" w:rsidRPr="006E5E2F" w:rsidRDefault="003568C6" w:rsidP="003568C6">
            <w:pPr>
              <w:rPr>
                <w:rFonts w:ascii="Arial" w:hAnsi="Arial" w:cs="Arial"/>
                <w:sz w:val="18"/>
                <w:szCs w:val="18"/>
              </w:rPr>
            </w:pPr>
            <w:r w:rsidRPr="006E5E2F">
              <w:rPr>
                <w:rFonts w:ascii="Arial" w:hAnsi="Arial" w:cs="Arial"/>
                <w:sz w:val="18"/>
                <w:szCs w:val="18"/>
              </w:rPr>
              <w:t>Vendor qualification strategy for any new suppliers </w:t>
            </w:r>
          </w:p>
          <w:p w14:paraId="3DAC6166" w14:textId="77777777" w:rsidR="003568C6" w:rsidRPr="006E5E2F" w:rsidRDefault="003568C6" w:rsidP="003568C6">
            <w:pPr>
              <w:rPr>
                <w:rFonts w:ascii="Arial" w:hAnsi="Arial" w:cs="Arial"/>
                <w:sz w:val="18"/>
                <w:szCs w:val="18"/>
              </w:rPr>
            </w:pPr>
            <w:r w:rsidRPr="006E5E2F">
              <w:rPr>
                <w:rFonts w:ascii="Arial" w:hAnsi="Arial" w:cs="Arial"/>
                <w:sz w:val="18"/>
                <w:szCs w:val="18"/>
              </w:rPr>
              <w:t>CoA limits vs receipt limits — are supplier </w:t>
            </w:r>
            <w:proofErr w:type="spellStart"/>
            <w:r w:rsidRPr="006E5E2F">
              <w:rPr>
                <w:rFonts w:ascii="Arial" w:hAnsi="Arial" w:cs="Arial"/>
                <w:sz w:val="18"/>
                <w:szCs w:val="18"/>
              </w:rPr>
              <w:t>CoAs</w:t>
            </w:r>
            <w:proofErr w:type="spellEnd"/>
            <w:r w:rsidRPr="006E5E2F">
              <w:rPr>
                <w:rFonts w:ascii="Arial" w:hAnsi="Arial" w:cs="Arial"/>
                <w:sz w:val="18"/>
                <w:szCs w:val="18"/>
              </w:rPr>
              <w:t> wider than Lilly receipt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01269BF" w14:textId="4880F6A7" w:rsidR="003568C6" w:rsidRPr="006E5E2F" w:rsidRDefault="003568C6" w:rsidP="003568C6">
            <w:pPr>
              <w:rPr>
                <w:rFonts w:ascii="Arial" w:hAnsi="Arial" w:cs="Arial"/>
                <w:sz w:val="18"/>
                <w:szCs w:val="18"/>
              </w:rPr>
            </w:pPr>
            <w:r w:rsidRPr="006E5E2F">
              <w:rPr>
                <w:rFonts w:ascii="Arial" w:hAnsi="Arial" w:cs="Arial"/>
                <w:sz w:val="18"/>
                <w:szCs w:val="18"/>
              </w:rPr>
              <w:t>All suppliers have completed qualification assessment and are listed on the Approved Supplier List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D6F7FF4" w14:textId="56DB59E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36C87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all suppliers qualified and on the approved list; no change; no CQA impact. </w:t>
            </w:r>
          </w:p>
          <w:p w14:paraId="326F7E96" w14:textId="1478F3CC" w:rsidR="003568C6" w:rsidRPr="006E5E2F" w:rsidRDefault="003568C6" w:rsidP="003568C6">
            <w:pPr>
              <w:rPr>
                <w:rFonts w:ascii="Arial" w:hAnsi="Arial" w:cs="Arial"/>
                <w:sz w:val="18"/>
                <w:szCs w:val="18"/>
              </w:rPr>
            </w:pPr>
            <w:r w:rsidRPr="006E5E2F">
              <w:rPr>
                <w:rFonts w:ascii="Arial" w:hAnsi="Arial" w:cs="Arial"/>
                <w:sz w:val="18"/>
                <w:szCs w:val="18"/>
              </w:rPr>
              <w:t>Supplier Control (MM-046)</w:t>
            </w:r>
          </w:p>
        </w:tc>
      </w:tr>
      <w:tr w:rsidR="003568C6" w:rsidRPr="006E5E2F" w14:paraId="759055D1" w14:textId="77777777" w:rsidTr="003568C6">
        <w:trPr>
          <w:trHeight w:val="1984"/>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F89F0FA"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RSM / Critical Material Shipping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9EE7294" w14:textId="77777777" w:rsidR="003568C6" w:rsidRPr="006E5E2F" w:rsidRDefault="003568C6" w:rsidP="003568C6">
            <w:pPr>
              <w:rPr>
                <w:rFonts w:ascii="Arial" w:hAnsi="Arial" w:cs="Arial"/>
                <w:sz w:val="18"/>
                <w:szCs w:val="18"/>
              </w:rPr>
            </w:pPr>
            <w:r w:rsidRPr="006E5E2F">
              <w:rPr>
                <w:rFonts w:ascii="Arial" w:hAnsi="Arial" w:cs="Arial"/>
                <w:sz w:val="18"/>
                <w:szCs w:val="18"/>
              </w:rPr>
              <w:t>Air vs. sea shipment logistics </w:t>
            </w:r>
          </w:p>
          <w:p w14:paraId="1BAE3D62"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Temperature-controlled shipping requirements </w:t>
            </w:r>
          </w:p>
          <w:p w14:paraId="06759320" w14:textId="77777777" w:rsidR="003568C6" w:rsidRPr="006E5E2F" w:rsidRDefault="003568C6" w:rsidP="003568C6">
            <w:pPr>
              <w:rPr>
                <w:rFonts w:ascii="Arial" w:hAnsi="Arial" w:cs="Arial"/>
                <w:sz w:val="18"/>
                <w:szCs w:val="18"/>
              </w:rPr>
            </w:pPr>
            <w:r w:rsidRPr="006E5E2F">
              <w:rPr>
                <w:rFonts w:ascii="Arial" w:hAnsi="Arial" w:cs="Arial"/>
                <w:sz w:val="18"/>
                <w:szCs w:val="18"/>
              </w:rPr>
              <w:t>Shipping qualification status </w:t>
            </w:r>
          </w:p>
          <w:p w14:paraId="6799E0C7" w14:textId="77777777" w:rsidR="003568C6" w:rsidRPr="006E5E2F" w:rsidRDefault="003568C6" w:rsidP="003568C6">
            <w:pPr>
              <w:rPr>
                <w:rFonts w:ascii="Arial" w:hAnsi="Arial" w:cs="Arial"/>
                <w:sz w:val="18"/>
                <w:szCs w:val="18"/>
              </w:rPr>
            </w:pPr>
            <w:r w:rsidRPr="006E5E2F">
              <w:rPr>
                <w:rFonts w:ascii="Arial" w:hAnsi="Arial" w:cs="Arial"/>
                <w:sz w:val="18"/>
                <w:szCs w:val="18"/>
              </w:rPr>
              <w:t>Receipt testing strategy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66A0B0C" w14:textId="1D55FD07" w:rsidR="003568C6" w:rsidRPr="006E5E2F" w:rsidRDefault="003568C6" w:rsidP="003568C6">
            <w:pPr>
              <w:rPr>
                <w:rFonts w:ascii="Arial" w:hAnsi="Arial" w:cs="Arial"/>
                <w:sz w:val="18"/>
                <w:szCs w:val="18"/>
              </w:rPr>
            </w:pPr>
            <w:r w:rsidRPr="006E5E2F">
              <w:rPr>
                <w:rFonts w:ascii="Arial" w:hAnsi="Arial" w:cs="Arial"/>
                <w:sz w:val="18"/>
                <w:szCs w:val="18"/>
              </w:rPr>
              <w:t>Corresponding SOPs shall be followed in accordance with the different stages of materials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D36CBB7" w14:textId="76BBDD9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7C3ECF" w14:textId="77777777" w:rsidR="003568C6" w:rsidRPr="006E5E2F" w:rsidRDefault="003568C6" w:rsidP="003568C6">
            <w:pPr>
              <w:rPr>
                <w:rFonts w:ascii="Arial" w:hAnsi="Arial" w:cs="Arial"/>
                <w:sz w:val="18"/>
                <w:szCs w:val="18"/>
              </w:rPr>
            </w:pPr>
            <w:r w:rsidRPr="006E5E2F">
              <w:rPr>
                <w:rFonts w:ascii="Arial" w:hAnsi="Arial" w:cs="Arial"/>
                <w:color w:val="0000FF"/>
                <w:sz w:val="18"/>
                <w:szCs w:val="18"/>
              </w:rPr>
              <w:t>Risk ranking rationale: existing shipping SOP; no change; no CQA impact</w:t>
            </w:r>
            <w:r w:rsidRPr="006E5E2F">
              <w:rPr>
                <w:rFonts w:ascii="Arial" w:hAnsi="Arial" w:cs="Arial"/>
                <w:sz w:val="18"/>
                <w:szCs w:val="18"/>
              </w:rPr>
              <w:t>.</w:t>
            </w:r>
          </w:p>
          <w:p w14:paraId="31827107" w14:textId="77777777" w:rsidR="003568C6" w:rsidRPr="006E5E2F" w:rsidRDefault="003568C6" w:rsidP="003568C6">
            <w:pPr>
              <w:rPr>
                <w:rFonts w:ascii="Arial" w:hAnsi="Arial" w:cs="Arial"/>
                <w:sz w:val="18"/>
                <w:szCs w:val="18"/>
              </w:rPr>
            </w:pPr>
          </w:p>
          <w:p w14:paraId="7436ED9C" w14:textId="77777777" w:rsidR="003568C6" w:rsidRPr="006E5E2F" w:rsidRDefault="003568C6" w:rsidP="003568C6">
            <w:pPr>
              <w:rPr>
                <w:rFonts w:ascii="Arial" w:hAnsi="Arial" w:cs="Arial"/>
                <w:sz w:val="18"/>
                <w:szCs w:val="18"/>
              </w:rPr>
            </w:pPr>
            <w:r w:rsidRPr="006E5E2F">
              <w:rPr>
                <w:rFonts w:ascii="Arial" w:hAnsi="Arial" w:cs="Arial"/>
                <w:sz w:val="18"/>
                <w:szCs w:val="18"/>
              </w:rPr>
              <w:t>Transferring between sites(MM-020)</w:t>
            </w:r>
          </w:p>
          <w:p w14:paraId="372084B8" w14:textId="7A46723A" w:rsidR="003568C6" w:rsidRPr="006E5E2F" w:rsidRDefault="003568C6" w:rsidP="003568C6">
            <w:pPr>
              <w:rPr>
                <w:rFonts w:ascii="Arial" w:hAnsi="Arial" w:cs="Arial"/>
                <w:sz w:val="18"/>
                <w:szCs w:val="18"/>
              </w:rPr>
            </w:pPr>
            <w:r w:rsidRPr="006E5E2F">
              <w:rPr>
                <w:rFonts w:ascii="Arial" w:hAnsi="Arial" w:cs="Arial"/>
                <w:sz w:val="18"/>
                <w:szCs w:val="18"/>
              </w:rPr>
              <w:t>Receipt, Release and Distribution of Raw Material for Production(DS) (DS-MM-004)</w:t>
            </w:r>
          </w:p>
        </w:tc>
      </w:tr>
      <w:tr w:rsidR="003568C6" w:rsidRPr="006E5E2F" w14:paraId="3C7D38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D391E00" w14:textId="77777777" w:rsidR="003568C6" w:rsidRPr="006E5E2F" w:rsidRDefault="003568C6" w:rsidP="003568C6">
            <w:pPr>
              <w:rPr>
                <w:rFonts w:ascii="Arial" w:hAnsi="Arial" w:cs="Arial"/>
                <w:sz w:val="18"/>
                <w:szCs w:val="18"/>
              </w:rPr>
            </w:pPr>
            <w:r w:rsidRPr="006E5E2F">
              <w:rPr>
                <w:rFonts w:ascii="Arial" w:hAnsi="Arial" w:cs="Arial"/>
                <w:sz w:val="18"/>
                <w:szCs w:val="18"/>
              </w:rPr>
              <w:t>Raw Material Dispensing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340AF34" w14:textId="77777777" w:rsidR="003568C6" w:rsidRPr="006E5E2F" w:rsidRDefault="003568C6" w:rsidP="003568C6">
            <w:pPr>
              <w:rPr>
                <w:rFonts w:ascii="Arial" w:hAnsi="Arial" w:cs="Arial"/>
                <w:sz w:val="18"/>
                <w:szCs w:val="18"/>
              </w:rPr>
            </w:pPr>
            <w:r w:rsidRPr="006E5E2F">
              <w:rPr>
                <w:rFonts w:ascii="Arial" w:hAnsi="Arial" w:cs="Arial"/>
                <w:sz w:val="18"/>
                <w:szCs w:val="18"/>
              </w:rPr>
              <w:t>Appropriate dispensing equipment available (scales, tolerances, significant digits)? </w:t>
            </w:r>
          </w:p>
          <w:p w14:paraId="738E497C" w14:textId="77777777" w:rsidR="003568C6" w:rsidRPr="006E5E2F" w:rsidRDefault="003568C6" w:rsidP="003568C6">
            <w:pPr>
              <w:rPr>
                <w:rFonts w:ascii="Arial" w:hAnsi="Arial" w:cs="Arial"/>
                <w:sz w:val="18"/>
                <w:szCs w:val="18"/>
              </w:rPr>
            </w:pPr>
            <w:r w:rsidRPr="006E5E2F">
              <w:rPr>
                <w:rFonts w:ascii="Arial" w:hAnsi="Arial" w:cs="Arial"/>
                <w:sz w:val="18"/>
                <w:szCs w:val="18"/>
              </w:rPr>
              <w:t>Nitrogen protection or humidity control required during dispensing? </w:t>
            </w:r>
          </w:p>
          <w:p w14:paraId="34A613F5" w14:textId="77777777" w:rsidR="003568C6" w:rsidRPr="006E5E2F" w:rsidRDefault="003568C6" w:rsidP="003568C6">
            <w:pPr>
              <w:rPr>
                <w:rFonts w:ascii="Arial" w:hAnsi="Arial" w:cs="Arial"/>
                <w:sz w:val="18"/>
                <w:szCs w:val="18"/>
              </w:rPr>
            </w:pPr>
            <w:r w:rsidRPr="006E5E2F">
              <w:rPr>
                <w:rFonts w:ascii="Arial" w:hAnsi="Arial" w:cs="Arial"/>
                <w:sz w:val="18"/>
                <w:szCs w:val="18"/>
              </w:rPr>
              <w:t>Special dispensing environment required?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4488A2D" w14:textId="2FFED6DB" w:rsidR="003568C6" w:rsidRPr="006E5E2F" w:rsidRDefault="003568C6" w:rsidP="003568C6">
            <w:pPr>
              <w:rPr>
                <w:rFonts w:ascii="Arial" w:hAnsi="Arial" w:cs="Arial"/>
                <w:sz w:val="18"/>
                <w:szCs w:val="18"/>
              </w:rPr>
            </w:pPr>
            <w:commentRangeStart w:id="991"/>
            <w:commentRangeStart w:id="992"/>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formulated relevant procedures to support the material dispensing environment, covering </w:t>
            </w:r>
            <w:commentRangeEnd w:id="991"/>
            <w:r w:rsidRPr="006E5E2F">
              <w:rPr>
                <w:rStyle w:val="CommentReference"/>
                <w:rFonts w:ascii="Arial" w:hAnsi="Arial" w:cs="Arial"/>
                <w:sz w:val="18"/>
                <w:szCs w:val="18"/>
              </w:rPr>
              <w:commentReference w:id="991"/>
            </w:r>
            <w:commentRangeEnd w:id="992"/>
            <w:r w:rsidRPr="006E5E2F">
              <w:rPr>
                <w:rStyle w:val="CommentReference"/>
                <w:rFonts w:ascii="Arial" w:hAnsi="Arial" w:cs="Arial"/>
                <w:sz w:val="18"/>
                <w:szCs w:val="18"/>
              </w:rPr>
              <w:commentReference w:id="992"/>
            </w:r>
            <w:r w:rsidRPr="006E5E2F">
              <w:rPr>
                <w:rFonts w:ascii="Arial" w:hAnsi="Arial" w:cs="Arial"/>
                <w:sz w:val="18"/>
                <w:szCs w:val="18"/>
              </w:rPr>
              <w:t>room clearance, dispensing room usage and daily management, inspection, calibration and operation of weighing instruments, and inert gas protection for process equipment.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DE9D7B6" w14:textId="72F51C88"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1AAB3A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dispensing SOP and qualified equipment; no change; no CQA impact.</w:t>
            </w:r>
          </w:p>
          <w:p w14:paraId="04AF62F3" w14:textId="77777777" w:rsidR="003568C6" w:rsidRPr="006E5E2F" w:rsidRDefault="003568C6" w:rsidP="003568C6">
            <w:pPr>
              <w:rPr>
                <w:rFonts w:ascii="Arial" w:hAnsi="Arial" w:cs="Arial"/>
                <w:sz w:val="18"/>
                <w:szCs w:val="18"/>
              </w:rPr>
            </w:pPr>
          </w:p>
          <w:p w14:paraId="6C645C2D" w14:textId="77EE1BDA" w:rsidR="003568C6" w:rsidRPr="006E5E2F" w:rsidRDefault="003568C6" w:rsidP="003568C6">
            <w:pPr>
              <w:rPr>
                <w:rFonts w:ascii="Arial" w:hAnsi="Arial" w:cs="Arial"/>
                <w:sz w:val="18"/>
                <w:szCs w:val="18"/>
              </w:rPr>
            </w:pPr>
            <w:r w:rsidRPr="006E5E2F">
              <w:rPr>
                <w:rFonts w:ascii="Arial" w:hAnsi="Arial" w:cs="Arial"/>
                <w:sz w:val="18"/>
                <w:szCs w:val="18"/>
              </w:rPr>
              <w:t>Changeover in production area/room</w:t>
            </w:r>
            <w:ins w:id="993" w:author="Johan Granander" w:date="2026-08-07T12:13:00Z">
              <w:r w:rsidRPr="006E5E2F">
                <w:rPr>
                  <w:rFonts w:ascii="Arial" w:hAnsi="Arial" w:cs="Arial"/>
                  <w:sz w:val="18"/>
                  <w:szCs w:val="18"/>
                </w:rPr>
                <w:t xml:space="preserve"> </w:t>
              </w:r>
            </w:ins>
            <w:r w:rsidRPr="006E5E2F">
              <w:rPr>
                <w:rFonts w:ascii="Arial" w:hAnsi="Arial" w:cs="Arial"/>
                <w:sz w:val="18"/>
                <w:szCs w:val="18"/>
              </w:rPr>
              <w:t>(DS) (DS-GMP-007)</w:t>
            </w:r>
          </w:p>
          <w:p w14:paraId="1A48BB39" w14:textId="7C6114AE" w:rsidR="003568C6" w:rsidRPr="006E5E2F" w:rsidRDefault="003568C6" w:rsidP="003568C6">
            <w:pPr>
              <w:rPr>
                <w:rFonts w:ascii="Arial" w:hAnsi="Arial" w:cs="Arial"/>
                <w:sz w:val="18"/>
                <w:szCs w:val="18"/>
              </w:rPr>
            </w:pPr>
            <w:r w:rsidRPr="006E5E2F">
              <w:rPr>
                <w:rFonts w:ascii="Arial" w:hAnsi="Arial" w:cs="Arial"/>
                <w:sz w:val="18"/>
                <w:szCs w:val="18"/>
              </w:rPr>
              <w:t>Sampling / Dispensing Room Management</w:t>
            </w:r>
            <w:ins w:id="994" w:author="Johan Granander" w:date="2026-08-07T12:13:00Z">
              <w:r w:rsidRPr="006E5E2F">
                <w:rPr>
                  <w:rFonts w:ascii="Arial" w:hAnsi="Arial" w:cs="Arial"/>
                  <w:sz w:val="18"/>
                  <w:szCs w:val="18"/>
                </w:rPr>
                <w:t xml:space="preserve"> </w:t>
              </w:r>
            </w:ins>
            <w:r w:rsidRPr="006E5E2F">
              <w:rPr>
                <w:rFonts w:ascii="Arial" w:hAnsi="Arial" w:cs="Arial"/>
                <w:sz w:val="18"/>
                <w:szCs w:val="18"/>
              </w:rPr>
              <w:t>(DS) (DS-MM-016)</w:t>
            </w:r>
          </w:p>
          <w:p w14:paraId="72FF055A" w14:textId="33051373" w:rsidR="003568C6" w:rsidRPr="006E5E2F" w:rsidRDefault="003568C6" w:rsidP="003568C6">
            <w:pPr>
              <w:rPr>
                <w:rFonts w:ascii="Arial" w:hAnsi="Arial" w:cs="Arial"/>
                <w:sz w:val="18"/>
                <w:szCs w:val="18"/>
              </w:rPr>
            </w:pPr>
            <w:r w:rsidRPr="006E5E2F">
              <w:rPr>
                <w:rFonts w:ascii="Arial" w:hAnsi="Arial" w:cs="Arial"/>
                <w:sz w:val="18"/>
                <w:szCs w:val="18"/>
              </w:rPr>
              <w:t>Inert gas protection for processing equipment</w:t>
            </w:r>
            <w:ins w:id="995" w:author="Johan Granander" w:date="2026-08-07T12:13:00Z">
              <w:r w:rsidRPr="006E5E2F">
                <w:rPr>
                  <w:rFonts w:ascii="Arial" w:hAnsi="Arial" w:cs="Arial"/>
                  <w:sz w:val="18"/>
                  <w:szCs w:val="18"/>
                </w:rPr>
                <w:t xml:space="preserve"> </w:t>
              </w:r>
            </w:ins>
            <w:r w:rsidRPr="006E5E2F">
              <w:rPr>
                <w:rFonts w:ascii="Arial" w:hAnsi="Arial" w:cs="Arial"/>
                <w:sz w:val="18"/>
                <w:szCs w:val="18"/>
              </w:rPr>
              <w:t>(GMP-272)</w:t>
            </w:r>
          </w:p>
        </w:tc>
      </w:tr>
      <w:tr w:rsidR="003568C6" w:rsidRPr="006E5E2F" w14:paraId="641F43D1"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AE6678D" w14:textId="77777777" w:rsidR="003568C6" w:rsidRPr="006E5E2F" w:rsidRDefault="003568C6" w:rsidP="003568C6">
            <w:pPr>
              <w:rPr>
                <w:rFonts w:ascii="Arial" w:hAnsi="Arial" w:cs="Arial"/>
                <w:b/>
                <w:sz w:val="18"/>
                <w:szCs w:val="18"/>
              </w:rPr>
            </w:pPr>
            <w:r w:rsidRPr="006E5E2F">
              <w:rPr>
                <w:rFonts w:ascii="Arial" w:hAnsi="Arial" w:cs="Arial"/>
                <w:b/>
                <w:sz w:val="18"/>
                <w:szCs w:val="18"/>
              </w:rPr>
              <w:lastRenderedPageBreak/>
              <w:t>Process and Equipment </w:t>
            </w:r>
          </w:p>
        </w:tc>
      </w:tr>
      <w:tr w:rsidR="003568C6" w:rsidRPr="006E5E2F" w14:paraId="3367B21B"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79A097" w14:textId="77777777" w:rsidR="003568C6" w:rsidRPr="006E5E2F" w:rsidRDefault="003568C6" w:rsidP="003568C6">
            <w:pPr>
              <w:rPr>
                <w:rFonts w:ascii="Arial" w:hAnsi="Arial" w:cs="Arial"/>
                <w:sz w:val="18"/>
                <w:szCs w:val="18"/>
              </w:rPr>
            </w:pPr>
            <w:r w:rsidRPr="006E5E2F">
              <w:rPr>
                <w:rFonts w:ascii="Arial" w:hAnsi="Arial" w:cs="Arial"/>
                <w:sz w:val="18"/>
                <w:szCs w:val="18"/>
              </w:rPr>
              <w:t>Equipment Qualification (IQ/OQ/PQ)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127767" w14:textId="77777777" w:rsidR="003568C6" w:rsidRPr="006E5E2F" w:rsidRDefault="003568C6" w:rsidP="003568C6">
            <w:pPr>
              <w:rPr>
                <w:rFonts w:ascii="Arial" w:hAnsi="Arial" w:cs="Arial"/>
                <w:sz w:val="18"/>
                <w:szCs w:val="18"/>
              </w:rPr>
            </w:pPr>
            <w:r w:rsidRPr="006E5E2F">
              <w:rPr>
                <w:rFonts w:ascii="Arial" w:hAnsi="Arial" w:cs="Arial"/>
                <w:sz w:val="18"/>
                <w:szCs w:val="18"/>
              </w:rPr>
              <w:t>All manufacturing equipment qualified to current standards </w:t>
            </w:r>
          </w:p>
          <w:p w14:paraId="4E7B8D3F" w14:textId="77777777" w:rsidR="003568C6" w:rsidRPr="006E5E2F" w:rsidRDefault="003568C6" w:rsidP="003568C6">
            <w:pPr>
              <w:rPr>
                <w:rFonts w:ascii="Arial" w:hAnsi="Arial" w:cs="Arial"/>
                <w:sz w:val="18"/>
                <w:szCs w:val="18"/>
              </w:rPr>
            </w:pPr>
            <w:r w:rsidRPr="006E5E2F">
              <w:rPr>
                <w:rFonts w:ascii="Arial" w:hAnsi="Arial" w:cs="Arial"/>
                <w:sz w:val="18"/>
                <w:szCs w:val="18"/>
              </w:rPr>
              <w:t>Maintenance/PM/calibration systems in place </w:t>
            </w:r>
          </w:p>
          <w:p w14:paraId="74E69A20" w14:textId="77777777" w:rsidR="003568C6" w:rsidRPr="006E5E2F" w:rsidRDefault="003568C6" w:rsidP="003568C6">
            <w:pPr>
              <w:rPr>
                <w:rFonts w:ascii="Arial" w:hAnsi="Arial" w:cs="Arial"/>
                <w:sz w:val="18"/>
                <w:szCs w:val="18"/>
              </w:rPr>
            </w:pPr>
            <w:r w:rsidRPr="006E5E2F">
              <w:rPr>
                <w:rFonts w:ascii="Arial" w:hAnsi="Arial" w:cs="Arial"/>
                <w:sz w:val="18"/>
                <w:szCs w:val="18"/>
              </w:rPr>
              <w:t>Equipment capabilities and measurement tolerances defined </w:t>
            </w:r>
          </w:p>
          <w:p w14:paraId="4DB3C193" w14:textId="0B0C09FD" w:rsidR="003568C6" w:rsidRPr="006E5E2F" w:rsidRDefault="003568C6" w:rsidP="003568C6">
            <w:pPr>
              <w:rPr>
                <w:rFonts w:ascii="Arial" w:hAnsi="Arial" w:cs="Arial"/>
                <w:sz w:val="18"/>
                <w:szCs w:val="18"/>
              </w:rPr>
            </w:pPr>
            <w:r w:rsidRPr="006E5E2F">
              <w:rPr>
                <w:rFonts w:ascii="Arial" w:hAnsi="Arial" w:cs="Arial"/>
                <w:sz w:val="18"/>
                <w:szCs w:val="18"/>
              </w:rPr>
              <w:t>Sufficient qualified equipment available to meet production demand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15F94D" w14:textId="4E167DAF" w:rsidR="003568C6" w:rsidRPr="006E5E2F" w:rsidRDefault="003568C6" w:rsidP="003568C6">
            <w:pPr>
              <w:rPr>
                <w:rFonts w:ascii="Arial" w:hAnsi="Arial" w:cs="Arial"/>
                <w:sz w:val="18"/>
                <w:szCs w:val="18"/>
              </w:rPr>
            </w:pPr>
            <w:r w:rsidRPr="006E5E2F">
              <w:rPr>
                <w:rFonts w:ascii="Arial" w:hAnsi="Arial" w:cs="Arial"/>
                <w:sz w:val="18"/>
                <w:szCs w:val="18"/>
              </w:rPr>
              <w:t>Step 1 Equipment Suitability Analysis (ESA) Preliminary assessment has been completed, and the equipment meets the requirements of the production process.</w:t>
            </w:r>
          </w:p>
          <w:p w14:paraId="43CF010F" w14:textId="4BE4DB5F"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Step 2 Equipment Suitability Analysis (ESA) are in progress and will be completed prior to PPQ production for each step</w:t>
            </w:r>
          </w:p>
          <w:p w14:paraId="3FE7A4C5" w14:textId="377AB1A1" w:rsidR="003568C6" w:rsidRPr="006E5E2F" w:rsidRDefault="003568C6" w:rsidP="003568C6">
            <w:pPr>
              <w:rPr>
                <w:rFonts w:ascii="Arial" w:hAnsi="Arial" w:cs="Arial"/>
                <w:sz w:val="18"/>
                <w:szCs w:val="18"/>
              </w:rPr>
            </w:pPr>
            <w:r w:rsidRPr="006E5E2F">
              <w:rPr>
                <w:rFonts w:ascii="Arial" w:hAnsi="Arial" w:cs="Arial"/>
                <w:sz w:val="18"/>
                <w:szCs w:val="18"/>
              </w:rPr>
              <w:t>Equipment qualification status IQ/OQ/PQ Has completed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4A8F56E" w14:textId="6CF8218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4EA4D6" w14:textId="36F3B2C7" w:rsidR="003568C6" w:rsidRPr="006E5E2F" w:rsidRDefault="003568C6" w:rsidP="003568C6">
            <w:pPr>
              <w:rPr>
                <w:rFonts w:ascii="Arial" w:hAnsi="Arial" w:cs="Arial"/>
                <w:sz w:val="18"/>
                <w:szCs w:val="18"/>
              </w:rPr>
            </w:pPr>
            <w:r w:rsidRPr="006E5E2F">
              <w:rPr>
                <w:rFonts w:ascii="Arial" w:hAnsi="Arial" w:cs="Arial"/>
                <w:sz w:val="18"/>
                <w:szCs w:val="18"/>
              </w:rPr>
              <w:t>Equipment suitability assessment</w:t>
            </w:r>
            <w:ins w:id="996" w:author="Johan Granander" w:date="2026-08-07T12:13:00Z">
              <w:r w:rsidRPr="006E5E2F">
                <w:rPr>
                  <w:rFonts w:ascii="Arial" w:hAnsi="Arial" w:cs="Arial"/>
                  <w:sz w:val="18"/>
                  <w:szCs w:val="18"/>
                </w:rPr>
                <w:t xml:space="preserve"> </w:t>
              </w:r>
            </w:ins>
            <w:r w:rsidRPr="006E5E2F">
              <w:rPr>
                <w:rFonts w:ascii="Arial" w:hAnsi="Arial" w:cs="Arial"/>
                <w:sz w:val="18"/>
                <w:szCs w:val="18"/>
              </w:rPr>
              <w:t>(RA-140020030101.01/RA-140020030201.01)</w:t>
            </w:r>
          </w:p>
          <w:p w14:paraId="385E378E" w14:textId="7ECAA360" w:rsidR="003568C6" w:rsidRPr="006E5E2F" w:rsidRDefault="003568C6" w:rsidP="003568C6">
            <w:pPr>
              <w:rPr>
                <w:rFonts w:ascii="Arial" w:hAnsi="Arial" w:cs="Arial"/>
                <w:sz w:val="18"/>
                <w:szCs w:val="18"/>
              </w:rPr>
            </w:pPr>
            <w:r w:rsidRPr="006E5E2F">
              <w:rPr>
                <w:rFonts w:ascii="Arial" w:hAnsi="Arial" w:cs="Arial"/>
                <w:sz w:val="18"/>
                <w:szCs w:val="18"/>
              </w:rPr>
              <w:t>Facility/Equipment/Utility preventative maintenance management</w:t>
            </w:r>
            <w:ins w:id="997" w:author="Johan Granander" w:date="2026-08-07T12:13:00Z">
              <w:r w:rsidRPr="006E5E2F">
                <w:rPr>
                  <w:rFonts w:ascii="Arial" w:hAnsi="Arial" w:cs="Arial"/>
                  <w:sz w:val="18"/>
                  <w:szCs w:val="18"/>
                </w:rPr>
                <w:t xml:space="preserve"> </w:t>
              </w:r>
            </w:ins>
            <w:r w:rsidRPr="006E5E2F">
              <w:rPr>
                <w:rFonts w:ascii="Arial" w:hAnsi="Arial" w:cs="Arial"/>
                <w:sz w:val="18"/>
                <w:szCs w:val="18"/>
              </w:rPr>
              <w:t>(DS) (DS-GMP-022)</w:t>
            </w:r>
          </w:p>
          <w:p w14:paraId="2E349C94" w14:textId="67CEF874" w:rsidR="003568C6" w:rsidRPr="006E5E2F" w:rsidRDefault="003568C6" w:rsidP="003568C6">
            <w:pPr>
              <w:rPr>
                <w:rFonts w:ascii="Arial" w:hAnsi="Arial" w:cs="Arial"/>
                <w:sz w:val="18"/>
                <w:szCs w:val="18"/>
              </w:rPr>
            </w:pPr>
            <w:r w:rsidRPr="006E5E2F">
              <w:rPr>
                <w:rFonts w:ascii="Arial" w:hAnsi="Arial" w:cs="Arial"/>
                <w:sz w:val="18"/>
                <w:szCs w:val="18"/>
              </w:rPr>
              <w:t>Validation and qualification of facility, utility and equipment</w:t>
            </w:r>
            <w:ins w:id="998" w:author="Johan Granander" w:date="2026-08-07T12:13:00Z">
              <w:r w:rsidRPr="006E5E2F">
                <w:rPr>
                  <w:rFonts w:ascii="Arial" w:hAnsi="Arial" w:cs="Arial"/>
                  <w:sz w:val="18"/>
                  <w:szCs w:val="18"/>
                </w:rPr>
                <w:t xml:space="preserve"> </w:t>
              </w:r>
            </w:ins>
            <w:r w:rsidRPr="006E5E2F">
              <w:rPr>
                <w:rFonts w:ascii="Arial" w:hAnsi="Arial" w:cs="Arial"/>
                <w:sz w:val="18"/>
                <w:szCs w:val="18"/>
              </w:rPr>
              <w:t>(GMP-026)</w:t>
            </w:r>
          </w:p>
        </w:tc>
      </w:tr>
      <w:tr w:rsidR="003568C6" w:rsidRPr="006E5E2F" w14:paraId="07093F7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C289592" w14:textId="77777777" w:rsidR="003568C6" w:rsidRPr="006E5E2F" w:rsidRDefault="003568C6" w:rsidP="003568C6">
            <w:pPr>
              <w:rPr>
                <w:rFonts w:ascii="Arial" w:hAnsi="Arial" w:cs="Arial"/>
                <w:sz w:val="18"/>
                <w:szCs w:val="18"/>
              </w:rPr>
            </w:pPr>
            <w:r w:rsidRPr="006E5E2F">
              <w:rPr>
                <w:rFonts w:ascii="Arial" w:hAnsi="Arial" w:cs="Arial"/>
                <w:sz w:val="18"/>
                <w:szCs w:val="18"/>
              </w:rPr>
              <w:t>Batch Size / Scale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BFEBAC3" w14:textId="77777777" w:rsidR="003568C6" w:rsidRPr="006E5E2F" w:rsidRDefault="003568C6" w:rsidP="003568C6">
            <w:pPr>
              <w:rPr>
                <w:rFonts w:ascii="Arial" w:hAnsi="Arial" w:cs="Arial"/>
                <w:sz w:val="18"/>
                <w:szCs w:val="18"/>
              </w:rPr>
            </w:pPr>
            <w:r w:rsidRPr="006E5E2F">
              <w:rPr>
                <w:rFonts w:ascii="Arial" w:hAnsi="Arial" w:cs="Arial"/>
                <w:sz w:val="18"/>
                <w:szCs w:val="18"/>
              </w:rPr>
              <w:t>Confirm no batch size increase between sending and receiving site </w:t>
            </w:r>
          </w:p>
          <w:p w14:paraId="664F9192" w14:textId="3F21338A" w:rsidR="003568C6" w:rsidRPr="006E5E2F" w:rsidRDefault="003568C6" w:rsidP="003568C6">
            <w:pPr>
              <w:rPr>
                <w:rFonts w:ascii="Arial" w:hAnsi="Arial" w:cs="Arial"/>
                <w:sz w:val="18"/>
                <w:szCs w:val="18"/>
              </w:rPr>
            </w:pPr>
            <w:r w:rsidRPr="006E5E2F">
              <w:rPr>
                <w:rFonts w:ascii="Arial" w:hAnsi="Arial" w:cs="Arial"/>
                <w:sz w:val="18"/>
                <w:szCs w:val="18"/>
              </w:rPr>
              <w:t xml:space="preserve">If batch size </w:t>
            </w:r>
            <w:del w:id="999" w:author="Johan Granander" w:date="2026-08-07T12:13:00Z">
              <w:r w:rsidRPr="006E5E2F" w:rsidDel="00880647">
                <w:rPr>
                  <w:rFonts w:ascii="Arial" w:hAnsi="Arial" w:cs="Arial"/>
                  <w:sz w:val="18"/>
                  <w:szCs w:val="18"/>
                </w:rPr>
                <w:delText>change</w:delText>
              </w:r>
            </w:del>
            <w:ins w:id="1000" w:author="Johan Granander" w:date="2026-08-07T12:13:00Z">
              <w:r w:rsidRPr="006E5E2F">
                <w:rPr>
                  <w:rFonts w:ascii="Arial" w:hAnsi="Arial" w:cs="Arial"/>
                  <w:sz w:val="18"/>
                  <w:szCs w:val="18"/>
                </w:rPr>
                <w:t>changes</w:t>
              </w:r>
            </w:ins>
            <w:r w:rsidRPr="006E5E2F">
              <w:rPr>
                <w:rFonts w:ascii="Arial" w:hAnsi="Arial" w:cs="Arial"/>
                <w:sz w:val="18"/>
                <w:szCs w:val="18"/>
              </w:rPr>
              <w:t>: use Lilly SURI tool for scale-up risk identification </w:t>
            </w:r>
          </w:p>
          <w:p w14:paraId="159079DD" w14:textId="77777777" w:rsidR="003568C6" w:rsidRPr="006E5E2F" w:rsidRDefault="003568C6" w:rsidP="003568C6">
            <w:pPr>
              <w:rPr>
                <w:rFonts w:ascii="Arial" w:hAnsi="Arial" w:cs="Arial"/>
                <w:sz w:val="18"/>
                <w:szCs w:val="18"/>
              </w:rPr>
            </w:pPr>
            <w:r w:rsidRPr="006E5E2F">
              <w:rPr>
                <w:rFonts w:ascii="Arial" w:hAnsi="Arial" w:cs="Arial"/>
                <w:sz w:val="18"/>
                <w:szCs w:val="18"/>
              </w:rPr>
              <w:t>Assess impact on sampling plan and processing time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5253BA8" w14:textId="5833324A" w:rsidR="003568C6" w:rsidRPr="006E5E2F" w:rsidRDefault="003568C6" w:rsidP="003568C6">
            <w:pPr>
              <w:rPr>
                <w:rFonts w:ascii="Arial" w:hAnsi="Arial" w:cs="Arial"/>
                <w:sz w:val="18"/>
                <w:szCs w:val="18"/>
              </w:rPr>
            </w:pPr>
            <w:r w:rsidRPr="006E5E2F">
              <w:rPr>
                <w:rFonts w:ascii="Arial" w:hAnsi="Arial" w:cs="Arial"/>
                <w:sz w:val="18"/>
                <w:szCs w:val="18"/>
              </w:rPr>
              <w:t>The molar charging quantity of PPQ batches remains unchanged.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06E8CF4" w14:textId="7255583B"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18BAF1D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no batch size change; no scale-up risk; no CQA impact.</w:t>
            </w:r>
          </w:p>
          <w:p w14:paraId="1C2CA5A3" w14:textId="77777777" w:rsidR="003568C6" w:rsidRPr="006E5E2F" w:rsidRDefault="003568C6" w:rsidP="003568C6">
            <w:pPr>
              <w:rPr>
                <w:rFonts w:ascii="Arial" w:hAnsi="Arial" w:cs="Arial"/>
                <w:sz w:val="18"/>
                <w:szCs w:val="18"/>
              </w:rPr>
            </w:pPr>
          </w:p>
          <w:p w14:paraId="42AD224A" w14:textId="0539F9B1" w:rsidR="003568C6" w:rsidRPr="006E5E2F" w:rsidRDefault="003568C6" w:rsidP="003568C6">
            <w:pPr>
              <w:rPr>
                <w:rFonts w:ascii="Arial" w:hAnsi="Arial" w:cs="Arial"/>
                <w:sz w:val="18"/>
                <w:szCs w:val="18"/>
              </w:rPr>
            </w:pPr>
            <w:r w:rsidRPr="006E5E2F">
              <w:rPr>
                <w:rFonts w:ascii="Arial" w:hAnsi="Arial" w:cs="Arial"/>
                <w:sz w:val="18"/>
                <w:szCs w:val="18"/>
              </w:rPr>
              <w:t>No change.</w:t>
            </w:r>
          </w:p>
        </w:tc>
      </w:tr>
      <w:tr w:rsidR="003568C6" w:rsidRPr="006E5E2F" w14:paraId="76A0FF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D54048" w14:textId="77777777" w:rsidR="003568C6" w:rsidRPr="006E5E2F" w:rsidRDefault="003568C6" w:rsidP="003568C6">
            <w:pPr>
              <w:rPr>
                <w:rFonts w:ascii="Arial" w:hAnsi="Arial" w:cs="Arial"/>
                <w:sz w:val="18"/>
                <w:szCs w:val="18"/>
              </w:rPr>
            </w:pPr>
            <w:r w:rsidRPr="006E5E2F">
              <w:rPr>
                <w:rFonts w:ascii="Arial" w:hAnsi="Arial" w:cs="Arial"/>
                <w:sz w:val="18"/>
                <w:szCs w:val="18"/>
              </w:rPr>
              <w:t>Vessel Agitation (Mixing / Agitation)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80FC186" w14:textId="77777777" w:rsidR="003568C6" w:rsidRPr="006E5E2F" w:rsidRDefault="003568C6" w:rsidP="003568C6">
            <w:pPr>
              <w:rPr>
                <w:rFonts w:ascii="Arial" w:hAnsi="Arial" w:cs="Arial"/>
                <w:sz w:val="18"/>
                <w:szCs w:val="18"/>
              </w:rPr>
            </w:pPr>
            <w:r w:rsidRPr="006E5E2F">
              <w:rPr>
                <w:rFonts w:ascii="Arial" w:hAnsi="Arial" w:cs="Arial"/>
                <w:sz w:val="18"/>
                <w:szCs w:val="18"/>
              </w:rPr>
              <w:t>Vessel design adequate for raw material dissolution and processing </w:t>
            </w:r>
          </w:p>
          <w:p w14:paraId="0F803ACD" w14:textId="77777777" w:rsidR="003568C6" w:rsidRPr="006E5E2F" w:rsidRDefault="003568C6" w:rsidP="003568C6">
            <w:pPr>
              <w:rPr>
                <w:rFonts w:ascii="Arial" w:hAnsi="Arial" w:cs="Arial"/>
                <w:sz w:val="18"/>
                <w:szCs w:val="18"/>
              </w:rPr>
            </w:pPr>
            <w:r w:rsidRPr="006E5E2F">
              <w:rPr>
                <w:rFonts w:ascii="Arial" w:hAnsi="Arial" w:cs="Arial"/>
                <w:sz w:val="18"/>
                <w:szCs w:val="18"/>
              </w:rPr>
              <w:t>Power/Volume (P/V) ratio experience </w:t>
            </w:r>
          </w:p>
          <w:p w14:paraId="455C8D89" w14:textId="77777777" w:rsidR="003568C6" w:rsidRPr="006E5E2F" w:rsidRDefault="003568C6" w:rsidP="003568C6">
            <w:pPr>
              <w:rPr>
                <w:rFonts w:ascii="Arial" w:hAnsi="Arial" w:cs="Arial"/>
                <w:sz w:val="18"/>
                <w:szCs w:val="18"/>
              </w:rPr>
            </w:pPr>
            <w:r w:rsidRPr="006E5E2F">
              <w:rPr>
                <w:rFonts w:ascii="Arial" w:hAnsi="Arial" w:cs="Arial"/>
                <w:sz w:val="18"/>
                <w:szCs w:val="18"/>
              </w:rPr>
              <w:t>Method of addition to vessel </w:t>
            </w:r>
          </w:p>
          <w:p w14:paraId="0AAE8A0E"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Safety implications of mixing/agitation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76D6491" w14:textId="4D7C5019"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The agitator used for </w:t>
            </w:r>
            <w:del w:id="1001" w:author="Johan Granander" w:date="2026-08-07T12:14:00Z">
              <w:r w:rsidRPr="006E5E2F" w:rsidDel="0019273B">
                <w:rPr>
                  <w:rFonts w:ascii="Arial" w:hAnsi="Arial" w:cs="Arial"/>
                  <w:sz w:val="18"/>
                  <w:szCs w:val="18"/>
                </w:rPr>
                <w:delText>prepared</w:delText>
              </w:r>
            </w:del>
            <w:ins w:id="1002" w:author="Johan Granander" w:date="2026-08-07T12:14:00Z">
              <w:r w:rsidRPr="006E5E2F">
                <w:rPr>
                  <w:rFonts w:ascii="Arial" w:hAnsi="Arial" w:cs="Arial"/>
                  <w:sz w:val="18"/>
                  <w:szCs w:val="18"/>
                </w:rPr>
                <w:t>preparing</w:t>
              </w:r>
            </w:ins>
            <w:r w:rsidRPr="006E5E2F">
              <w:rPr>
                <w:rFonts w:ascii="Arial" w:hAnsi="Arial" w:cs="Arial"/>
                <w:sz w:val="18"/>
                <w:szCs w:val="18"/>
              </w:rPr>
              <w:t xml:space="preserve"> </w:t>
            </w:r>
            <w:proofErr w:type="spellStart"/>
            <w:r w:rsidRPr="006E5E2F">
              <w:rPr>
                <w:rFonts w:ascii="Arial" w:hAnsi="Arial" w:cs="Arial"/>
                <w:sz w:val="18"/>
                <w:szCs w:val="18"/>
              </w:rPr>
              <w:t>Oxyma</w:t>
            </w:r>
            <w:proofErr w:type="spellEnd"/>
            <w:r w:rsidRPr="006E5E2F">
              <w:rPr>
                <w:rFonts w:ascii="Arial" w:hAnsi="Arial" w:cs="Arial"/>
                <w:sz w:val="18"/>
                <w:szCs w:val="18"/>
              </w:rPr>
              <w:t xml:space="preserve"> Pure/DMF solution has been changed from impeller type to propeller type.</w:t>
            </w:r>
          </w:p>
          <w:p w14:paraId="0B55598C" w14:textId="77777777" w:rsidR="003568C6" w:rsidRPr="006E5E2F" w:rsidRDefault="003568C6" w:rsidP="003568C6">
            <w:pPr>
              <w:rPr>
                <w:rFonts w:ascii="Arial" w:hAnsi="Arial" w:cs="Arial"/>
                <w:sz w:val="18"/>
                <w:szCs w:val="18"/>
              </w:rPr>
            </w:pPr>
            <w:r w:rsidRPr="006E5E2F">
              <w:rPr>
                <w:rFonts w:ascii="Arial" w:hAnsi="Arial" w:cs="Arial"/>
                <w:sz w:val="18"/>
                <w:szCs w:val="18"/>
              </w:rPr>
              <w:t xml:space="preserve">The agitator for prepared </w:t>
            </w:r>
            <w:proofErr w:type="spellStart"/>
            <w:r w:rsidRPr="006E5E2F">
              <w:rPr>
                <w:rFonts w:ascii="Arial" w:hAnsi="Arial" w:cs="Arial"/>
                <w:sz w:val="18"/>
                <w:szCs w:val="18"/>
              </w:rPr>
              <w:t>Ac</w:t>
            </w:r>
            <w:r w:rsidRPr="006E5E2F">
              <w:rPr>
                <w:rFonts w:ascii="Cambria Math" w:hAnsi="Cambria Math" w:cs="Cambria Math"/>
                <w:sz w:val="18"/>
                <w:szCs w:val="18"/>
              </w:rPr>
              <w:t>₂</w:t>
            </w:r>
            <w:r w:rsidRPr="006E5E2F">
              <w:rPr>
                <w:rFonts w:ascii="Arial" w:hAnsi="Arial" w:cs="Arial"/>
                <w:sz w:val="18"/>
                <w:szCs w:val="18"/>
              </w:rPr>
              <w:t>O</w:t>
            </w:r>
            <w:proofErr w:type="spellEnd"/>
            <w:r w:rsidRPr="006E5E2F">
              <w:rPr>
                <w:rFonts w:ascii="Arial" w:hAnsi="Arial" w:cs="Arial"/>
                <w:sz w:val="18"/>
                <w:szCs w:val="18"/>
              </w:rPr>
              <w:t>/Pyridine/DMF solution has been changed from double-layer four-bladed inclined paddle type to general impeller type.</w:t>
            </w:r>
          </w:p>
          <w:p w14:paraId="54ABB385" w14:textId="4D75585B" w:rsidR="00E2137D" w:rsidRPr="006E5E2F" w:rsidRDefault="00E2137D" w:rsidP="003568C6">
            <w:pPr>
              <w:rPr>
                <w:rFonts w:ascii="Arial" w:hAnsi="Arial" w:cs="Arial"/>
                <w:sz w:val="18"/>
                <w:szCs w:val="18"/>
              </w:rPr>
            </w:pPr>
            <w:r w:rsidRPr="006E5E2F">
              <w:rPr>
                <w:rFonts w:ascii="Arial" w:hAnsi="Arial" w:cs="Arial"/>
                <w:color w:val="0000FF"/>
                <w:sz w:val="18"/>
                <w:szCs w:val="18"/>
              </w:rPr>
              <w:lastRenderedPageBreak/>
              <w:t>The relevant equipment suitability assessment has been completed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A12E3D6" w14:textId="0E51B90C"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022D0A9" w14:textId="23778942"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agitator change assessed in the completed ESA; homogeneous mixtures, minimal impact; no CQA impact.</w:t>
            </w:r>
          </w:p>
          <w:p w14:paraId="2C4BE51B" w14:textId="426E64EE"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Both the </w:t>
            </w:r>
            <w:proofErr w:type="spellStart"/>
            <w:r w:rsidRPr="006E5E2F">
              <w:rPr>
                <w:rFonts w:ascii="Arial" w:hAnsi="Arial" w:cs="Arial"/>
                <w:sz w:val="18"/>
                <w:szCs w:val="18"/>
              </w:rPr>
              <w:t>Oxyma</w:t>
            </w:r>
            <w:proofErr w:type="spellEnd"/>
            <w:r w:rsidRPr="006E5E2F">
              <w:rPr>
                <w:rFonts w:ascii="Arial" w:hAnsi="Arial" w:cs="Arial"/>
                <w:sz w:val="18"/>
                <w:szCs w:val="18"/>
              </w:rPr>
              <w:t xml:space="preserve">/DMF solution and </w:t>
            </w:r>
            <w:proofErr w:type="spellStart"/>
            <w:r w:rsidRPr="006E5E2F">
              <w:rPr>
                <w:rFonts w:ascii="Arial" w:hAnsi="Arial" w:cs="Arial"/>
                <w:sz w:val="18"/>
                <w:szCs w:val="18"/>
              </w:rPr>
              <w:t>Ac</w:t>
            </w:r>
            <w:r w:rsidRPr="006E5E2F">
              <w:rPr>
                <w:rFonts w:ascii="Cambria Math" w:hAnsi="Cambria Math" w:cs="Cambria Math"/>
                <w:sz w:val="18"/>
                <w:szCs w:val="18"/>
              </w:rPr>
              <w:t>₂</w:t>
            </w:r>
            <w:r w:rsidRPr="006E5E2F">
              <w:rPr>
                <w:rFonts w:ascii="Arial" w:hAnsi="Arial" w:cs="Arial"/>
                <w:sz w:val="18"/>
                <w:szCs w:val="18"/>
              </w:rPr>
              <w:t>O</w:t>
            </w:r>
            <w:proofErr w:type="spellEnd"/>
            <w:r w:rsidRPr="006E5E2F">
              <w:rPr>
                <w:rFonts w:ascii="Arial" w:hAnsi="Arial" w:cs="Arial"/>
                <w:sz w:val="18"/>
                <w:szCs w:val="18"/>
              </w:rPr>
              <w:t>/pyridine/DMF solution form homogeneous mixtures after dissolution, and their uniformity is minimally affected by agitation types.</w:t>
            </w:r>
          </w:p>
        </w:tc>
      </w:tr>
      <w:tr w:rsidR="003568C6" w:rsidRPr="006E5E2F" w14:paraId="39380E4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970B833" w14:textId="77777777" w:rsidR="003568C6" w:rsidRPr="006E5E2F" w:rsidRDefault="003568C6" w:rsidP="003568C6">
            <w:pPr>
              <w:rPr>
                <w:rFonts w:ascii="Arial" w:hAnsi="Arial" w:cs="Arial"/>
                <w:sz w:val="18"/>
                <w:szCs w:val="18"/>
              </w:rPr>
            </w:pPr>
            <w:r w:rsidRPr="006E5E2F">
              <w:rPr>
                <w:rFonts w:ascii="Arial" w:hAnsi="Arial" w:cs="Arial"/>
                <w:sz w:val="18"/>
                <w:szCs w:val="18"/>
              </w:rPr>
              <w:t>Vessel Sampling and Transfer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73F4B"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sampling locations appropriate per APIEM-LD-243? </w:t>
            </w:r>
          </w:p>
          <w:p w14:paraId="7223CDA6" w14:textId="061BC38B" w:rsidR="003568C6" w:rsidRPr="006E5E2F" w:rsidRDefault="003568C6" w:rsidP="003568C6">
            <w:pPr>
              <w:rPr>
                <w:rFonts w:ascii="Arial" w:hAnsi="Arial" w:cs="Arial"/>
                <w:sz w:val="18"/>
                <w:szCs w:val="18"/>
              </w:rPr>
            </w:pPr>
            <w:r w:rsidRPr="006E5E2F">
              <w:rPr>
                <w:rFonts w:ascii="Arial" w:hAnsi="Arial" w:cs="Arial"/>
                <w:sz w:val="18"/>
                <w:szCs w:val="18"/>
              </w:rPr>
              <w:t>Mode of product transfer (gravity / nitrogen / pump) </w:t>
            </w:r>
          </w:p>
          <w:p w14:paraId="62955C5A" w14:textId="77777777" w:rsidR="003568C6" w:rsidRPr="006E5E2F" w:rsidRDefault="003568C6" w:rsidP="003568C6">
            <w:pPr>
              <w:rPr>
                <w:rFonts w:ascii="Arial" w:hAnsi="Arial" w:cs="Arial"/>
                <w:sz w:val="18"/>
                <w:szCs w:val="18"/>
              </w:rPr>
            </w:pPr>
            <w:r w:rsidRPr="006E5E2F">
              <w:rPr>
                <w:rFonts w:ascii="Arial" w:hAnsi="Arial" w:cs="Arial"/>
                <w:sz w:val="18"/>
                <w:szCs w:val="18"/>
              </w:rPr>
              <w:t>Pressure / temperature monitoring and data historian links </w:t>
            </w:r>
          </w:p>
          <w:p w14:paraId="1704DD10" w14:textId="77777777" w:rsidR="003568C6" w:rsidRPr="006E5E2F" w:rsidRDefault="003568C6" w:rsidP="003568C6">
            <w:pPr>
              <w:rPr>
                <w:rFonts w:ascii="Arial" w:hAnsi="Arial" w:cs="Arial"/>
                <w:sz w:val="18"/>
                <w:szCs w:val="18"/>
              </w:rPr>
            </w:pPr>
            <w:r w:rsidRPr="006E5E2F">
              <w:rPr>
                <w:rFonts w:ascii="Arial" w:hAnsi="Arial" w:cs="Arial"/>
                <w:sz w:val="18"/>
                <w:szCs w:val="18"/>
              </w:rPr>
              <w:t>OOS audible alarms?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E422C5B" w14:textId="7A5CFDCC" w:rsidR="003568C6" w:rsidRPr="006E5E2F" w:rsidRDefault="003568C6" w:rsidP="003568C6">
            <w:pPr>
              <w:rPr>
                <w:rFonts w:ascii="Arial" w:hAnsi="Arial" w:cs="Arial"/>
                <w:sz w:val="18"/>
                <w:szCs w:val="18"/>
              </w:rPr>
            </w:pPr>
            <w:r w:rsidRPr="006E5E2F">
              <w:rPr>
                <w:rFonts w:ascii="Arial" w:hAnsi="Arial" w:cs="Arial"/>
                <w:sz w:val="18"/>
                <w:szCs w:val="18"/>
              </w:rPr>
              <w:t>Sampling and sample handling procedures are specified within MOR and TSP documents.</w:t>
            </w:r>
          </w:p>
          <w:p w14:paraId="432CAD91" w14:textId="3E899E7F" w:rsidR="003568C6" w:rsidRPr="006E5E2F" w:rsidRDefault="003568C6" w:rsidP="003568C6">
            <w:pPr>
              <w:rPr>
                <w:rFonts w:ascii="Arial" w:hAnsi="Arial" w:cs="Arial"/>
                <w:sz w:val="18"/>
                <w:szCs w:val="18"/>
              </w:rPr>
            </w:pPr>
            <w:r w:rsidRPr="006E5E2F">
              <w:rPr>
                <w:rFonts w:ascii="Arial" w:hAnsi="Arial" w:cs="Arial"/>
                <w:sz w:val="18"/>
                <w:szCs w:val="18"/>
              </w:rPr>
              <w:t>Sampling and testing operations shall be carried out in accordance with the relevant company sampling and testing procedures.</w:t>
            </w:r>
          </w:p>
          <w:p w14:paraId="6538807B" w14:textId="1BD73B53" w:rsidR="003568C6" w:rsidRPr="006E5E2F" w:rsidRDefault="003568C6" w:rsidP="003568C6">
            <w:pPr>
              <w:rPr>
                <w:rFonts w:ascii="Arial" w:hAnsi="Arial" w:cs="Arial"/>
                <w:sz w:val="18"/>
                <w:szCs w:val="18"/>
              </w:rPr>
            </w:pPr>
            <w:r w:rsidRPr="006E5E2F">
              <w:rPr>
                <w:rFonts w:ascii="Arial" w:hAnsi="Arial" w:cs="Arial"/>
                <w:sz w:val="18"/>
                <w:szCs w:val="18"/>
              </w:rPr>
              <w:t>The company has formulated relevant procedures to ensure the transfer, storage and testing of test samples are under control.</w:t>
            </w:r>
          </w:p>
          <w:p w14:paraId="4FD3F241" w14:textId="77777777" w:rsidR="003568C6" w:rsidRPr="006E5E2F" w:rsidRDefault="003568C6" w:rsidP="003568C6">
            <w:pPr>
              <w:rPr>
                <w:rFonts w:ascii="Arial" w:hAnsi="Arial" w:cs="Arial"/>
                <w:sz w:val="18"/>
                <w:szCs w:val="18"/>
              </w:rPr>
            </w:pPr>
            <w:r w:rsidRPr="006E5E2F">
              <w:rPr>
                <w:rFonts w:ascii="Arial" w:hAnsi="Arial" w:cs="Arial"/>
                <w:sz w:val="18"/>
                <w:szCs w:val="18"/>
              </w:rPr>
              <w:t xml:space="preserve">Both the prepared </w:t>
            </w:r>
            <w:proofErr w:type="spellStart"/>
            <w:r w:rsidRPr="006E5E2F">
              <w:rPr>
                <w:rFonts w:ascii="Arial" w:hAnsi="Arial" w:cs="Arial"/>
                <w:sz w:val="18"/>
                <w:szCs w:val="18"/>
              </w:rPr>
              <w:t>Oxyma</w:t>
            </w:r>
            <w:proofErr w:type="spellEnd"/>
            <w:r w:rsidRPr="006E5E2F">
              <w:rPr>
                <w:rFonts w:ascii="Arial" w:hAnsi="Arial" w:cs="Arial"/>
                <w:sz w:val="18"/>
                <w:szCs w:val="18"/>
              </w:rPr>
              <w:t xml:space="preserve"> Pure/DMF solution and </w:t>
            </w:r>
            <w:proofErr w:type="spellStart"/>
            <w:r w:rsidRPr="006E5E2F">
              <w:rPr>
                <w:rFonts w:ascii="Arial" w:hAnsi="Arial" w:cs="Arial"/>
                <w:sz w:val="18"/>
                <w:szCs w:val="18"/>
              </w:rPr>
              <w:t>Ac</w:t>
            </w:r>
            <w:r w:rsidRPr="006E5E2F">
              <w:rPr>
                <w:rFonts w:ascii="Cambria Math" w:hAnsi="Cambria Math" w:cs="Cambria Math"/>
                <w:sz w:val="18"/>
                <w:szCs w:val="18"/>
              </w:rPr>
              <w:t>₂</w:t>
            </w:r>
            <w:r w:rsidRPr="006E5E2F">
              <w:rPr>
                <w:rFonts w:ascii="Arial" w:hAnsi="Arial" w:cs="Arial"/>
                <w:sz w:val="18"/>
                <w:szCs w:val="18"/>
              </w:rPr>
              <w:t>O</w:t>
            </w:r>
            <w:proofErr w:type="spellEnd"/>
            <w:r w:rsidRPr="006E5E2F">
              <w:rPr>
                <w:rFonts w:ascii="Arial" w:hAnsi="Arial" w:cs="Arial"/>
                <w:sz w:val="18"/>
                <w:szCs w:val="18"/>
              </w:rPr>
              <w:t xml:space="preserve">/Pyridine/DMF solution are transferred via fixed pipelines with pumps.  </w:t>
            </w:r>
          </w:p>
          <w:p w14:paraId="3AC5DCBC" w14:textId="0DDB258C" w:rsidR="003568C6" w:rsidRPr="006E5E2F" w:rsidRDefault="003568C6" w:rsidP="003568C6">
            <w:pPr>
              <w:rPr>
                <w:rFonts w:ascii="Arial" w:hAnsi="Arial" w:cs="Arial"/>
                <w:sz w:val="18"/>
                <w:szCs w:val="18"/>
              </w:rPr>
            </w:pPr>
            <w:r w:rsidRPr="006E5E2F">
              <w:rPr>
                <w:rFonts w:ascii="Arial" w:hAnsi="Arial" w:cs="Arial"/>
                <w:sz w:val="18"/>
                <w:szCs w:val="18"/>
              </w:rPr>
              <w:t>Temperature, humidity and differential pressure monitoring systems shall be managed and used per relevant company SOPs to ensure stable and effective operation of the systems.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3B1F80E" w14:textId="0625BC54"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B932BF1"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sampling SOP and fixed pipelines; no change; no CQA impact</w:t>
            </w:r>
            <w:r w:rsidRPr="006E5E2F">
              <w:rPr>
                <w:rFonts w:ascii="Arial" w:hAnsi="Arial" w:cs="Arial"/>
                <w:sz w:val="18"/>
                <w:szCs w:val="18"/>
              </w:rPr>
              <w:t xml:space="preserve">. </w:t>
            </w:r>
          </w:p>
          <w:p w14:paraId="1FCBE8F1" w14:textId="09BF5100" w:rsidR="003568C6" w:rsidRPr="006E5E2F" w:rsidRDefault="003568C6" w:rsidP="003568C6">
            <w:pPr>
              <w:rPr>
                <w:rFonts w:ascii="Arial" w:hAnsi="Arial" w:cs="Arial"/>
                <w:sz w:val="18"/>
                <w:szCs w:val="18"/>
              </w:rPr>
            </w:pPr>
            <w:r w:rsidRPr="006E5E2F">
              <w:rPr>
                <w:rFonts w:ascii="Arial" w:hAnsi="Arial" w:cs="Arial"/>
                <w:sz w:val="18"/>
                <w:szCs w:val="18"/>
              </w:rPr>
              <w:t>Sampling and testing for raw material and product</w:t>
            </w:r>
            <w:ins w:id="1003" w:author="Johan Granander" w:date="2026-08-07T12:14:00Z">
              <w:r w:rsidRPr="006E5E2F">
                <w:rPr>
                  <w:rFonts w:ascii="Arial" w:hAnsi="Arial" w:cs="Arial"/>
                  <w:sz w:val="18"/>
                  <w:szCs w:val="18"/>
                </w:rPr>
                <w:t xml:space="preserve"> </w:t>
              </w:r>
            </w:ins>
            <w:r w:rsidRPr="006E5E2F">
              <w:rPr>
                <w:rFonts w:ascii="Arial" w:hAnsi="Arial" w:cs="Arial"/>
                <w:sz w:val="18"/>
                <w:szCs w:val="18"/>
              </w:rPr>
              <w:t>(DS) (DS-AC-004)</w:t>
            </w:r>
          </w:p>
          <w:p w14:paraId="0B8E9EFA" w14:textId="5A3B39CE" w:rsidR="003568C6" w:rsidRPr="006E5E2F" w:rsidRDefault="003568C6" w:rsidP="003568C6">
            <w:pPr>
              <w:rPr>
                <w:rFonts w:ascii="Arial" w:hAnsi="Arial" w:cs="Arial"/>
                <w:sz w:val="18"/>
                <w:szCs w:val="18"/>
              </w:rPr>
            </w:pPr>
            <w:r w:rsidRPr="006E5E2F">
              <w:rPr>
                <w:rFonts w:ascii="Arial" w:hAnsi="Arial" w:cs="Arial"/>
                <w:sz w:val="18"/>
                <w:szCs w:val="18"/>
              </w:rPr>
              <w:t>Analytical sample management</w:t>
            </w:r>
            <w:ins w:id="1004" w:author="Johan Granander" w:date="2026-08-07T12:14:00Z">
              <w:r w:rsidRPr="006E5E2F">
                <w:rPr>
                  <w:rFonts w:ascii="Arial" w:hAnsi="Arial" w:cs="Arial"/>
                  <w:sz w:val="18"/>
                  <w:szCs w:val="18"/>
                </w:rPr>
                <w:t xml:space="preserve"> </w:t>
              </w:r>
            </w:ins>
            <w:r w:rsidRPr="006E5E2F">
              <w:rPr>
                <w:rFonts w:ascii="Arial" w:hAnsi="Arial" w:cs="Arial"/>
                <w:sz w:val="18"/>
                <w:szCs w:val="18"/>
              </w:rPr>
              <w:t>(AC-019)</w:t>
            </w:r>
          </w:p>
          <w:p w14:paraId="28319337" w14:textId="524C58F2" w:rsidR="003568C6" w:rsidRPr="006E5E2F" w:rsidRDefault="003568C6" w:rsidP="003568C6">
            <w:pPr>
              <w:rPr>
                <w:rFonts w:ascii="Arial" w:hAnsi="Arial" w:cs="Arial"/>
                <w:sz w:val="18"/>
                <w:szCs w:val="18"/>
              </w:rPr>
            </w:pPr>
            <w:r w:rsidRPr="006E5E2F">
              <w:rPr>
                <w:rFonts w:ascii="Arial" w:hAnsi="Arial" w:cs="Arial"/>
                <w:sz w:val="18"/>
                <w:szCs w:val="18"/>
              </w:rPr>
              <w:t>Fixed pipelines reduce the risk of cross-contamination.</w:t>
            </w:r>
          </w:p>
          <w:p w14:paraId="5ACB749E" w14:textId="59AA77D2" w:rsidR="003568C6" w:rsidRPr="006E5E2F" w:rsidRDefault="003568C6" w:rsidP="003568C6">
            <w:pPr>
              <w:rPr>
                <w:rFonts w:ascii="Arial" w:hAnsi="Arial" w:cs="Arial"/>
                <w:sz w:val="18"/>
                <w:szCs w:val="18"/>
              </w:rPr>
            </w:pPr>
            <w:r w:rsidRPr="006E5E2F">
              <w:rPr>
                <w:rFonts w:ascii="Arial" w:hAnsi="Arial" w:cs="Arial"/>
                <w:sz w:val="18"/>
                <w:szCs w:val="18"/>
              </w:rPr>
              <w:t>Temperature, Humidity and Pressure Difference Monitoring System Management Procedure (GMP-331)</w:t>
            </w:r>
          </w:p>
          <w:p w14:paraId="4B272EB7" w14:textId="4A45B594" w:rsidR="003568C6" w:rsidRPr="006E5E2F" w:rsidRDefault="003568C6" w:rsidP="003568C6">
            <w:pPr>
              <w:rPr>
                <w:rFonts w:ascii="Arial" w:hAnsi="Arial" w:cs="Arial"/>
                <w:sz w:val="18"/>
                <w:szCs w:val="18"/>
              </w:rPr>
            </w:pPr>
          </w:p>
        </w:tc>
      </w:tr>
      <w:tr w:rsidR="003568C6" w:rsidRPr="006E5E2F" w14:paraId="35339E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689886C"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In-Process Filtration (non-API)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437904" w14:textId="77777777" w:rsidR="003568C6" w:rsidRPr="006E5E2F" w:rsidRDefault="003568C6" w:rsidP="003568C6">
            <w:pPr>
              <w:rPr>
                <w:rFonts w:ascii="Arial" w:hAnsi="Arial" w:cs="Arial"/>
                <w:sz w:val="18"/>
                <w:szCs w:val="18"/>
              </w:rPr>
            </w:pPr>
            <w:r w:rsidRPr="006E5E2F">
              <w:rPr>
                <w:rFonts w:ascii="Arial" w:hAnsi="Arial" w:cs="Arial"/>
                <w:sz w:val="18"/>
                <w:szCs w:val="18"/>
              </w:rPr>
              <w:t>Filter locations, MOC, porosity </w:t>
            </w:r>
          </w:p>
          <w:p w14:paraId="188669DE" w14:textId="77777777" w:rsidR="003568C6" w:rsidRPr="006E5E2F" w:rsidRDefault="003568C6" w:rsidP="003568C6">
            <w:pPr>
              <w:rPr>
                <w:rFonts w:ascii="Arial" w:hAnsi="Arial" w:cs="Arial"/>
                <w:sz w:val="18"/>
                <w:szCs w:val="18"/>
              </w:rPr>
            </w:pPr>
            <w:r w:rsidRPr="006E5E2F">
              <w:rPr>
                <w:rFonts w:ascii="Arial" w:hAnsi="Arial" w:cs="Arial"/>
                <w:sz w:val="18"/>
                <w:szCs w:val="18"/>
              </w:rPr>
              <w:t>Filter change frequency (per batch / PM) </w:t>
            </w:r>
          </w:p>
          <w:p w14:paraId="77983433" w14:textId="77777777" w:rsidR="003568C6" w:rsidRPr="006E5E2F" w:rsidRDefault="003568C6" w:rsidP="003568C6">
            <w:pPr>
              <w:rPr>
                <w:rFonts w:ascii="Arial" w:hAnsi="Arial" w:cs="Arial"/>
                <w:sz w:val="18"/>
                <w:szCs w:val="18"/>
              </w:rPr>
            </w:pPr>
            <w:r w:rsidRPr="006E5E2F">
              <w:rPr>
                <w:rFonts w:ascii="Arial" w:hAnsi="Arial" w:cs="Arial"/>
                <w:sz w:val="18"/>
                <w:szCs w:val="18"/>
              </w:rPr>
              <w:t>Emergency change-out process defined?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AE0B9D" w14:textId="77777777" w:rsidR="003568C6" w:rsidRPr="006E5E2F" w:rsidRDefault="003568C6" w:rsidP="003568C6">
            <w:pPr>
              <w:rPr>
                <w:rFonts w:ascii="Arial" w:hAnsi="Arial" w:cs="Arial"/>
                <w:sz w:val="18"/>
                <w:szCs w:val="18"/>
              </w:rPr>
            </w:pPr>
            <w:r w:rsidRPr="006E5E2F">
              <w:rPr>
                <w:rFonts w:ascii="Arial" w:hAnsi="Arial" w:cs="Arial"/>
                <w:sz w:val="18"/>
                <w:szCs w:val="18"/>
              </w:rPr>
              <w:t>Filter replacement and maintenance shall be performed in accordance with relevant company procedures.</w:t>
            </w:r>
          </w:p>
          <w:p w14:paraId="115B717A" w14:textId="5C5CAA70" w:rsidR="003568C6" w:rsidRPr="006E5E2F" w:rsidRDefault="003568C6" w:rsidP="003568C6">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procedures for the change management of all production-related hardware and software.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C1D0B6A" w14:textId="52DACC2B"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C2DF28C"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filtration SOP; no change; no CQA impact</w:t>
            </w:r>
            <w:r w:rsidRPr="006E5E2F">
              <w:rPr>
                <w:rFonts w:ascii="Arial" w:hAnsi="Arial" w:cs="Arial"/>
                <w:sz w:val="18"/>
                <w:szCs w:val="18"/>
              </w:rPr>
              <w:t>.</w:t>
            </w:r>
          </w:p>
          <w:p w14:paraId="76B2FE45" w14:textId="5763D6A2" w:rsidR="003568C6" w:rsidRPr="006E5E2F" w:rsidRDefault="003568C6" w:rsidP="003568C6">
            <w:pPr>
              <w:rPr>
                <w:rFonts w:ascii="Arial" w:hAnsi="Arial" w:cs="Arial"/>
                <w:sz w:val="18"/>
                <w:szCs w:val="18"/>
              </w:rPr>
            </w:pPr>
            <w:r w:rsidRPr="006E5E2F">
              <w:rPr>
                <w:rFonts w:ascii="Arial" w:hAnsi="Arial" w:cs="Arial"/>
                <w:sz w:val="18"/>
                <w:szCs w:val="18"/>
              </w:rPr>
              <w:t>Equipment and facility maintenance manual (QM03025)</w:t>
            </w:r>
          </w:p>
          <w:p w14:paraId="57F38B4B" w14:textId="511002AB" w:rsidR="003568C6" w:rsidRPr="006E5E2F" w:rsidRDefault="003568C6" w:rsidP="003568C6">
            <w:pPr>
              <w:rPr>
                <w:rFonts w:ascii="Arial" w:hAnsi="Arial" w:cs="Arial"/>
                <w:sz w:val="18"/>
                <w:szCs w:val="18"/>
              </w:rPr>
            </w:pPr>
            <w:r w:rsidRPr="006E5E2F">
              <w:rPr>
                <w:rFonts w:ascii="Arial" w:hAnsi="Arial" w:cs="Arial"/>
                <w:sz w:val="18"/>
                <w:szCs w:val="18"/>
              </w:rPr>
              <w:t xml:space="preserve">Processing aid materials management procedure </w:t>
            </w:r>
            <w:r w:rsidRPr="006E5E2F">
              <w:rPr>
                <w:rFonts w:ascii="Arial" w:hAnsi="Arial" w:cs="Arial"/>
                <w:sz w:val="18"/>
                <w:szCs w:val="18"/>
              </w:rPr>
              <w:t>（</w:t>
            </w:r>
            <w:r w:rsidRPr="006E5E2F">
              <w:rPr>
                <w:rFonts w:ascii="Arial" w:hAnsi="Arial" w:cs="Arial"/>
                <w:sz w:val="18"/>
                <w:szCs w:val="18"/>
              </w:rPr>
              <w:t>DS-MM-015</w:t>
            </w:r>
            <w:r w:rsidRPr="006E5E2F">
              <w:rPr>
                <w:rFonts w:ascii="Arial" w:hAnsi="Arial" w:cs="Arial"/>
                <w:sz w:val="18"/>
                <w:szCs w:val="18"/>
              </w:rPr>
              <w:t>）</w:t>
            </w:r>
          </w:p>
        </w:tc>
      </w:tr>
      <w:tr w:rsidR="003568C6" w:rsidRPr="006E5E2F" w14:paraId="557B1D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8567884"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 Filtration / Final Filtration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485A2C01" w14:textId="3190AAB7" w:rsidR="003568C6" w:rsidRPr="006E5E2F" w:rsidRDefault="003568C6" w:rsidP="003568C6">
            <w:pPr>
              <w:rPr>
                <w:rFonts w:ascii="Arial" w:hAnsi="Arial" w:cs="Arial"/>
                <w:sz w:val="18"/>
                <w:szCs w:val="18"/>
              </w:rPr>
            </w:pPr>
            <w:r w:rsidRPr="006E5E2F">
              <w:rPr>
                <w:rFonts w:ascii="Arial" w:hAnsi="Arial" w:cs="Arial"/>
                <w:sz w:val="18"/>
                <w:szCs w:val="18"/>
              </w:rPr>
              <w:t>Is this product an injectable API requiring sterile filtration? </w:t>
            </w:r>
          </w:p>
          <w:p w14:paraId="46570A37" w14:textId="77777777" w:rsidR="003568C6" w:rsidRPr="006E5E2F" w:rsidRDefault="003568C6" w:rsidP="003568C6">
            <w:pPr>
              <w:rPr>
                <w:rFonts w:ascii="Arial" w:hAnsi="Arial" w:cs="Arial"/>
                <w:sz w:val="18"/>
                <w:szCs w:val="18"/>
              </w:rPr>
            </w:pPr>
            <w:r w:rsidRPr="006E5E2F">
              <w:rPr>
                <w:rFonts w:ascii="Arial" w:hAnsi="Arial" w:cs="Arial"/>
                <w:sz w:val="18"/>
                <w:szCs w:val="18"/>
              </w:rPr>
              <w:t>Is filtration part of API bioburden control strategy? </w:t>
            </w:r>
          </w:p>
          <w:p w14:paraId="142FB062" w14:textId="77777777" w:rsidR="003568C6" w:rsidRPr="006E5E2F" w:rsidRDefault="003568C6" w:rsidP="003568C6">
            <w:pPr>
              <w:rPr>
                <w:rFonts w:ascii="Arial" w:hAnsi="Arial" w:cs="Arial"/>
                <w:sz w:val="18"/>
                <w:szCs w:val="18"/>
              </w:rPr>
            </w:pPr>
            <w:r w:rsidRPr="006E5E2F">
              <w:rPr>
                <w:rFonts w:ascii="Arial" w:hAnsi="Arial" w:cs="Arial"/>
                <w:sz w:val="18"/>
                <w:szCs w:val="18"/>
              </w:rPr>
              <w:t>Filter integrity testing method and limits defined </w:t>
            </w:r>
          </w:p>
          <w:p w14:paraId="048E4F43" w14:textId="77777777" w:rsidR="003568C6" w:rsidRPr="006E5E2F" w:rsidRDefault="003568C6" w:rsidP="003568C6">
            <w:pPr>
              <w:rPr>
                <w:rFonts w:ascii="Arial" w:hAnsi="Arial" w:cs="Arial"/>
                <w:sz w:val="18"/>
                <w:szCs w:val="18"/>
              </w:rPr>
            </w:pPr>
            <w:r w:rsidRPr="006E5E2F">
              <w:rPr>
                <w:rFonts w:ascii="Arial" w:hAnsi="Arial" w:cs="Arial"/>
                <w:sz w:val="18"/>
                <w:szCs w:val="18"/>
              </w:rPr>
              <w:t>In-use times and filter sizes appropriate for batch size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4CE7327" w14:textId="58E7F11C" w:rsidR="003568C6" w:rsidRPr="006E5E2F" w:rsidRDefault="003568C6" w:rsidP="003568C6">
            <w:pPr>
              <w:rPr>
                <w:rFonts w:ascii="Arial" w:hAnsi="Arial" w:cs="Arial"/>
                <w:sz w:val="18"/>
                <w:szCs w:val="18"/>
              </w:rPr>
            </w:pPr>
            <w:r w:rsidRPr="006E5E2F">
              <w:rPr>
                <w:rFonts w:ascii="Arial" w:hAnsi="Arial" w:cs="Arial"/>
                <w:sz w:val="18"/>
                <w:szCs w:val="18"/>
              </w:rPr>
              <w:t>The replacement of fluid filters shall be implemented in accordance with the relevant procedures for equipment component management.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F2480A6" w14:textId="4678F3D5"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63908A2" w14:textId="0668E60C" w:rsidR="00E2137D" w:rsidRPr="006E5E2F"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filtration SOP; no change; no CQA impact.</w:t>
            </w:r>
          </w:p>
          <w:p w14:paraId="395A3A4B" w14:textId="253325AC" w:rsidR="003568C6" w:rsidRPr="006E5E2F" w:rsidRDefault="003568C6" w:rsidP="003568C6">
            <w:pPr>
              <w:rPr>
                <w:rFonts w:ascii="Arial" w:hAnsi="Arial" w:cs="Arial"/>
                <w:sz w:val="18"/>
                <w:szCs w:val="18"/>
              </w:rPr>
            </w:pPr>
            <w:r w:rsidRPr="006E5E2F">
              <w:rPr>
                <w:rFonts w:ascii="Arial" w:hAnsi="Arial" w:cs="Arial"/>
                <w:sz w:val="18"/>
                <w:szCs w:val="18"/>
              </w:rPr>
              <w:t>Equipment fitting management procedure</w:t>
            </w:r>
            <w:ins w:id="1005" w:author="Johan Granander" w:date="2026-08-07T12:14:00Z">
              <w:r w:rsidRPr="006E5E2F">
                <w:rPr>
                  <w:rFonts w:ascii="Arial" w:hAnsi="Arial" w:cs="Arial"/>
                  <w:sz w:val="18"/>
                  <w:szCs w:val="18"/>
                </w:rPr>
                <w:t xml:space="preserve"> </w:t>
              </w:r>
            </w:ins>
            <w:r w:rsidRPr="006E5E2F">
              <w:rPr>
                <w:rFonts w:ascii="Arial" w:hAnsi="Arial" w:cs="Arial"/>
                <w:sz w:val="18"/>
                <w:szCs w:val="18"/>
              </w:rPr>
              <w:t>(DS-GMP-026)</w:t>
            </w:r>
          </w:p>
        </w:tc>
      </w:tr>
      <w:tr w:rsidR="003568C6" w:rsidRPr="006E5E2F" w14:paraId="353CD6C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20B6F7"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Processing / Hold Times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181C50" w14:textId="77777777" w:rsidR="003568C6" w:rsidRPr="006E5E2F" w:rsidRDefault="003568C6" w:rsidP="003568C6">
            <w:pPr>
              <w:rPr>
                <w:rFonts w:ascii="Arial" w:hAnsi="Arial" w:cs="Arial"/>
                <w:sz w:val="18"/>
                <w:szCs w:val="18"/>
              </w:rPr>
            </w:pPr>
            <w:r w:rsidRPr="006E5E2F">
              <w:rPr>
                <w:rFonts w:ascii="Arial" w:hAnsi="Arial" w:cs="Arial"/>
                <w:sz w:val="18"/>
                <w:szCs w:val="18"/>
              </w:rPr>
              <w:t>Data supporting multiple temperature cycles (freeze/thaw)? </w:t>
            </w:r>
          </w:p>
          <w:p w14:paraId="19030933" w14:textId="77777777" w:rsidR="003568C6" w:rsidRPr="006E5E2F" w:rsidRDefault="003568C6" w:rsidP="003568C6">
            <w:pPr>
              <w:rPr>
                <w:rFonts w:ascii="Arial" w:hAnsi="Arial" w:cs="Arial"/>
                <w:sz w:val="18"/>
                <w:szCs w:val="18"/>
              </w:rPr>
            </w:pPr>
            <w:r w:rsidRPr="006E5E2F">
              <w:rPr>
                <w:rFonts w:ascii="Arial" w:hAnsi="Arial" w:cs="Arial"/>
                <w:sz w:val="18"/>
                <w:szCs w:val="18"/>
              </w:rPr>
              <w:t>Processing time limits established </w:t>
            </w:r>
          </w:p>
          <w:p w14:paraId="24849EBA" w14:textId="77777777" w:rsidR="003568C6" w:rsidRPr="006E5E2F" w:rsidRDefault="003568C6" w:rsidP="003568C6">
            <w:pPr>
              <w:rPr>
                <w:rFonts w:ascii="Arial" w:hAnsi="Arial" w:cs="Arial"/>
                <w:sz w:val="18"/>
                <w:szCs w:val="18"/>
              </w:rPr>
            </w:pPr>
            <w:r w:rsidRPr="006E5E2F">
              <w:rPr>
                <w:rFonts w:ascii="Arial" w:hAnsi="Arial" w:cs="Arial"/>
                <w:sz w:val="18"/>
                <w:szCs w:val="18"/>
              </w:rPr>
              <w:t>Transport time from processing area to storage within validated limits </w:t>
            </w:r>
          </w:p>
          <w:p w14:paraId="0ECA1E10" w14:textId="77777777" w:rsidR="003568C6" w:rsidRPr="006E5E2F" w:rsidRDefault="003568C6" w:rsidP="003568C6">
            <w:pPr>
              <w:rPr>
                <w:rFonts w:ascii="Arial" w:hAnsi="Arial" w:cs="Arial"/>
                <w:sz w:val="18"/>
                <w:szCs w:val="18"/>
              </w:rPr>
            </w:pPr>
            <w:r w:rsidRPr="006E5E2F">
              <w:rPr>
                <w:rFonts w:ascii="Arial" w:hAnsi="Arial" w:cs="Arial"/>
                <w:sz w:val="18"/>
                <w:szCs w:val="18"/>
              </w:rPr>
              <w:t>Shipment qualification for all configurations used? </w:t>
            </w:r>
          </w:p>
          <w:p w14:paraId="7AF01324"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Material dating aligned with manufacturing/shipping schedules?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71B4948" w14:textId="36BDB425" w:rsidR="003568C6" w:rsidRPr="006E5E2F" w:rsidRDefault="003568C6" w:rsidP="003568C6">
            <w:pPr>
              <w:rPr>
                <w:rFonts w:ascii="Arial" w:hAnsi="Arial" w:cs="Arial"/>
                <w:sz w:val="18"/>
                <w:szCs w:val="18"/>
              </w:rPr>
            </w:pPr>
            <w:r w:rsidRPr="006E5E2F">
              <w:rPr>
                <w:rFonts w:ascii="Arial" w:hAnsi="Arial" w:cs="Arial"/>
                <w:sz w:val="18"/>
                <w:szCs w:val="18"/>
              </w:rPr>
              <w:lastRenderedPageBreak/>
              <w:t>Operational time requirements will be clearly specified in the MOR. </w:t>
            </w:r>
          </w:p>
          <w:p w14:paraId="6DD557EA" w14:textId="77777777" w:rsidR="003568C6" w:rsidRPr="006E5E2F" w:rsidRDefault="003568C6" w:rsidP="003568C6">
            <w:pPr>
              <w:rPr>
                <w:rFonts w:ascii="Arial" w:hAnsi="Arial" w:cs="Arial"/>
                <w:sz w:val="18"/>
                <w:szCs w:val="18"/>
              </w:rPr>
            </w:pPr>
            <w:r w:rsidRPr="006E5E2F">
              <w:rPr>
                <w:rFonts w:ascii="Arial" w:hAnsi="Arial" w:cs="Arial"/>
                <w:sz w:val="18"/>
                <w:szCs w:val="18"/>
              </w:rPr>
              <w:t xml:space="preserve">Utility Systems / Equipment Damage / Impact of Deviations / Test Data / Analytical Data / Material Release / Other Force Majeure Factors </w:t>
            </w:r>
          </w:p>
          <w:p w14:paraId="1CD73D14" w14:textId="49B03F0A" w:rsidR="003568C6" w:rsidRPr="006E5E2F" w:rsidRDefault="003568C6" w:rsidP="003568C6">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guidelines for deviation reporting and investigation to identify root causes of deviations, implement corrective </w:t>
            </w:r>
            <w:r w:rsidRPr="006E5E2F">
              <w:rPr>
                <w:rFonts w:ascii="Arial" w:hAnsi="Arial" w:cs="Arial"/>
                <w:sz w:val="18"/>
                <w:szCs w:val="18"/>
              </w:rPr>
              <w:lastRenderedPageBreak/>
              <w:t>and preventive actions, and drive continuous improvement of the quality system.</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84EEDA7" w14:textId="046B12D4"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7A8E4C4" w14:textId="12AD53A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hold times defined in the existing MOR; no change; no CQA impact</w:t>
            </w:r>
            <w:r w:rsidRPr="006E5E2F">
              <w:rPr>
                <w:rFonts w:ascii="Arial" w:hAnsi="Arial" w:cs="Arial"/>
                <w:sz w:val="18"/>
                <w:szCs w:val="18"/>
              </w:rPr>
              <w:t>.</w:t>
            </w:r>
          </w:p>
          <w:p w14:paraId="7296CFBB" w14:textId="7B6A4A14" w:rsidR="003568C6" w:rsidRPr="006E5E2F" w:rsidRDefault="003568C6" w:rsidP="003568C6">
            <w:pPr>
              <w:rPr>
                <w:rFonts w:ascii="Arial" w:hAnsi="Arial" w:cs="Arial"/>
                <w:sz w:val="18"/>
                <w:szCs w:val="18"/>
              </w:rPr>
            </w:pPr>
            <w:r w:rsidRPr="006E5E2F">
              <w:rPr>
                <w:rFonts w:ascii="Arial" w:hAnsi="Arial" w:cs="Arial"/>
                <w:sz w:val="18"/>
                <w:szCs w:val="18"/>
              </w:rPr>
              <w:t>MOR-TJ414002001</w:t>
            </w:r>
          </w:p>
          <w:p w14:paraId="307936EC" w14:textId="2305FF53" w:rsidR="003568C6" w:rsidRPr="006E5E2F" w:rsidRDefault="003568C6" w:rsidP="003568C6">
            <w:pPr>
              <w:rPr>
                <w:rFonts w:ascii="Arial" w:hAnsi="Arial" w:cs="Arial"/>
                <w:sz w:val="18"/>
                <w:szCs w:val="18"/>
              </w:rPr>
            </w:pPr>
            <w:r w:rsidRPr="006E5E2F">
              <w:rPr>
                <w:rFonts w:ascii="Arial" w:hAnsi="Arial" w:cs="Arial"/>
                <w:sz w:val="18"/>
                <w:szCs w:val="18"/>
              </w:rPr>
              <w:t>MOR-TJ414002002</w:t>
            </w:r>
          </w:p>
        </w:tc>
      </w:tr>
      <w:tr w:rsidR="003568C6" w:rsidRPr="006E5E2F" w14:paraId="2338DDA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7A083800" w14:textId="77777777" w:rsidR="003568C6" w:rsidRPr="006E5E2F" w:rsidRDefault="003568C6" w:rsidP="003568C6">
            <w:pPr>
              <w:rPr>
                <w:rFonts w:ascii="Arial" w:hAnsi="Arial" w:cs="Arial"/>
                <w:sz w:val="18"/>
                <w:szCs w:val="18"/>
              </w:rPr>
            </w:pPr>
            <w:r w:rsidRPr="006E5E2F">
              <w:rPr>
                <w:rFonts w:ascii="Arial" w:hAnsi="Arial" w:cs="Arial"/>
                <w:sz w:val="18"/>
                <w:szCs w:val="18"/>
              </w:rPr>
              <w:t>Packaging / Final Sampling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859628B" w14:textId="77777777" w:rsidR="003568C6" w:rsidRPr="006E5E2F" w:rsidRDefault="003568C6" w:rsidP="003568C6">
            <w:pPr>
              <w:rPr>
                <w:rFonts w:ascii="Arial" w:hAnsi="Arial" w:cs="Arial"/>
                <w:sz w:val="18"/>
                <w:szCs w:val="18"/>
              </w:rPr>
            </w:pPr>
            <w:r w:rsidRPr="006E5E2F">
              <w:rPr>
                <w:rFonts w:ascii="Arial" w:hAnsi="Arial" w:cs="Arial"/>
                <w:sz w:val="18"/>
                <w:szCs w:val="18"/>
              </w:rPr>
              <w:t>Room classification for packaging area </w:t>
            </w:r>
          </w:p>
          <w:p w14:paraId="082642CB" w14:textId="77777777" w:rsidR="003568C6" w:rsidRPr="006E5E2F" w:rsidRDefault="003568C6" w:rsidP="003568C6">
            <w:pPr>
              <w:rPr>
                <w:rFonts w:ascii="Arial" w:hAnsi="Arial" w:cs="Arial"/>
                <w:sz w:val="18"/>
                <w:szCs w:val="18"/>
              </w:rPr>
            </w:pPr>
            <w:r w:rsidRPr="006E5E2F">
              <w:rPr>
                <w:rFonts w:ascii="Arial" w:hAnsi="Arial" w:cs="Arial"/>
                <w:sz w:val="18"/>
                <w:szCs w:val="18"/>
              </w:rPr>
              <w:t>Open vs. closed (BIBO) packaging operations </w:t>
            </w:r>
          </w:p>
          <w:p w14:paraId="3EDD267C"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controls, sampling method and volumes </w:t>
            </w:r>
          </w:p>
          <w:p w14:paraId="451A3A7D" w14:textId="77777777" w:rsidR="003568C6" w:rsidRPr="006E5E2F" w:rsidRDefault="003568C6" w:rsidP="003568C6">
            <w:pPr>
              <w:rPr>
                <w:rFonts w:ascii="Arial" w:hAnsi="Arial" w:cs="Arial"/>
                <w:sz w:val="18"/>
                <w:szCs w:val="18"/>
              </w:rPr>
            </w:pPr>
            <w:r w:rsidRPr="006E5E2F">
              <w:rPr>
                <w:rFonts w:ascii="Arial" w:hAnsi="Arial" w:cs="Arial"/>
                <w:sz w:val="18"/>
                <w:szCs w:val="18"/>
              </w:rPr>
              <w:t>Glove box use — pressure and integrity evaluation </w:t>
            </w:r>
          </w:p>
          <w:p w14:paraId="1A42A647" w14:textId="77777777" w:rsidR="003568C6" w:rsidRPr="006E5E2F" w:rsidRDefault="003568C6" w:rsidP="003568C6">
            <w:pPr>
              <w:rPr>
                <w:rFonts w:ascii="Arial" w:hAnsi="Arial" w:cs="Arial"/>
                <w:sz w:val="18"/>
                <w:szCs w:val="18"/>
              </w:rPr>
            </w:pPr>
            <w:r w:rsidRPr="006E5E2F">
              <w:rPr>
                <w:rFonts w:ascii="Arial" w:hAnsi="Arial" w:cs="Arial"/>
                <w:sz w:val="18"/>
                <w:szCs w:val="18"/>
              </w:rPr>
              <w:t>Cleaning method for packaging area </w:t>
            </w:r>
          </w:p>
          <w:p w14:paraId="09F1B59B" w14:textId="0F057C2A" w:rsidR="003568C6" w:rsidRPr="006E5E2F" w:rsidRDefault="003568C6" w:rsidP="003568C6">
            <w:pPr>
              <w:rPr>
                <w:rFonts w:ascii="Arial" w:hAnsi="Arial" w:cs="Arial"/>
                <w:sz w:val="18"/>
                <w:szCs w:val="18"/>
              </w:rPr>
            </w:pPr>
            <w:r w:rsidRPr="006E5E2F">
              <w:rPr>
                <w:rFonts w:ascii="Arial" w:hAnsi="Arial" w:cs="Arial"/>
                <w:sz w:val="18"/>
                <w:szCs w:val="18"/>
              </w:rPr>
              <w:t>Is product milled or sieved?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0BB4092" w14:textId="7CD92FB6" w:rsidR="003568C6" w:rsidRPr="006E5E2F" w:rsidRDefault="003568C6" w:rsidP="003568C6">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procedures for packaging and labelling of chemical products.</w:t>
            </w:r>
          </w:p>
          <w:p w14:paraId="12740C78" w14:textId="77777777" w:rsidR="003568C6" w:rsidRPr="006E5E2F" w:rsidRDefault="003568C6" w:rsidP="003568C6">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procedures for sampling and testing. Packaging material and finished drug product</w:t>
            </w:r>
          </w:p>
          <w:p w14:paraId="1B046D37" w14:textId="5906076B" w:rsidR="003568C6" w:rsidRPr="006E5E2F" w:rsidRDefault="003568C6" w:rsidP="003568C6">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relevant procedures for shared facility control management and contamination control strategy.</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3DEAA27" w14:textId="6D0F4137"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C354A92" w14:textId="0485DEA7" w:rsidR="00E2137D" w:rsidRPr="00074EFD"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packaging SOP; no change; no CQA i</w:t>
            </w:r>
            <w:r w:rsidRPr="00074EFD">
              <w:rPr>
                <w:rFonts w:ascii="Arial" w:hAnsi="Arial" w:cs="Arial"/>
                <w:color w:val="0000FF"/>
                <w:sz w:val="18"/>
                <w:szCs w:val="18"/>
              </w:rPr>
              <w:t>mpact.</w:t>
            </w:r>
          </w:p>
          <w:p w14:paraId="244B8608" w14:textId="1A271B87" w:rsidR="003568C6" w:rsidRPr="006E5E2F" w:rsidRDefault="002118A0" w:rsidP="003568C6">
            <w:pPr>
              <w:rPr>
                <w:rFonts w:ascii="Arial" w:hAnsi="Arial" w:cs="Arial"/>
                <w:sz w:val="18"/>
                <w:szCs w:val="18"/>
              </w:rPr>
            </w:pPr>
            <w:r w:rsidRPr="00074EFD">
              <w:rPr>
                <w:rFonts w:ascii="Arial" w:hAnsi="Arial" w:cs="Arial"/>
                <w:sz w:val="18"/>
                <w:szCs w:val="18"/>
              </w:rPr>
              <w:t>Finished</w:t>
            </w:r>
            <w:r w:rsidR="003568C6" w:rsidRPr="00074EFD">
              <w:rPr>
                <w:rFonts w:ascii="Arial" w:hAnsi="Arial" w:cs="Arial"/>
                <w:sz w:val="18"/>
                <w:szCs w:val="18"/>
              </w:rPr>
              <w:t xml:space="preserve"> Product Packaging and Labeling</w:t>
            </w:r>
            <w:ins w:id="1006" w:author="Johan Granander" w:date="2026-08-07T12:14:00Z">
              <w:r w:rsidR="003568C6" w:rsidRPr="00074EFD">
                <w:rPr>
                  <w:rFonts w:ascii="Arial" w:hAnsi="Arial" w:cs="Arial"/>
                  <w:sz w:val="18"/>
                  <w:szCs w:val="18"/>
                </w:rPr>
                <w:t xml:space="preserve"> </w:t>
              </w:r>
            </w:ins>
            <w:r w:rsidR="003568C6" w:rsidRPr="00074EFD">
              <w:rPr>
                <w:rFonts w:ascii="Arial" w:hAnsi="Arial" w:cs="Arial"/>
                <w:sz w:val="18"/>
                <w:szCs w:val="18"/>
              </w:rPr>
              <w:t>(DS) (DS-MM-010)</w:t>
            </w:r>
          </w:p>
          <w:p w14:paraId="3DDD892C" w14:textId="77777777" w:rsidR="003568C6" w:rsidRPr="006E5E2F" w:rsidRDefault="003568C6" w:rsidP="003568C6">
            <w:pPr>
              <w:rPr>
                <w:rFonts w:ascii="Arial" w:hAnsi="Arial" w:cs="Arial"/>
                <w:sz w:val="18"/>
                <w:szCs w:val="18"/>
              </w:rPr>
            </w:pPr>
            <w:r w:rsidRPr="006E5E2F">
              <w:rPr>
                <w:rFonts w:ascii="Arial" w:hAnsi="Arial" w:cs="Arial"/>
                <w:sz w:val="18"/>
                <w:szCs w:val="18"/>
              </w:rPr>
              <w:t>Contamination control strategy (QAP-022)</w:t>
            </w:r>
          </w:p>
          <w:p w14:paraId="086B9B7E" w14:textId="5B236EEB" w:rsidR="003568C6" w:rsidRPr="006E5E2F" w:rsidRDefault="003568C6" w:rsidP="003568C6">
            <w:pPr>
              <w:rPr>
                <w:rFonts w:ascii="Arial" w:hAnsi="Arial" w:cs="Arial"/>
                <w:sz w:val="18"/>
                <w:szCs w:val="18"/>
              </w:rPr>
            </w:pPr>
            <w:r w:rsidRPr="006E5E2F">
              <w:rPr>
                <w:rFonts w:ascii="Arial" w:hAnsi="Arial" w:cs="Arial"/>
                <w:sz w:val="18"/>
                <w:szCs w:val="18"/>
              </w:rPr>
              <w:t>Control procedure of shared facility in API production. (DS-GMP-011)</w:t>
            </w:r>
          </w:p>
        </w:tc>
      </w:tr>
      <w:tr w:rsidR="003568C6" w:rsidRPr="006E5E2F" w14:paraId="218E9CB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79C484D" w14:textId="61116FEF" w:rsidR="003568C6" w:rsidRPr="006E5E2F" w:rsidRDefault="003568C6" w:rsidP="003568C6">
            <w:pPr>
              <w:rPr>
                <w:rFonts w:ascii="Arial" w:hAnsi="Arial" w:cs="Arial"/>
                <w:b/>
                <w:sz w:val="18"/>
                <w:szCs w:val="18"/>
              </w:rPr>
            </w:pPr>
            <w:r w:rsidRPr="006E5E2F">
              <w:rPr>
                <w:rFonts w:ascii="Arial" w:hAnsi="Arial" w:cs="Arial"/>
                <w:b/>
                <w:sz w:val="18"/>
                <w:szCs w:val="18"/>
              </w:rPr>
              <w:t>QC &amp; Contract Laboratories </w:t>
            </w:r>
          </w:p>
        </w:tc>
      </w:tr>
      <w:tr w:rsidR="00E2137D" w:rsidRPr="006E5E2F" w14:paraId="04CB5CD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201F01" w14:textId="77777777" w:rsidR="00E2137D" w:rsidRPr="006E5E2F" w:rsidRDefault="00E2137D" w:rsidP="00E2137D">
            <w:pPr>
              <w:rPr>
                <w:rFonts w:ascii="Arial" w:hAnsi="Arial" w:cs="Arial"/>
                <w:sz w:val="18"/>
                <w:szCs w:val="18"/>
              </w:rPr>
            </w:pPr>
            <w:r w:rsidRPr="006E5E2F">
              <w:rPr>
                <w:rFonts w:ascii="Arial" w:hAnsi="Arial" w:cs="Arial"/>
                <w:sz w:val="18"/>
                <w:szCs w:val="18"/>
              </w:rPr>
              <w:t>Facility and Instrumentation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525E7A" w14:textId="77777777" w:rsidR="00E2137D" w:rsidRPr="006E5E2F" w:rsidRDefault="00E2137D" w:rsidP="00E2137D">
            <w:pPr>
              <w:rPr>
                <w:rFonts w:ascii="Arial" w:hAnsi="Arial" w:cs="Arial"/>
                <w:sz w:val="18"/>
                <w:szCs w:val="18"/>
              </w:rPr>
            </w:pPr>
            <w:r w:rsidRPr="006E5E2F">
              <w:rPr>
                <w:rFonts w:ascii="Arial" w:hAnsi="Arial" w:cs="Arial"/>
                <w:sz w:val="18"/>
                <w:szCs w:val="18"/>
              </w:rPr>
              <w:t>Appropriate laboratory equipment available for all DS, DP and raw material methods </w:t>
            </w:r>
          </w:p>
          <w:p w14:paraId="40FF4490" w14:textId="77777777" w:rsidR="00E2137D" w:rsidRPr="006E5E2F" w:rsidRDefault="00E2137D" w:rsidP="00E2137D">
            <w:pPr>
              <w:rPr>
                <w:rFonts w:ascii="Arial" w:hAnsi="Arial" w:cs="Arial"/>
                <w:sz w:val="18"/>
                <w:szCs w:val="18"/>
              </w:rPr>
            </w:pPr>
            <w:r w:rsidRPr="006E5E2F">
              <w:rPr>
                <w:rFonts w:ascii="Arial" w:hAnsi="Arial" w:cs="Arial"/>
                <w:sz w:val="18"/>
                <w:szCs w:val="18"/>
              </w:rPr>
              <w:t>New instruments/methods required?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6CBA3D" w14:textId="77777777" w:rsidR="00E2137D" w:rsidRPr="006E5E2F" w:rsidRDefault="00E2137D" w:rsidP="00E2137D">
            <w:pPr>
              <w:rPr>
                <w:rFonts w:ascii="Arial" w:hAnsi="Arial" w:cs="Arial"/>
                <w:sz w:val="18"/>
                <w:szCs w:val="18"/>
              </w:rPr>
            </w:pPr>
            <w:r w:rsidRPr="006E5E2F">
              <w:rPr>
                <w:rFonts w:ascii="Arial" w:hAnsi="Arial" w:cs="Arial"/>
                <w:sz w:val="18"/>
                <w:szCs w:val="18"/>
              </w:rPr>
              <w:t>A dedicated analytical department and team are available with adequate lab facilities and equipment to cover all test methods of DS, Laboratory equipment are available for the 140020 commercial production and raw material methods </w:t>
            </w:r>
          </w:p>
          <w:p w14:paraId="4CED9F50" w14:textId="0A2945F0" w:rsidR="00E2137D" w:rsidRPr="006E5E2F" w:rsidRDefault="00E2137D" w:rsidP="00E2137D">
            <w:pPr>
              <w:rPr>
                <w:rFonts w:ascii="Arial" w:hAnsi="Arial" w:cs="Arial"/>
                <w:sz w:val="18"/>
                <w:szCs w:val="18"/>
              </w:rPr>
            </w:pP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305A2AB" w14:textId="3BE04EE3"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D798CF"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all instruments qualified and calibrated; no change; no CQA impac</w:t>
            </w:r>
            <w:r w:rsidRPr="006E5E2F">
              <w:rPr>
                <w:rFonts w:ascii="Arial" w:hAnsi="Arial" w:cs="Arial"/>
                <w:sz w:val="18"/>
                <w:szCs w:val="18"/>
              </w:rPr>
              <w:t xml:space="preserve">t. </w:t>
            </w:r>
          </w:p>
          <w:p w14:paraId="4F0DF924" w14:textId="77777777" w:rsidR="00E2137D" w:rsidRPr="006E5E2F" w:rsidRDefault="00E2137D" w:rsidP="00E2137D">
            <w:pPr>
              <w:rPr>
                <w:rFonts w:ascii="Arial" w:hAnsi="Arial" w:cs="Arial"/>
                <w:sz w:val="18"/>
                <w:szCs w:val="18"/>
              </w:rPr>
            </w:pPr>
            <w:r w:rsidRPr="006E5E2F">
              <w:rPr>
                <w:rFonts w:ascii="Arial" w:hAnsi="Arial" w:cs="Arial"/>
                <w:sz w:val="18"/>
                <w:szCs w:val="18"/>
              </w:rPr>
              <w:t xml:space="preserve">Site Master File for </w:t>
            </w:r>
            <w:proofErr w:type="spellStart"/>
            <w:r w:rsidRPr="006E5E2F">
              <w:rPr>
                <w:rFonts w:ascii="Arial" w:hAnsi="Arial" w:cs="Arial"/>
                <w:sz w:val="18"/>
                <w:szCs w:val="18"/>
              </w:rPr>
              <w:t>Asymchem</w:t>
            </w:r>
            <w:proofErr w:type="spellEnd"/>
            <w:r w:rsidRPr="006E5E2F">
              <w:rPr>
                <w:rFonts w:ascii="Arial" w:hAnsi="Arial" w:cs="Arial"/>
                <w:sz w:val="18"/>
                <w:szCs w:val="18"/>
              </w:rPr>
              <w:t xml:space="preserve"> Life science (Tianjin) Co., Ltd (SMF-TJ4-001)</w:t>
            </w:r>
          </w:p>
          <w:p w14:paraId="64615373" w14:textId="661BBFE7" w:rsidR="00E2137D" w:rsidRPr="006E5E2F" w:rsidRDefault="00E2137D" w:rsidP="00E2137D">
            <w:pPr>
              <w:rPr>
                <w:rFonts w:ascii="Arial" w:hAnsi="Arial" w:cs="Arial"/>
                <w:sz w:val="18"/>
                <w:szCs w:val="18"/>
              </w:rPr>
            </w:pPr>
            <w:r w:rsidRPr="006E5E2F">
              <w:rPr>
                <w:rFonts w:ascii="Arial" w:hAnsi="Arial" w:cs="Arial"/>
                <w:sz w:val="18"/>
                <w:szCs w:val="18"/>
              </w:rPr>
              <w:t xml:space="preserve">Buildings, facilities and equipment are subject to qualification and </w:t>
            </w:r>
            <w:r w:rsidRPr="006E5E2F">
              <w:rPr>
                <w:rFonts w:ascii="Arial" w:hAnsi="Arial" w:cs="Arial"/>
                <w:sz w:val="18"/>
                <w:szCs w:val="18"/>
              </w:rPr>
              <w:lastRenderedPageBreak/>
              <w:t>validation as required (GMP-026)</w:t>
            </w:r>
          </w:p>
        </w:tc>
      </w:tr>
      <w:tr w:rsidR="00E2137D" w:rsidRPr="006E5E2F" w14:paraId="7A1D455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B55377" w14:textId="77777777" w:rsidR="00E2137D" w:rsidRPr="006E5E2F" w:rsidRDefault="00E2137D" w:rsidP="00E2137D">
            <w:pPr>
              <w:rPr>
                <w:rFonts w:ascii="Arial" w:hAnsi="Arial" w:cs="Arial"/>
                <w:sz w:val="18"/>
                <w:szCs w:val="18"/>
              </w:rPr>
            </w:pPr>
            <w:r w:rsidRPr="006E5E2F">
              <w:rPr>
                <w:rFonts w:ascii="Arial" w:hAnsi="Arial" w:cs="Arial"/>
                <w:sz w:val="18"/>
                <w:szCs w:val="18"/>
              </w:rPr>
              <w:t>Analytical Methods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28DA419" w14:textId="4F64EBB6" w:rsidR="00E2137D" w:rsidRPr="006E5E2F" w:rsidRDefault="00E2137D" w:rsidP="00E2137D">
            <w:pPr>
              <w:rPr>
                <w:rFonts w:ascii="Arial" w:hAnsi="Arial" w:cs="Arial"/>
                <w:sz w:val="18"/>
                <w:szCs w:val="18"/>
              </w:rPr>
            </w:pPr>
            <w:r w:rsidRPr="006E5E2F">
              <w:rPr>
                <w:rFonts w:ascii="Arial" w:hAnsi="Arial" w:cs="Arial"/>
                <w:sz w:val="18"/>
                <w:szCs w:val="18"/>
              </w:rPr>
              <w:t>Methods transferred, validated/verified for DS, RSMs and raw materials </w:t>
            </w:r>
          </w:p>
          <w:p w14:paraId="1C75D999" w14:textId="77777777" w:rsidR="00E2137D" w:rsidRPr="006E5E2F" w:rsidRDefault="00E2137D" w:rsidP="00E2137D">
            <w:pPr>
              <w:rPr>
                <w:rFonts w:ascii="Arial" w:hAnsi="Arial" w:cs="Arial"/>
                <w:sz w:val="18"/>
                <w:szCs w:val="18"/>
              </w:rPr>
            </w:pPr>
            <w:r w:rsidRPr="006E5E2F">
              <w:rPr>
                <w:rFonts w:ascii="Arial" w:hAnsi="Arial" w:cs="Arial"/>
                <w:sz w:val="18"/>
                <w:szCs w:val="18"/>
              </w:rPr>
              <w:t>Sample holding times validated?</w:t>
            </w:r>
          </w:p>
          <w:p w14:paraId="248E1E5C" w14:textId="441649FC" w:rsidR="00E2137D" w:rsidRPr="006E5E2F" w:rsidRDefault="00E2137D" w:rsidP="00E2137D">
            <w:pPr>
              <w:rPr>
                <w:rFonts w:ascii="Arial" w:hAnsi="Arial" w:cs="Arial"/>
                <w:sz w:val="18"/>
                <w:szCs w:val="18"/>
              </w:rPr>
            </w:pPr>
            <w:r w:rsidRPr="006E5E2F">
              <w:rPr>
                <w:rFonts w:ascii="Arial" w:hAnsi="Arial" w:cs="Arial"/>
                <w:sz w:val="18"/>
                <w:szCs w:val="18"/>
              </w:rPr>
              <w:t>Product matrix/solvent compatibility with sample containers confirmed?  </w:t>
            </w:r>
          </w:p>
          <w:p w14:paraId="00CF7882" w14:textId="77777777" w:rsidR="00E2137D" w:rsidRPr="006E5E2F" w:rsidRDefault="00E2137D" w:rsidP="00E2137D">
            <w:pPr>
              <w:rPr>
                <w:rFonts w:ascii="Arial" w:hAnsi="Arial" w:cs="Arial"/>
                <w:sz w:val="18"/>
                <w:szCs w:val="18"/>
              </w:rPr>
            </w:pPr>
            <w:r w:rsidRPr="006E5E2F">
              <w:rPr>
                <w:rFonts w:ascii="Arial" w:hAnsi="Arial" w:cs="Arial"/>
                <w:sz w:val="18"/>
                <w:szCs w:val="18"/>
              </w:rPr>
              <w:t>Calibration ranges current?</w:t>
            </w:r>
          </w:p>
          <w:p w14:paraId="67DD1617" w14:textId="316CDF93" w:rsidR="00E2137D" w:rsidRPr="006E5E2F" w:rsidRDefault="00E2137D" w:rsidP="00E2137D">
            <w:pPr>
              <w:rPr>
                <w:rFonts w:ascii="Arial" w:hAnsi="Arial" w:cs="Arial"/>
                <w:sz w:val="18"/>
                <w:szCs w:val="18"/>
              </w:rPr>
            </w:pPr>
            <w:r w:rsidRPr="006E5E2F">
              <w:rPr>
                <w:rFonts w:ascii="Arial" w:hAnsi="Arial" w:cs="Arial"/>
                <w:sz w:val="18"/>
                <w:szCs w:val="18"/>
              </w:rPr>
              <w:t>New methods required for cleaning validation?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43621F17" w14:textId="6CC22738"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relevant guidelines for the establishment, verification, validation and transfer of analytical methods, </w:t>
            </w:r>
            <w:del w:id="1007" w:author="Johan Granander" w:date="2026-08-07T12:14:00Z">
              <w:r w:rsidRPr="006E5E2F" w:rsidDel="0019273B">
                <w:rPr>
                  <w:rFonts w:ascii="Arial" w:hAnsi="Arial" w:cs="Arial"/>
                  <w:sz w:val="18"/>
                  <w:szCs w:val="18"/>
                </w:rPr>
                <w:delText>And v</w:delText>
              </w:r>
            </w:del>
            <w:ins w:id="1008" w:author="Johan Granander" w:date="2026-08-07T12:14:00Z">
              <w:r w:rsidRPr="006E5E2F">
                <w:rPr>
                  <w:rFonts w:ascii="Arial" w:hAnsi="Arial" w:cs="Arial"/>
                  <w:sz w:val="18"/>
                  <w:szCs w:val="18"/>
                </w:rPr>
                <w:t>V</w:t>
              </w:r>
            </w:ins>
            <w:r w:rsidRPr="006E5E2F">
              <w:rPr>
                <w:rFonts w:ascii="Arial" w:hAnsi="Arial" w:cs="Arial"/>
                <w:sz w:val="18"/>
                <w:szCs w:val="18"/>
              </w:rPr>
              <w:t>alidation will be performed for final products, intermediates, IPC and RSMs, excluding raw materials for PPQ Batches.</w:t>
            </w:r>
          </w:p>
          <w:p w14:paraId="758F37E4" w14:textId="264FA11B" w:rsidR="00E2137D" w:rsidRPr="006E5E2F" w:rsidRDefault="00E2137D" w:rsidP="00E2137D">
            <w:pPr>
              <w:rPr>
                <w:rFonts w:ascii="Arial" w:hAnsi="Arial" w:cs="Arial"/>
                <w:sz w:val="18"/>
                <w:szCs w:val="18"/>
              </w:rPr>
            </w:pPr>
            <w:r w:rsidRPr="006E5E2F">
              <w:rPr>
                <w:rFonts w:ascii="Arial" w:hAnsi="Arial" w:cs="Arial"/>
                <w:sz w:val="18"/>
                <w:szCs w:val="18"/>
              </w:rPr>
              <w:t xml:space="preserve">Raw material </w:t>
            </w:r>
          </w:p>
          <w:p w14:paraId="71E25B86" w14:textId="65722EC4"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a standard procedure for the management of chemical intermediates to govern the sampling, testing, storage, release and distribution of chemical intermediates.</w:t>
            </w:r>
          </w:p>
          <w:p w14:paraId="330A16B8" w14:textId="77777777"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SOPs and guiding documents related to sampling containers.</w:t>
            </w:r>
          </w:p>
          <w:p w14:paraId="0DFC10BB" w14:textId="79A10ACE" w:rsidR="00E2137D" w:rsidRPr="006E5E2F" w:rsidRDefault="00E2137D" w:rsidP="00E2137D">
            <w:pPr>
              <w:rPr>
                <w:rFonts w:ascii="Arial" w:hAnsi="Arial" w:cs="Arial"/>
                <w:sz w:val="18"/>
                <w:szCs w:val="18"/>
              </w:rPr>
            </w:pPr>
            <w:commentRangeStart w:id="1009"/>
            <w:commentRangeStart w:id="1010"/>
            <w:commentRangeStart w:id="1011"/>
            <w:r w:rsidRPr="006E5E2F">
              <w:rPr>
                <w:rFonts w:ascii="Arial" w:hAnsi="Arial" w:cs="Arial"/>
                <w:sz w:val="18"/>
                <w:szCs w:val="18"/>
              </w:rPr>
              <w:t>No new instruments</w:t>
            </w:r>
            <w:commentRangeEnd w:id="1009"/>
            <w:r w:rsidRPr="006E5E2F">
              <w:rPr>
                <w:rFonts w:ascii="Arial" w:hAnsi="Arial" w:cs="Arial"/>
                <w:sz w:val="18"/>
                <w:szCs w:val="18"/>
              </w:rPr>
              <w:commentReference w:id="1009"/>
            </w:r>
            <w:commentRangeEnd w:id="1010"/>
            <w:r w:rsidRPr="006E5E2F">
              <w:rPr>
                <w:rFonts w:ascii="Arial" w:hAnsi="Arial" w:cs="Arial"/>
                <w:sz w:val="18"/>
                <w:szCs w:val="18"/>
              </w:rPr>
              <w:commentReference w:id="1010"/>
            </w:r>
            <w:commentRangeEnd w:id="1011"/>
            <w:r w:rsidRPr="006E5E2F">
              <w:rPr>
                <w:rFonts w:ascii="Arial" w:hAnsi="Arial" w:cs="Arial"/>
                <w:sz w:val="18"/>
                <w:szCs w:val="18"/>
              </w:rPr>
              <w:commentReference w:id="1011"/>
            </w:r>
            <w:r w:rsidRPr="006E5E2F">
              <w:rPr>
                <w:rFonts w:ascii="Arial" w:hAnsi="Arial" w:cs="Arial"/>
                <w:sz w:val="18"/>
                <w:szCs w:val="18"/>
              </w:rPr>
              <w:t>/methods required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A1A9C25" w14:textId="62980D96" w:rsidR="00E2137D" w:rsidRPr="006E5E2F" w:rsidRDefault="00E2137D" w:rsidP="00E2137D">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F6824E2" w14:textId="16D4A3C7" w:rsidR="00E2137D" w:rsidRPr="006E5E2F" w:rsidRDefault="00E2137D" w:rsidP="00E2137D">
            <w:pPr>
              <w:rPr>
                <w:rFonts w:ascii="Arial" w:hAnsi="Arial" w:cs="Arial"/>
                <w:sz w:val="18"/>
                <w:szCs w:val="18"/>
              </w:rPr>
            </w:pPr>
            <w:r w:rsidRPr="006E5E2F">
              <w:rPr>
                <w:rFonts w:ascii="Arial" w:hAnsi="Arial" w:cs="Arial"/>
                <w:sz w:val="18"/>
                <w:szCs w:val="18"/>
              </w:rPr>
              <w:t>Analytical Method Establishment, Verification, Validation and Transfer (AC-002)</w:t>
            </w:r>
          </w:p>
          <w:p w14:paraId="30F91578" w14:textId="6979F6D1" w:rsidR="00E2137D" w:rsidRPr="006E5E2F" w:rsidRDefault="00E2137D" w:rsidP="00E2137D">
            <w:pPr>
              <w:rPr>
                <w:rFonts w:ascii="Arial" w:hAnsi="Arial" w:cs="Arial"/>
                <w:sz w:val="18"/>
                <w:szCs w:val="18"/>
              </w:rPr>
            </w:pPr>
            <w:r w:rsidRPr="006E5E2F">
              <w:rPr>
                <w:rFonts w:ascii="Arial" w:hAnsi="Arial" w:cs="Arial"/>
                <w:sz w:val="18"/>
                <w:szCs w:val="18"/>
              </w:rPr>
              <w:t>Chemical intermediate management</w:t>
            </w:r>
            <w:ins w:id="1013" w:author="Johan Granander" w:date="2026-08-07T12:15:00Z">
              <w:r w:rsidRPr="006E5E2F">
                <w:rPr>
                  <w:rFonts w:ascii="Arial" w:hAnsi="Arial" w:cs="Arial"/>
                  <w:sz w:val="18"/>
                  <w:szCs w:val="18"/>
                </w:rPr>
                <w:t xml:space="preserve"> </w:t>
              </w:r>
            </w:ins>
            <w:r w:rsidRPr="006E5E2F">
              <w:rPr>
                <w:rFonts w:ascii="Arial" w:hAnsi="Arial" w:cs="Arial"/>
                <w:sz w:val="18"/>
                <w:szCs w:val="18"/>
              </w:rPr>
              <w:t>(DS) (DS-MM-003)</w:t>
            </w:r>
          </w:p>
          <w:p w14:paraId="1BC23F9C" w14:textId="77012941" w:rsidR="00E2137D" w:rsidRPr="006E5E2F" w:rsidRDefault="00E2137D" w:rsidP="00E2137D">
            <w:pPr>
              <w:rPr>
                <w:rFonts w:ascii="Arial" w:hAnsi="Arial" w:cs="Arial"/>
                <w:sz w:val="18"/>
                <w:szCs w:val="18"/>
              </w:rPr>
            </w:pPr>
            <w:r w:rsidRPr="006E5E2F">
              <w:rPr>
                <w:rFonts w:ascii="Arial" w:hAnsi="Arial" w:cs="Arial"/>
                <w:sz w:val="18"/>
                <w:szCs w:val="18"/>
              </w:rPr>
              <w:t>Sampling and testing for raw material and product</w:t>
            </w:r>
            <w:ins w:id="1014" w:author="Johan Granander" w:date="2026-08-07T12:15:00Z">
              <w:r w:rsidRPr="006E5E2F">
                <w:rPr>
                  <w:rFonts w:ascii="Arial" w:hAnsi="Arial" w:cs="Arial"/>
                  <w:sz w:val="18"/>
                  <w:szCs w:val="18"/>
                </w:rPr>
                <w:t xml:space="preserve"> </w:t>
              </w:r>
            </w:ins>
            <w:r w:rsidRPr="006E5E2F">
              <w:rPr>
                <w:rFonts w:ascii="Arial" w:hAnsi="Arial" w:cs="Arial"/>
                <w:sz w:val="18"/>
                <w:szCs w:val="18"/>
              </w:rPr>
              <w:t>(DS) (DS-AC-004)</w:t>
            </w:r>
          </w:p>
          <w:p w14:paraId="2F375DFB" w14:textId="77C60EE6" w:rsidR="00E2137D" w:rsidRPr="006E5E2F" w:rsidRDefault="00E2137D" w:rsidP="00E2137D">
            <w:pPr>
              <w:rPr>
                <w:rFonts w:ascii="Arial" w:hAnsi="Arial" w:cs="Arial"/>
                <w:sz w:val="18"/>
                <w:szCs w:val="18"/>
              </w:rPr>
            </w:pPr>
            <w:r w:rsidRPr="006E5E2F">
              <w:rPr>
                <w:rFonts w:ascii="Arial" w:hAnsi="Arial" w:cs="Arial"/>
                <w:sz w:val="18"/>
                <w:szCs w:val="18"/>
              </w:rPr>
              <w:t>Guideline for Sampling of Packaging Material (QM04024)</w:t>
            </w:r>
          </w:p>
        </w:tc>
      </w:tr>
      <w:tr w:rsidR="00E2137D" w:rsidRPr="006E5E2F" w14:paraId="08D7633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FFA0EAB"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FAEE47"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standards available for all methods </w:t>
            </w:r>
          </w:p>
          <w:p w14:paraId="09E349FD" w14:textId="77777777" w:rsidR="00E2137D" w:rsidRPr="006E5E2F" w:rsidRDefault="00E2137D" w:rsidP="00E2137D">
            <w:pPr>
              <w:rPr>
                <w:rFonts w:ascii="Arial" w:hAnsi="Arial" w:cs="Arial"/>
                <w:sz w:val="18"/>
                <w:szCs w:val="18"/>
              </w:rPr>
            </w:pPr>
            <w:r w:rsidRPr="006E5E2F">
              <w:rPr>
                <w:rFonts w:ascii="Arial" w:hAnsi="Arial" w:cs="Arial"/>
                <w:sz w:val="18"/>
                <w:szCs w:val="18"/>
              </w:rPr>
              <w:t>New storage conditions required? </w:t>
            </w:r>
          </w:p>
          <w:p w14:paraId="6F9A22AF"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 qualification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334B52" w14:textId="312A84DC"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w:t>
            </w:r>
            <w:commentRangeStart w:id="1015"/>
            <w:commentRangeStart w:id="1016"/>
            <w:commentRangeStart w:id="1017"/>
            <w:r w:rsidRPr="006E5E2F">
              <w:rPr>
                <w:rFonts w:ascii="Arial" w:hAnsi="Arial" w:cs="Arial"/>
                <w:sz w:val="18"/>
                <w:szCs w:val="18"/>
              </w:rPr>
              <w:t>mchem</w:t>
            </w:r>
            <w:proofErr w:type="spellEnd"/>
            <w:r w:rsidRPr="006E5E2F">
              <w:rPr>
                <w:rFonts w:ascii="Arial" w:hAnsi="Arial" w:cs="Arial"/>
                <w:sz w:val="18"/>
                <w:szCs w:val="18"/>
              </w:rPr>
              <w:t xml:space="preserve"> has established a standard procedure governing the sourcing, testing, storage, usage, re-testing and disposal of reference standards.  And qualification of reference standards has been completed.</w:t>
            </w:r>
            <w:commentRangeEnd w:id="1015"/>
            <w:r w:rsidRPr="006E5E2F">
              <w:rPr>
                <w:rStyle w:val="CommentReference"/>
                <w:rFonts w:ascii="Arial" w:hAnsi="Arial" w:cs="Arial"/>
                <w:sz w:val="18"/>
                <w:szCs w:val="18"/>
              </w:rPr>
              <w:commentReference w:id="1015"/>
            </w:r>
            <w:commentRangeEnd w:id="1016"/>
            <w:r w:rsidRPr="006E5E2F">
              <w:rPr>
                <w:rStyle w:val="CommentReference"/>
                <w:rFonts w:ascii="Arial" w:hAnsi="Arial" w:cs="Arial"/>
                <w:sz w:val="18"/>
                <w:szCs w:val="18"/>
              </w:rPr>
              <w:commentReference w:id="1016"/>
            </w:r>
            <w:commentRangeEnd w:id="1017"/>
            <w:r w:rsidRPr="006E5E2F">
              <w:rPr>
                <w:rStyle w:val="CommentReference"/>
                <w:rFonts w:ascii="Arial" w:hAnsi="Arial" w:cs="Arial"/>
                <w:sz w:val="18"/>
                <w:szCs w:val="18"/>
              </w:rPr>
              <w:commentReference w:id="1017"/>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DD4015" w14:textId="0A2D7F17"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954B874" w14:textId="77777777" w:rsidR="00E2137D" w:rsidRPr="006E5E2F" w:rsidRDefault="00E2137D" w:rsidP="00E2137D">
            <w:pPr>
              <w:rPr>
                <w:rFonts w:ascii="Arial" w:hAnsi="Arial" w:cs="Arial"/>
                <w:sz w:val="18"/>
                <w:szCs w:val="18"/>
              </w:rPr>
            </w:pPr>
            <w:r w:rsidRPr="00473AD7">
              <w:rPr>
                <w:rFonts w:ascii="Arial" w:hAnsi="Arial" w:cs="Arial"/>
                <w:sz w:val="18"/>
                <w:szCs w:val="18"/>
              </w:rPr>
              <w:t>R</w:t>
            </w:r>
            <w:r w:rsidRPr="00473AD7">
              <w:rPr>
                <w:rFonts w:ascii="Arial" w:hAnsi="Arial" w:cs="Arial"/>
                <w:color w:val="0000FF"/>
                <w:sz w:val="18"/>
                <w:szCs w:val="18"/>
              </w:rPr>
              <w:t>isk ranking rationale: reference standards qualified and within expiry; no change; no CQA impact.</w:t>
            </w:r>
            <w:r w:rsidRPr="006E5E2F">
              <w:rPr>
                <w:rFonts w:ascii="Arial" w:hAnsi="Arial" w:cs="Arial"/>
                <w:color w:val="0000FF"/>
                <w:sz w:val="18"/>
                <w:szCs w:val="18"/>
              </w:rPr>
              <w:t xml:space="preserve"> </w:t>
            </w:r>
          </w:p>
          <w:p w14:paraId="3234F184" w14:textId="77777777" w:rsidR="00E2137D" w:rsidRPr="006E5E2F" w:rsidRDefault="00E2137D" w:rsidP="00E2137D">
            <w:pPr>
              <w:rPr>
                <w:rFonts w:ascii="Arial" w:hAnsi="Arial" w:cs="Arial"/>
                <w:sz w:val="18"/>
                <w:szCs w:val="18"/>
              </w:rPr>
            </w:pPr>
            <w:r w:rsidRPr="006E5E2F">
              <w:rPr>
                <w:rFonts w:ascii="Arial" w:hAnsi="Arial" w:cs="Arial"/>
                <w:sz w:val="18"/>
                <w:szCs w:val="18"/>
              </w:rPr>
              <w:t>Standard Material Management (AC-020)</w:t>
            </w:r>
          </w:p>
          <w:p w14:paraId="0ACA2AC4" w14:textId="34221159" w:rsidR="00E2137D" w:rsidRPr="006E5E2F" w:rsidRDefault="00E2137D" w:rsidP="00E2137D">
            <w:pPr>
              <w:rPr>
                <w:rFonts w:ascii="Arial" w:hAnsi="Arial" w:cs="Arial"/>
                <w:sz w:val="18"/>
                <w:szCs w:val="18"/>
              </w:rPr>
            </w:pPr>
            <w:r w:rsidRPr="006E5E2F">
              <w:rPr>
                <w:rFonts w:ascii="Arial" w:hAnsi="Arial" w:cs="Arial"/>
                <w:sz w:val="18"/>
                <w:szCs w:val="18"/>
              </w:rPr>
              <w:t>Chemical Macromolecular Standard Material Management(DS) (DS-AC-016)</w:t>
            </w:r>
          </w:p>
        </w:tc>
      </w:tr>
      <w:tr w:rsidR="00E2137D" w:rsidRPr="006E5E2F" w14:paraId="617C3A0C"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4A060FCB"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Stability </w:t>
            </w:r>
            <w:proofErr w:type="spellStart"/>
            <w:r w:rsidRPr="006E5E2F">
              <w:rPr>
                <w:rFonts w:ascii="Arial" w:hAnsi="Arial" w:cs="Arial"/>
                <w:sz w:val="18"/>
                <w:szCs w:val="18"/>
              </w:rPr>
              <w:t>Programm</w:t>
            </w:r>
            <w:proofErr w:type="spellEnd"/>
            <w:del w:id="1018" w:author="Diedra Shorty-Duffie" w:date="2026-07-30T13:56:00Z">
              <w:r w:rsidRPr="006E5E2F">
                <w:rPr>
                  <w:rFonts w:ascii="Arial" w:hAnsi="Arial" w:cs="Arial"/>
                  <w:sz w:val="18"/>
                  <w:szCs w:val="18"/>
                </w:rPr>
                <w:delText>e </w:delText>
              </w:r>
            </w:del>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CA3FFD"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w:t>
            </w:r>
            <w:proofErr w:type="spellStart"/>
            <w:r w:rsidRPr="006E5E2F">
              <w:rPr>
                <w:rFonts w:ascii="Arial" w:hAnsi="Arial" w:cs="Arial"/>
                <w:sz w:val="18"/>
                <w:szCs w:val="18"/>
              </w:rPr>
              <w:t>programm</w:t>
            </w:r>
            <w:proofErr w:type="spellEnd"/>
            <w:del w:id="1019" w:author="Diedra Shorty-Duffie" w:date="2026-07-30T13:56:00Z">
              <w:r w:rsidRPr="006E5E2F">
                <w:rPr>
                  <w:rFonts w:ascii="Arial" w:hAnsi="Arial" w:cs="Arial"/>
                  <w:sz w:val="18"/>
                  <w:szCs w:val="18"/>
                </w:rPr>
                <w:delText>e</w:delText>
              </w:r>
            </w:del>
            <w:r w:rsidRPr="006E5E2F">
              <w:rPr>
                <w:rFonts w:ascii="Arial" w:hAnsi="Arial" w:cs="Arial"/>
                <w:sz w:val="18"/>
                <w:szCs w:val="18"/>
              </w:rPr>
              <w:t> includes all required ICH conditions </w:t>
            </w:r>
          </w:p>
          <w:p w14:paraId="5422EB5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chambers available and qualified </w:t>
            </w:r>
          </w:p>
          <w:p w14:paraId="6BBBAB4B" w14:textId="77777777" w:rsidR="00E2137D" w:rsidRPr="006E5E2F" w:rsidRDefault="00E2137D" w:rsidP="00E2137D">
            <w:pPr>
              <w:rPr>
                <w:rFonts w:ascii="Arial" w:hAnsi="Arial" w:cs="Arial"/>
                <w:sz w:val="18"/>
                <w:szCs w:val="18"/>
              </w:rPr>
            </w:pPr>
            <w:r w:rsidRPr="006E5E2F">
              <w:rPr>
                <w:rFonts w:ascii="Arial" w:hAnsi="Arial" w:cs="Arial"/>
                <w:sz w:val="18"/>
                <w:szCs w:val="18"/>
              </w:rPr>
              <w:t>Sufficient chamber capacity </w:t>
            </w:r>
          </w:p>
          <w:p w14:paraId="48A7D5F1" w14:textId="0A122144" w:rsidR="00E2137D" w:rsidRPr="006E5E2F" w:rsidRDefault="00E2137D" w:rsidP="00E2137D">
            <w:pPr>
              <w:rPr>
                <w:rFonts w:ascii="Arial" w:hAnsi="Arial" w:cs="Arial"/>
                <w:sz w:val="18"/>
                <w:szCs w:val="18"/>
              </w:rPr>
            </w:pPr>
            <w:r w:rsidRPr="006E5E2F">
              <w:rPr>
                <w:rFonts w:ascii="Arial" w:hAnsi="Arial" w:cs="Arial"/>
                <w:sz w:val="18"/>
                <w:szCs w:val="18"/>
              </w:rPr>
              <w:t>Stability data required to support tech transfer identified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4889318" w14:textId="6418F7AC"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a management procedure for stability chambers to ensure compliance with all stability study requirements.</w:t>
            </w:r>
          </w:p>
          <w:p w14:paraId="2CE27E3E" w14:textId="3A1DA0E6" w:rsidR="00E2137D" w:rsidRPr="006E5E2F" w:rsidRDefault="00E2137D" w:rsidP="00E2137D">
            <w:pPr>
              <w:rPr>
                <w:rFonts w:ascii="Arial" w:hAnsi="Arial" w:cs="Arial"/>
                <w:sz w:val="18"/>
                <w:szCs w:val="18"/>
              </w:rPr>
            </w:pPr>
            <w:r w:rsidRPr="006E5E2F">
              <w:rPr>
                <w:rFonts w:ascii="Arial" w:hAnsi="Arial" w:cs="Arial"/>
                <w:sz w:val="18"/>
                <w:szCs w:val="18"/>
              </w:rPr>
              <w:t>Stability chambers are available and qualified</w:t>
            </w:r>
          </w:p>
          <w:p w14:paraId="1DB270DF" w14:textId="2F86A941" w:rsidR="00E2137D" w:rsidRPr="006E5E2F" w:rsidRDefault="00E2137D" w:rsidP="00E2137D">
            <w:pPr>
              <w:pStyle w:val="CommentText1"/>
              <w:rPr>
                <w:rFonts w:ascii="Arial" w:hAnsi="Arial" w:cs="Arial"/>
                <w:sz w:val="18"/>
                <w:szCs w:val="18"/>
              </w:rPr>
            </w:pPr>
            <w:r w:rsidRPr="006E5E2F">
              <w:rPr>
                <w:rFonts w:ascii="Arial" w:hAnsi="Arial" w:cs="Arial"/>
                <w:sz w:val="18"/>
                <w:szCs w:val="18"/>
              </w:rPr>
              <w:t xml:space="preserve">Chamber capacity </w:t>
            </w:r>
            <w:del w:id="1020" w:author="Johan Granander" w:date="2026-08-07T12:15:00Z">
              <w:r w:rsidRPr="006E5E2F" w:rsidDel="0019273B">
                <w:rPr>
                  <w:rFonts w:ascii="Arial" w:hAnsi="Arial" w:cs="Arial"/>
                  <w:sz w:val="18"/>
                  <w:szCs w:val="18"/>
                </w:rPr>
                <w:delText>are</w:delText>
              </w:r>
            </w:del>
            <w:ins w:id="1021" w:author="Johan Granander" w:date="2026-08-07T12:15:00Z">
              <w:r w:rsidRPr="006E5E2F">
                <w:rPr>
                  <w:rFonts w:ascii="Arial" w:hAnsi="Arial" w:cs="Arial"/>
                  <w:sz w:val="18"/>
                  <w:szCs w:val="18"/>
                </w:rPr>
                <w:t>is</w:t>
              </w:r>
            </w:ins>
            <w:r w:rsidRPr="006E5E2F">
              <w:rPr>
                <w:rFonts w:ascii="Arial" w:hAnsi="Arial" w:cs="Arial"/>
                <w:sz w:val="18"/>
                <w:szCs w:val="18"/>
              </w:rPr>
              <w:t xml:space="preserve"> sufficient</w:t>
            </w:r>
          </w:p>
          <w:p w14:paraId="1D9CDCC4" w14:textId="0F3C3528"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a management procedure for Stability study procedure</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5CDFAA2" w14:textId="6E7F7263"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7C2EAEF3"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stability program and chambers qualified; no change; no CQ</w:t>
            </w:r>
            <w:r w:rsidRPr="006E5E2F">
              <w:rPr>
                <w:rFonts w:ascii="Arial" w:hAnsi="Arial" w:cs="Arial"/>
                <w:sz w:val="18"/>
                <w:szCs w:val="18"/>
              </w:rPr>
              <w:t xml:space="preserve">A impact. </w:t>
            </w:r>
          </w:p>
          <w:p w14:paraId="25FA9D1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 management procedure (AC-163)</w:t>
            </w:r>
          </w:p>
          <w:p w14:paraId="408FA365" w14:textId="1A6A0654" w:rsidR="00E2137D" w:rsidRPr="006E5E2F" w:rsidRDefault="00E2137D" w:rsidP="00E2137D">
            <w:pPr>
              <w:rPr>
                <w:rFonts w:ascii="Arial" w:hAnsi="Arial" w:cs="Arial"/>
                <w:sz w:val="18"/>
                <w:szCs w:val="18"/>
              </w:rPr>
            </w:pPr>
            <w:r w:rsidRPr="006E5E2F">
              <w:rPr>
                <w:rFonts w:ascii="Arial" w:hAnsi="Arial" w:cs="Arial"/>
                <w:sz w:val="18"/>
                <w:szCs w:val="18"/>
              </w:rPr>
              <w:t>Stability testing management procedure(DS) (DS-AC-003)</w:t>
            </w:r>
          </w:p>
        </w:tc>
      </w:tr>
      <w:tr w:rsidR="00E2137D" w:rsidRPr="006E5E2F" w14:paraId="5AE6BB7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CBCED3" w14:textId="77777777" w:rsidR="00E2137D" w:rsidRPr="006E5E2F" w:rsidRDefault="00E2137D" w:rsidP="00E2137D">
            <w:pPr>
              <w:rPr>
                <w:rFonts w:ascii="Arial" w:hAnsi="Arial" w:cs="Arial"/>
                <w:sz w:val="18"/>
                <w:szCs w:val="18"/>
              </w:rPr>
            </w:pPr>
            <w:r w:rsidRPr="006E5E2F">
              <w:rPr>
                <w:rFonts w:ascii="Arial" w:hAnsi="Arial" w:cs="Arial"/>
                <w:sz w:val="18"/>
                <w:szCs w:val="18"/>
              </w:rPr>
              <w:t>Laboratory Personnel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CA6725" w14:textId="0AF0BC10" w:rsidR="00E2137D" w:rsidRPr="006E5E2F" w:rsidRDefault="00E2137D" w:rsidP="00E2137D">
            <w:pPr>
              <w:rPr>
                <w:rFonts w:ascii="Arial" w:hAnsi="Arial" w:cs="Arial"/>
                <w:sz w:val="18"/>
                <w:szCs w:val="18"/>
              </w:rPr>
            </w:pPr>
            <w:r w:rsidRPr="006E5E2F">
              <w:rPr>
                <w:rFonts w:ascii="Arial" w:hAnsi="Arial" w:cs="Arial"/>
                <w:sz w:val="18"/>
                <w:szCs w:val="18"/>
              </w:rPr>
              <w:t>Personnel trained and qualified for all analytical methods  </w:t>
            </w:r>
          </w:p>
          <w:p w14:paraId="3DE3BEE6" w14:textId="77777777" w:rsidR="00E2137D" w:rsidRPr="006E5E2F" w:rsidRDefault="00E2137D" w:rsidP="00E2137D">
            <w:pPr>
              <w:rPr>
                <w:rFonts w:ascii="Arial" w:hAnsi="Arial" w:cs="Arial"/>
                <w:sz w:val="18"/>
                <w:szCs w:val="18"/>
              </w:rPr>
            </w:pPr>
            <w:r w:rsidRPr="006E5E2F">
              <w:rPr>
                <w:rFonts w:ascii="Arial" w:hAnsi="Arial" w:cs="Arial"/>
                <w:sz w:val="18"/>
                <w:szCs w:val="18"/>
              </w:rPr>
              <w:t>Lab shift structure compatible with in-process testing requirements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106B906" w14:textId="156FFE9E" w:rsidR="00E2137D" w:rsidRPr="006E5E2F" w:rsidRDefault="00E2137D" w:rsidP="00E2137D">
            <w:pPr>
              <w:rPr>
                <w:rFonts w:ascii="Arial" w:hAnsi="Arial" w:cs="Arial"/>
                <w:sz w:val="18"/>
                <w:szCs w:val="18"/>
              </w:rPr>
            </w:pPr>
            <w:r w:rsidRPr="006E5E2F">
              <w:rPr>
                <w:rFonts w:ascii="Arial" w:hAnsi="Arial" w:cs="Arial"/>
                <w:sz w:val="18"/>
                <w:szCs w:val="18"/>
              </w:rPr>
              <w:t>Training and qualification evaluation documents are available to guarantee analysts can run complex analytical instruments, maintain proper data management standards and prove their expertise in relevant fields. And all analytical methods will be trained and qualified before PPQ batches</w:t>
            </w:r>
          </w:p>
          <w:p w14:paraId="5347132A" w14:textId="305E4FFC"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an employee training management system to ensure all staff meet occupational competency requirements.</w:t>
            </w:r>
          </w:p>
          <w:p w14:paraId="7C6046C5" w14:textId="248920EA"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shift schedule (12 h / day, 4 days / week * four-shift operation</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487DDF8" w14:textId="6FFD0AC1"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1AAA1CD" w14:textId="77777777" w:rsidR="00E2137D" w:rsidRPr="006E5E2F" w:rsidRDefault="00E2137D" w:rsidP="00E2137D">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routine analyst qualification under the established program; methods unchanged; qualification is a prerequisite, not a control for a new h</w:t>
            </w:r>
            <w:r w:rsidRPr="006E5E2F">
              <w:rPr>
                <w:rFonts w:ascii="Arial" w:hAnsi="Arial" w:cs="Arial"/>
                <w:sz w:val="18"/>
                <w:szCs w:val="18"/>
              </w:rPr>
              <w:t xml:space="preserve">azard. </w:t>
            </w:r>
          </w:p>
          <w:p w14:paraId="6A0E1FB8" w14:textId="77777777" w:rsidR="00E2137D" w:rsidRPr="006E5E2F" w:rsidRDefault="00E2137D" w:rsidP="00E2137D">
            <w:pPr>
              <w:rPr>
                <w:rFonts w:ascii="Arial" w:hAnsi="Arial" w:cs="Arial"/>
                <w:sz w:val="18"/>
                <w:szCs w:val="18"/>
              </w:rPr>
            </w:pPr>
            <w:r w:rsidRPr="006E5E2F">
              <w:rPr>
                <w:rFonts w:ascii="Arial" w:hAnsi="Arial" w:cs="Arial"/>
                <w:sz w:val="18"/>
                <w:szCs w:val="18"/>
              </w:rPr>
              <w:t>Training Manual for Physical and Chemical Analysis Laboratory(QM04019)</w:t>
            </w:r>
          </w:p>
          <w:p w14:paraId="327C055E" w14:textId="3AE3C56A" w:rsidR="00E2137D" w:rsidRPr="006E5E2F" w:rsidRDefault="00E2137D" w:rsidP="00E2137D">
            <w:pPr>
              <w:rPr>
                <w:rFonts w:ascii="Arial" w:hAnsi="Arial" w:cs="Arial"/>
                <w:sz w:val="18"/>
                <w:szCs w:val="18"/>
              </w:rPr>
            </w:pPr>
            <w:r w:rsidRPr="006E5E2F">
              <w:rPr>
                <w:rFonts w:ascii="Arial" w:hAnsi="Arial" w:cs="Arial"/>
                <w:sz w:val="18"/>
                <w:szCs w:val="18"/>
              </w:rPr>
              <w:t>Employee training (ASM-003)</w:t>
            </w:r>
          </w:p>
        </w:tc>
      </w:tr>
      <w:tr w:rsidR="00E2137D" w:rsidRPr="006E5E2F" w14:paraId="01BD16E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0B1C527" w14:textId="77777777" w:rsidR="00E2137D" w:rsidRPr="006E5E2F" w:rsidRDefault="00E2137D" w:rsidP="00E2137D">
            <w:pPr>
              <w:rPr>
                <w:rFonts w:ascii="Arial" w:hAnsi="Arial" w:cs="Arial"/>
                <w:sz w:val="18"/>
                <w:szCs w:val="18"/>
              </w:rPr>
            </w:pPr>
            <w:r w:rsidRPr="006E5E2F">
              <w:rPr>
                <w:rFonts w:ascii="Arial" w:hAnsi="Arial" w:cs="Arial"/>
                <w:sz w:val="18"/>
                <w:szCs w:val="18"/>
              </w:rPr>
              <w:t>Sample Preparation and Handling </w:t>
            </w:r>
          </w:p>
        </w:tc>
        <w:tc>
          <w:tcPr>
            <w:tcW w:w="1171"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142BFE9" w14:textId="77777777" w:rsidR="00E2137D" w:rsidRPr="006E5E2F" w:rsidRDefault="00E2137D" w:rsidP="00E2137D">
            <w:pPr>
              <w:rPr>
                <w:rFonts w:ascii="Arial" w:hAnsi="Arial" w:cs="Arial"/>
                <w:sz w:val="18"/>
                <w:szCs w:val="18"/>
              </w:rPr>
            </w:pPr>
            <w:r w:rsidRPr="006E5E2F">
              <w:rPr>
                <w:rFonts w:ascii="Arial" w:hAnsi="Arial" w:cs="Arial"/>
                <w:sz w:val="18"/>
                <w:szCs w:val="18"/>
              </w:rPr>
              <w:t>Analytical methods contain detailed sample preparation and handling instructions </w:t>
            </w:r>
          </w:p>
          <w:p w14:paraId="5BEC7989"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Any matrices known to be difficult or prone to variability? </w:t>
            </w:r>
          </w:p>
        </w:tc>
        <w:tc>
          <w:tcPr>
            <w:tcW w:w="156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61D1426" w14:textId="3291AE40" w:rsidR="00E2137D" w:rsidRPr="006E5E2F" w:rsidRDefault="00E2137D" w:rsidP="00E2137D">
            <w:pPr>
              <w:rPr>
                <w:rFonts w:ascii="Arial" w:hAnsi="Arial" w:cs="Arial"/>
                <w:sz w:val="18"/>
                <w:szCs w:val="18"/>
              </w:rPr>
            </w:pPr>
            <w:r w:rsidRPr="006E5E2F">
              <w:rPr>
                <w:rFonts w:ascii="Arial" w:hAnsi="Arial" w:cs="Arial"/>
                <w:sz w:val="18"/>
                <w:szCs w:val="18"/>
              </w:rPr>
              <w:lastRenderedPageBreak/>
              <w:t xml:space="preserve">Sampling and testing operations shall be carried out in accordance with the relevant company sampling and testing </w:t>
            </w:r>
            <w:del w:id="1022" w:author="Johan Granander" w:date="2026-08-07T12:15:00Z">
              <w:r w:rsidRPr="006E5E2F" w:rsidDel="0019273B">
                <w:rPr>
                  <w:rFonts w:ascii="Arial" w:hAnsi="Arial" w:cs="Arial"/>
                  <w:sz w:val="18"/>
                  <w:szCs w:val="18"/>
                </w:rPr>
                <w:delText>procedures..</w:delText>
              </w:r>
            </w:del>
            <w:ins w:id="1023" w:author="Johan Granander" w:date="2026-08-07T12:15:00Z">
              <w:r w:rsidRPr="006E5E2F">
                <w:rPr>
                  <w:rFonts w:ascii="Arial" w:hAnsi="Arial" w:cs="Arial"/>
                  <w:sz w:val="18"/>
                  <w:szCs w:val="18"/>
                </w:rPr>
                <w:t>procedures.</w:t>
              </w:r>
            </w:ins>
            <w:r w:rsidRPr="006E5E2F">
              <w:rPr>
                <w:rFonts w:ascii="Arial" w:hAnsi="Arial" w:cs="Arial"/>
                <w:sz w:val="18"/>
                <w:szCs w:val="18"/>
              </w:rPr>
              <w:t xml:space="preserve"> </w:t>
            </w:r>
            <w:del w:id="1024" w:author="Johan Granander" w:date="2026-08-07T12:15:00Z">
              <w:r w:rsidRPr="006E5E2F" w:rsidDel="0019273B">
                <w:rPr>
                  <w:rFonts w:ascii="Arial" w:hAnsi="Arial" w:cs="Arial"/>
                  <w:sz w:val="18"/>
                  <w:szCs w:val="18"/>
                </w:rPr>
                <w:delText>And t</w:delText>
              </w:r>
            </w:del>
            <w:ins w:id="1025" w:author="Johan Granander" w:date="2026-08-07T12:15:00Z">
              <w:r w:rsidRPr="006E5E2F">
                <w:rPr>
                  <w:rFonts w:ascii="Arial" w:hAnsi="Arial" w:cs="Arial"/>
                  <w:sz w:val="18"/>
                  <w:szCs w:val="18"/>
                </w:rPr>
                <w:t>T</w:t>
              </w:r>
            </w:ins>
            <w:r w:rsidRPr="006E5E2F">
              <w:rPr>
                <w:rFonts w:ascii="Arial" w:hAnsi="Arial" w:cs="Arial"/>
                <w:sz w:val="18"/>
                <w:szCs w:val="18"/>
              </w:rPr>
              <w:t xml:space="preserve">he analytical methods include detailed instructions for sample </w:t>
            </w:r>
            <w:r w:rsidRPr="006E5E2F">
              <w:rPr>
                <w:rFonts w:ascii="Arial" w:hAnsi="Arial" w:cs="Arial"/>
                <w:sz w:val="18"/>
                <w:szCs w:val="18"/>
              </w:rPr>
              <w:lastRenderedPageBreak/>
              <w:t>preparation, sample handling as well as the testing procedures.</w:t>
            </w:r>
          </w:p>
        </w:tc>
        <w:tc>
          <w:tcPr>
            <w:tcW w:w="49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49AE586" w14:textId="102A1340" w:rsidR="00E2137D" w:rsidRPr="006E5E2F" w:rsidRDefault="00E2137D" w:rsidP="00E2137D">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EF1E00" w14:textId="63701D18" w:rsidR="00E2137D" w:rsidRPr="006E5E2F" w:rsidRDefault="00E2137D" w:rsidP="00E2137D">
            <w:pPr>
              <w:rPr>
                <w:rFonts w:ascii="Arial" w:hAnsi="Arial" w:cs="Arial"/>
                <w:sz w:val="18"/>
                <w:szCs w:val="18"/>
              </w:rPr>
            </w:pPr>
            <w:r w:rsidRPr="006E5E2F">
              <w:rPr>
                <w:rFonts w:ascii="Arial" w:hAnsi="Arial" w:cs="Arial"/>
                <w:color w:val="0000FF"/>
                <w:sz w:val="18"/>
                <w:szCs w:val="18"/>
              </w:rPr>
              <w:t xml:space="preserve">Risk ranking rationale: methods contain detailed sample </w:t>
            </w:r>
            <w:r w:rsidRPr="006E5E2F">
              <w:rPr>
                <w:rFonts w:ascii="Arial" w:hAnsi="Arial" w:cs="Arial"/>
                <w:color w:val="0000FF"/>
                <w:sz w:val="18"/>
                <w:szCs w:val="18"/>
              </w:rPr>
              <w:lastRenderedPageBreak/>
              <w:t>handling instructions; no change; no CQA impact</w:t>
            </w:r>
            <w:r w:rsidRPr="006E5E2F">
              <w:rPr>
                <w:rFonts w:ascii="Arial" w:hAnsi="Arial" w:cs="Arial"/>
                <w:sz w:val="18"/>
                <w:szCs w:val="18"/>
              </w:rPr>
              <w:t>.</w:t>
            </w:r>
          </w:p>
          <w:p w14:paraId="7C1D0E5E" w14:textId="7E21F634" w:rsidR="00E2137D" w:rsidRPr="006E5E2F" w:rsidRDefault="00E2137D" w:rsidP="00E2137D">
            <w:pPr>
              <w:rPr>
                <w:rFonts w:ascii="Arial" w:hAnsi="Arial" w:cs="Arial"/>
                <w:sz w:val="18"/>
                <w:szCs w:val="18"/>
              </w:rPr>
            </w:pPr>
            <w:r w:rsidRPr="006E5E2F">
              <w:rPr>
                <w:rFonts w:ascii="Arial" w:hAnsi="Arial" w:cs="Arial"/>
                <w:sz w:val="18"/>
                <w:szCs w:val="18"/>
              </w:rPr>
              <w:t>TSP-1400200305.01</w:t>
            </w:r>
            <w:r w:rsidRPr="006E5E2F">
              <w:rPr>
                <w:rFonts w:ascii="Arial" w:hAnsi="Arial" w:cs="Arial"/>
                <w:sz w:val="18"/>
                <w:szCs w:val="18"/>
              </w:rPr>
              <w:br/>
              <w:t>TSP-1400200306.01</w:t>
            </w:r>
          </w:p>
        </w:tc>
      </w:tr>
      <w:tr w:rsidR="00E2137D" w:rsidRPr="006E5E2F" w14:paraId="039964A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E252F6E" w14:textId="77777777" w:rsidR="00E2137D" w:rsidRPr="006E5E2F" w:rsidRDefault="00E2137D" w:rsidP="00E2137D">
            <w:pPr>
              <w:rPr>
                <w:rFonts w:ascii="Arial" w:hAnsi="Arial" w:cs="Arial"/>
                <w:b/>
                <w:sz w:val="18"/>
                <w:szCs w:val="18"/>
              </w:rPr>
            </w:pPr>
            <w:r w:rsidRPr="006E5E2F">
              <w:rPr>
                <w:rFonts w:ascii="Arial" w:hAnsi="Arial" w:cs="Arial"/>
                <w:b/>
                <w:sz w:val="18"/>
                <w:szCs w:val="18"/>
              </w:rPr>
              <w:t>Technical Studies </w:t>
            </w:r>
          </w:p>
        </w:tc>
      </w:tr>
      <w:tr w:rsidR="00E2137D" w:rsidRPr="006E5E2F" w14:paraId="4E4FF48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B85043"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D729341"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risk assessment completed per ICH Q3D? </w:t>
            </w:r>
          </w:p>
          <w:p w14:paraId="0F881383" w14:textId="77777777" w:rsidR="00E2137D" w:rsidRPr="006E5E2F" w:rsidRDefault="00E2137D" w:rsidP="00E2137D">
            <w:pPr>
              <w:rPr>
                <w:rFonts w:ascii="Arial" w:hAnsi="Arial" w:cs="Arial"/>
                <w:sz w:val="18"/>
                <w:szCs w:val="18"/>
              </w:rPr>
            </w:pPr>
            <w:r w:rsidRPr="006E5E2F">
              <w:rPr>
                <w:rFonts w:ascii="Arial" w:hAnsi="Arial" w:cs="Arial"/>
                <w:sz w:val="18"/>
                <w:szCs w:val="18"/>
              </w:rPr>
              <w:t>Local data generated for new equipment / site? </w:t>
            </w:r>
          </w:p>
          <w:p w14:paraId="09D34205" w14:textId="72613578" w:rsidR="00E2137D" w:rsidRPr="006E5E2F" w:rsidRDefault="00E2137D" w:rsidP="00E2137D">
            <w:pPr>
              <w:rPr>
                <w:rFonts w:ascii="Arial" w:hAnsi="Arial" w:cs="Arial"/>
                <w:sz w:val="18"/>
                <w:szCs w:val="18"/>
              </w:rPr>
            </w:pPr>
            <w:r w:rsidRPr="006E5E2F">
              <w:rPr>
                <w:rFonts w:ascii="Arial" w:hAnsi="Arial" w:cs="Arial"/>
                <w:sz w:val="18"/>
                <w:szCs w:val="18"/>
              </w:rPr>
              <w:t>Risk of elemental impurity presence in product evaluated?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AA2C80C" w14:textId="00F4C586"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clearly defined internal requirements for the application scope and limits of elemental impurities according to ICH Q3D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1E151DF" w14:textId="76FBBB0D"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BE0F9B"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ICH Q3D assessment; no new equipment introducing elemental risk; no or low CQA correlatio</w:t>
            </w:r>
            <w:r w:rsidRPr="006E5E2F">
              <w:rPr>
                <w:rFonts w:ascii="Arial" w:hAnsi="Arial" w:cs="Arial"/>
                <w:sz w:val="18"/>
                <w:szCs w:val="18"/>
              </w:rPr>
              <w:t xml:space="preserve">n. </w:t>
            </w:r>
          </w:p>
          <w:p w14:paraId="48FDDE8F" w14:textId="0C69AB57" w:rsidR="00E2137D" w:rsidRPr="006E5E2F" w:rsidRDefault="00E2137D" w:rsidP="00E2137D">
            <w:pPr>
              <w:rPr>
                <w:rFonts w:ascii="Arial" w:hAnsi="Arial" w:cs="Arial"/>
                <w:sz w:val="18"/>
                <w:szCs w:val="18"/>
              </w:rPr>
            </w:pPr>
            <w:r w:rsidRPr="006E5E2F">
              <w:rPr>
                <w:rFonts w:ascii="Arial" w:hAnsi="Arial" w:cs="Arial"/>
                <w:sz w:val="18"/>
                <w:szCs w:val="18"/>
              </w:rPr>
              <w:t>Guideline For Elemental Impurities (QM04187)</w:t>
            </w:r>
          </w:p>
        </w:tc>
      </w:tr>
      <w:tr w:rsidR="00E2137D" w:rsidRPr="006E5E2F" w14:paraId="34F0F51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C64E46A"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Risk Assessment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59B9CA2"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risk assessment completed per applicable regulatory guidance </w:t>
            </w:r>
          </w:p>
          <w:p w14:paraId="6DD4E2DE"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levels adequate to ensure patient safety </w:t>
            </w:r>
          </w:p>
          <w:p w14:paraId="1B104DC5" w14:textId="49FAC23F" w:rsidR="00E2137D" w:rsidRPr="006E5E2F" w:rsidRDefault="00E2137D" w:rsidP="00E2137D">
            <w:pPr>
              <w:rPr>
                <w:rFonts w:ascii="Arial" w:hAnsi="Arial" w:cs="Arial"/>
                <w:sz w:val="18"/>
                <w:szCs w:val="18"/>
              </w:rPr>
            </w:pPr>
            <w:r w:rsidRPr="006E5E2F">
              <w:rPr>
                <w:rFonts w:ascii="Arial" w:hAnsi="Arial" w:cs="Arial"/>
                <w:sz w:val="18"/>
                <w:szCs w:val="18"/>
              </w:rPr>
              <w:t>Risk of nitrosamine formation in product evaluated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BA888D6" w14:textId="5498E562" w:rsidR="00E2137D" w:rsidRPr="006E5E2F" w:rsidRDefault="00E2137D" w:rsidP="00E2137D">
            <w:pPr>
              <w:rPr>
                <w:rFonts w:ascii="Arial" w:hAnsi="Arial" w:cs="Arial"/>
                <w:sz w:val="18"/>
                <w:szCs w:val="18"/>
              </w:rPr>
            </w:pPr>
            <w:proofErr w:type="spellStart"/>
            <w:r w:rsidRPr="006E5E2F">
              <w:rPr>
                <w:rFonts w:ascii="Arial" w:hAnsi="Arial" w:cs="Arial"/>
                <w:sz w:val="18"/>
                <w:szCs w:val="18"/>
              </w:rPr>
              <w:t>Asymchem</w:t>
            </w:r>
            <w:proofErr w:type="spellEnd"/>
            <w:r w:rsidRPr="006E5E2F">
              <w:rPr>
                <w:rFonts w:ascii="Arial" w:hAnsi="Arial" w:cs="Arial"/>
                <w:sz w:val="18"/>
                <w:szCs w:val="18"/>
              </w:rPr>
              <w:t xml:space="preserve"> has established control strategies for nitrosamine impurities throughout the manufacturing process.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B966185" w14:textId="040757EB"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4EE7FD65" w14:textId="2EB1A385" w:rsidR="00E2137D" w:rsidRPr="006E5E2F" w:rsidRDefault="00E2137D" w:rsidP="00E2137D">
            <w:pPr>
              <w:rPr>
                <w:rFonts w:ascii="Arial" w:hAnsi="Arial" w:cs="Arial"/>
                <w:sz w:val="18"/>
                <w:szCs w:val="18"/>
              </w:rPr>
            </w:pPr>
            <w:r w:rsidRPr="006E5E2F">
              <w:rPr>
                <w:rFonts w:ascii="Arial" w:hAnsi="Arial" w:cs="Arial"/>
                <w:sz w:val="18"/>
                <w:szCs w:val="18"/>
              </w:rPr>
              <w:t>N-Nitrosamine impurity control strategy (QAP-021)</w:t>
            </w:r>
          </w:p>
        </w:tc>
      </w:tr>
      <w:tr w:rsidR="00E2137D" w:rsidRPr="006E5E2F" w14:paraId="17C9D8E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AF8492E"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493668"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risk assessment completed per ICH Q3C (R8) </w:t>
            </w:r>
          </w:p>
          <w:p w14:paraId="69B9011B" w14:textId="77777777" w:rsidR="00E2137D" w:rsidRPr="006E5E2F" w:rsidRDefault="00E2137D" w:rsidP="00E2137D">
            <w:pPr>
              <w:rPr>
                <w:rFonts w:ascii="Arial" w:hAnsi="Arial" w:cs="Arial"/>
                <w:sz w:val="18"/>
                <w:szCs w:val="18"/>
              </w:rPr>
            </w:pPr>
            <w:r w:rsidRPr="006E5E2F">
              <w:rPr>
                <w:rFonts w:ascii="Arial" w:hAnsi="Arial" w:cs="Arial"/>
                <w:sz w:val="18"/>
                <w:szCs w:val="18"/>
              </w:rPr>
              <w:t>Solvents used in process evaluated for Class 1, 2, 3 classification </w:t>
            </w:r>
          </w:p>
          <w:p w14:paraId="5D08677B" w14:textId="796C5407" w:rsidR="00E2137D" w:rsidRPr="006E5E2F" w:rsidRDefault="00E2137D" w:rsidP="00E2137D">
            <w:pPr>
              <w:rPr>
                <w:rFonts w:ascii="Arial" w:hAnsi="Arial" w:cs="Arial"/>
                <w:sz w:val="18"/>
                <w:szCs w:val="18"/>
              </w:rPr>
            </w:pPr>
            <w:r w:rsidRPr="006E5E2F">
              <w:rPr>
                <w:rFonts w:ascii="Arial" w:hAnsi="Arial" w:cs="Arial"/>
                <w:sz w:val="18"/>
                <w:szCs w:val="18"/>
              </w:rPr>
              <w:lastRenderedPageBreak/>
              <w:t>Method available to test residual solvents in DS?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FB933A" w14:textId="49C09386" w:rsidR="00E2137D" w:rsidRPr="006E5E2F" w:rsidRDefault="00E2137D" w:rsidP="00E2137D">
            <w:pPr>
              <w:rPr>
                <w:rFonts w:ascii="Arial" w:hAnsi="Arial" w:cs="Arial"/>
                <w:sz w:val="18"/>
                <w:szCs w:val="18"/>
              </w:rPr>
            </w:pPr>
            <w:proofErr w:type="spellStart"/>
            <w:r w:rsidRPr="006E5E2F">
              <w:rPr>
                <w:rFonts w:ascii="Arial" w:hAnsi="Arial" w:cs="Arial"/>
                <w:sz w:val="18"/>
                <w:szCs w:val="18"/>
              </w:rPr>
              <w:lastRenderedPageBreak/>
              <w:t>Asymchem</w:t>
            </w:r>
            <w:proofErr w:type="spellEnd"/>
            <w:r w:rsidRPr="006E5E2F">
              <w:rPr>
                <w:rFonts w:ascii="Arial" w:hAnsi="Arial" w:cs="Arial"/>
                <w:sz w:val="18"/>
                <w:szCs w:val="18"/>
              </w:rPr>
              <w:t xml:space="preserve"> conducts residual solvent risk assessment in accordance with the ICH Q3C guideline.</w:t>
            </w:r>
          </w:p>
          <w:p w14:paraId="325C12A8" w14:textId="569F44FD" w:rsidR="00E2137D" w:rsidRPr="006E5E2F" w:rsidRDefault="00E2137D" w:rsidP="00E2137D">
            <w:pPr>
              <w:rPr>
                <w:rFonts w:ascii="Arial" w:hAnsi="Arial" w:cs="Arial"/>
                <w:sz w:val="18"/>
                <w:szCs w:val="18"/>
              </w:rPr>
            </w:pPr>
            <w:r w:rsidRPr="006E5E2F">
              <w:rPr>
                <w:rFonts w:ascii="Arial" w:hAnsi="Arial" w:cs="Arial"/>
                <w:sz w:val="18"/>
                <w:szCs w:val="18"/>
              </w:rPr>
              <w:t>Residual solvent</w:t>
            </w:r>
            <w:ins w:id="1026" w:author="Johan Granander" w:date="2026-08-07T12:16:00Z">
              <w:r w:rsidRPr="006E5E2F">
                <w:rPr>
                  <w:rFonts w:ascii="Arial" w:hAnsi="Arial" w:cs="Arial"/>
                  <w:sz w:val="18"/>
                  <w:szCs w:val="18"/>
                </w:rPr>
                <w:t>s</w:t>
              </w:r>
            </w:ins>
            <w:r w:rsidRPr="006E5E2F">
              <w:rPr>
                <w:rFonts w:ascii="Arial" w:hAnsi="Arial" w:cs="Arial"/>
                <w:sz w:val="18"/>
                <w:szCs w:val="18"/>
              </w:rPr>
              <w:t xml:space="preserve"> in DS test methods are fully established and validated.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447992" w14:textId="7CDBE1BC"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0863A75" w14:textId="77777777" w:rsidR="00E2137D" w:rsidRPr="006E5E2F" w:rsidRDefault="00E2137D" w:rsidP="00E2137D">
            <w:pPr>
              <w:rPr>
                <w:rFonts w:ascii="Arial" w:hAnsi="Arial" w:cs="Arial"/>
                <w:sz w:val="18"/>
                <w:szCs w:val="18"/>
              </w:rPr>
            </w:pPr>
            <w:r w:rsidRPr="006E5E2F">
              <w:rPr>
                <w:rFonts w:ascii="Arial" w:hAnsi="Arial" w:cs="Arial"/>
                <w:sz w:val="18"/>
                <w:szCs w:val="18"/>
              </w:rPr>
              <w:t>Ri</w:t>
            </w:r>
            <w:r w:rsidRPr="006E5E2F">
              <w:rPr>
                <w:rFonts w:ascii="Arial" w:hAnsi="Arial" w:cs="Arial"/>
                <w:color w:val="0000FF"/>
                <w:sz w:val="18"/>
                <w:szCs w:val="18"/>
              </w:rPr>
              <w:t>sk ranking rationale: ICH Q3C assessment; residual solvent methods validated; no change; no CQA impa</w:t>
            </w:r>
            <w:r w:rsidRPr="006E5E2F">
              <w:rPr>
                <w:rFonts w:ascii="Arial" w:hAnsi="Arial" w:cs="Arial"/>
                <w:sz w:val="18"/>
                <w:szCs w:val="18"/>
              </w:rPr>
              <w:t xml:space="preserve">ct. </w:t>
            </w:r>
          </w:p>
          <w:p w14:paraId="7D754AF7" w14:textId="487D6C2D" w:rsidR="00E2137D" w:rsidRPr="006E5E2F" w:rsidRDefault="00E2137D" w:rsidP="00E2137D">
            <w:pPr>
              <w:rPr>
                <w:rFonts w:ascii="Arial" w:hAnsi="Arial" w:cs="Arial"/>
                <w:sz w:val="18"/>
                <w:szCs w:val="18"/>
              </w:rPr>
            </w:pPr>
            <w:r w:rsidRPr="006E5E2F">
              <w:rPr>
                <w:rFonts w:ascii="Arial" w:hAnsi="Arial" w:cs="Arial"/>
                <w:sz w:val="18"/>
                <w:szCs w:val="18"/>
              </w:rPr>
              <w:lastRenderedPageBreak/>
              <w:t>Analytical Method Establishment, Verification, Validation and Transfer (AC-002)</w:t>
            </w:r>
          </w:p>
        </w:tc>
      </w:tr>
    </w:tbl>
    <w:p w14:paraId="5B2AB95F" w14:textId="77777777" w:rsidR="00924C6E" w:rsidRPr="0075456A" w:rsidRDefault="00B43FA1" w:rsidP="007C71B9">
      <w:pPr>
        <w:rPr>
          <w:rFonts w:ascii="Arial" w:hAnsi="Arial" w:cs="Arial"/>
          <w:sz w:val="18"/>
          <w:szCs w:val="18"/>
        </w:rPr>
        <w:sectPr w:rsidR="00924C6E" w:rsidRPr="0075456A" w:rsidSect="00297E80">
          <w:headerReference w:type="default" r:id="rId23"/>
          <w:pgSz w:w="15840" w:h="12240" w:orient="landscape"/>
          <w:pgMar w:top="1800" w:right="1440" w:bottom="1800" w:left="1440" w:header="890" w:footer="720" w:gutter="0"/>
          <w:cols w:space="720"/>
          <w:docGrid w:linePitch="360"/>
        </w:sectPr>
      </w:pPr>
      <w:r w:rsidRPr="0075456A">
        <w:rPr>
          <w:rFonts w:ascii="Arial" w:hAnsi="Arial" w:cs="Arial"/>
          <w:sz w:val="18"/>
          <w:szCs w:val="18"/>
        </w:rPr>
        <w:t> </w:t>
      </w:r>
    </w:p>
    <w:p w14:paraId="02B4EB58" w14:textId="79869220" w:rsidR="005A4DDF" w:rsidRPr="0075456A" w:rsidRDefault="005A4DDF" w:rsidP="00795D3D">
      <w:pP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027" w:name="_Toc244012618"/>
      <w:commentRangeStart w:id="1028"/>
      <w:commentRangeStart w:id="1029"/>
      <w:commentRangeStart w:id="1030"/>
      <w:r w:rsidRPr="0075456A">
        <w:rPr>
          <w:rFonts w:ascii="Arial" w:eastAsia="Times New Roman" w:hAnsi="Arial" w:cs="Arial"/>
          <w:b/>
          <w:bCs/>
          <w:sz w:val="18"/>
          <w:szCs w:val="18"/>
        </w:rPr>
        <w:lastRenderedPageBreak/>
        <w:t>4</w:t>
      </w:r>
      <w:commentRangeEnd w:id="1028"/>
      <w:r w:rsidRPr="0075456A">
        <w:rPr>
          <w:rStyle w:val="CommentReference"/>
          <w:rFonts w:ascii="Arial" w:eastAsia="Times New Roman" w:hAnsi="Arial" w:cs="Arial"/>
          <w:b/>
          <w:bCs/>
          <w:sz w:val="18"/>
          <w:szCs w:val="18"/>
        </w:rPr>
        <w:commentReference w:id="1028"/>
      </w:r>
      <w:commentRangeEnd w:id="1029"/>
      <w:r w:rsidRPr="0075456A">
        <w:rPr>
          <w:rStyle w:val="CommentReference"/>
        </w:rPr>
        <w:commentReference w:id="1029"/>
      </w:r>
      <w:commentRangeEnd w:id="1030"/>
      <w:r w:rsidRPr="0075456A">
        <w:rPr>
          <w:rStyle w:val="CommentReference"/>
        </w:rPr>
        <w:commentReference w:id="1030"/>
      </w:r>
      <w:r w:rsidRPr="0075456A">
        <w:rPr>
          <w:rFonts w:ascii="Arial" w:eastAsia="Times New Roman" w:hAnsi="Arial" w:cs="Arial"/>
          <w:b/>
          <w:bCs/>
          <w:sz w:val="18"/>
          <w:szCs w:val="18"/>
        </w:rPr>
        <w:t>. Summary Risk Mitigation / Action Plan</w:t>
      </w:r>
      <w:bookmarkEnd w:id="1027"/>
    </w:p>
    <w:p w14:paraId="71B543DE" w14:textId="78330FE9" w:rsidR="005A4DDF" w:rsidRPr="0075456A" w:rsidRDefault="005A4DDF" w:rsidP="00D65A05">
      <w:pPr>
        <w:spacing w:beforeLines="50" w:before="120" w:afterLines="50" w:after="120" w:line="360" w:lineRule="auto"/>
        <w:contextualSpacing/>
        <w:jc w:val="both"/>
        <w:rPr>
          <w:ins w:id="1031" w:author="Xuning Wei12232" w:date="2026-08-24T11:34:00Z"/>
          <w:rFonts w:ascii="Arial" w:eastAsia="Times New Roman" w:hAnsi="Arial" w:cs="Arial"/>
          <w:sz w:val="20"/>
          <w:szCs w:val="20"/>
        </w:rPr>
      </w:pPr>
      <w:r w:rsidRPr="0075456A">
        <w:rPr>
          <w:rFonts w:ascii="Arial" w:hAnsi="Arial" w:cs="Arial"/>
          <w:bCs/>
          <w:sz w:val="20"/>
          <w:szCs w:val="20"/>
        </w:rPr>
        <w:t xml:space="preserve">The </w:t>
      </w:r>
      <w:commentRangeStart w:id="1032"/>
      <w:commentRangeStart w:id="1033"/>
      <w:r w:rsidRPr="0075456A">
        <w:rPr>
          <w:rFonts w:ascii="Arial" w:hAnsi="Arial" w:cs="Arial"/>
          <w:bCs/>
          <w:sz w:val="20"/>
          <w:szCs w:val="20"/>
        </w:rPr>
        <w:t xml:space="preserve">table </w:t>
      </w:r>
      <w:commentRangeEnd w:id="1032"/>
      <w:r w:rsidR="00E640E2" w:rsidRPr="0075456A">
        <w:rPr>
          <w:rStyle w:val="CommentReference"/>
          <w:rFonts w:ascii="Arial" w:hAnsi="Arial" w:cs="Arial"/>
          <w:bCs/>
          <w:sz w:val="20"/>
          <w:szCs w:val="20"/>
        </w:rPr>
        <w:commentReference w:id="1032"/>
      </w:r>
      <w:commentRangeEnd w:id="1033"/>
      <w:r w:rsidRPr="0075456A">
        <w:rPr>
          <w:rStyle w:val="CommentReference"/>
        </w:rPr>
        <w:commentReference w:id="1033"/>
      </w:r>
      <w:ins w:id="1034" w:author="Xuning Wei12232" w:date="2026-08-27T09:18:00Z">
        <w:r w:rsidR="00AA7543" w:rsidRPr="0075456A">
          <w:rPr>
            <w:rFonts w:ascii="Arial" w:hAnsi="Arial" w:cs="Arial"/>
            <w:bCs/>
            <w:sz w:val="20"/>
            <w:szCs w:val="20"/>
          </w:rPr>
          <w:t>1</w:t>
        </w:r>
      </w:ins>
      <w:r w:rsidR="00B21CFC">
        <w:rPr>
          <w:rFonts w:ascii="Arial" w:hAnsi="Arial" w:cs="Arial"/>
          <w:bCs/>
          <w:sz w:val="20"/>
          <w:szCs w:val="20"/>
        </w:rPr>
        <w:t>5</w:t>
      </w:r>
      <w:ins w:id="1035" w:author="Xuning Wei12232" w:date="2026-08-24T11:38:00Z">
        <w:r w:rsidR="00F83043" w:rsidRPr="0075456A">
          <w:rPr>
            <w:rFonts w:ascii="Arial" w:hAnsi="Arial" w:cs="Arial"/>
            <w:bCs/>
            <w:sz w:val="20"/>
            <w:szCs w:val="20"/>
          </w:rPr>
          <w:t xml:space="preserve"> </w:t>
        </w:r>
      </w:ins>
      <w:r w:rsidRPr="0075456A">
        <w:rPr>
          <w:rFonts w:ascii="Arial" w:hAnsi="Arial" w:cs="Arial"/>
          <w:bCs/>
          <w:sz w:val="20"/>
          <w:szCs w:val="20"/>
        </w:rPr>
        <w:t>below </w:t>
      </w:r>
      <w:del w:id="1036" w:author="Xuning Wei12232" w:date="2026-08-24T11:39:00Z">
        <w:r w:rsidRPr="0075456A" w:rsidDel="005A4DDF">
          <w:rPr>
            <w:rFonts w:ascii="Arial" w:hAnsi="Arial" w:cs="Arial"/>
            <w:sz w:val="20"/>
            <w:szCs w:val="20"/>
          </w:rPr>
          <w:delText>summarise</w:delText>
        </w:r>
      </w:del>
      <w:r w:rsidR="7758BE45" w:rsidRPr="0075456A">
        <w:rPr>
          <w:rFonts w:ascii="Arial" w:hAnsi="Arial" w:cs="Arial"/>
          <w:sz w:val="20"/>
          <w:szCs w:val="20"/>
        </w:rPr>
        <w:t>li</w:t>
      </w:r>
      <w:commentRangeStart w:id="1037"/>
      <w:commentRangeStart w:id="1038"/>
      <w:ins w:id="1039" w:author="Xuning Wei12232" w:date="2026-08-24T11:39:00Z">
        <w:r w:rsidR="00F83043" w:rsidRPr="0075456A">
          <w:rPr>
            <w:rFonts w:ascii="Arial" w:hAnsi="Arial" w:cs="Arial"/>
            <w:sz w:val="20"/>
            <w:szCs w:val="20"/>
          </w:rPr>
          <w:t>s</w:t>
        </w:r>
      </w:ins>
      <w:r w:rsidR="0CC8269C" w:rsidRPr="0075456A">
        <w:rPr>
          <w:rFonts w:ascii="Arial" w:hAnsi="Arial" w:cs="Arial"/>
          <w:sz w:val="20"/>
          <w:szCs w:val="20"/>
        </w:rPr>
        <w:t>ts</w:t>
      </w:r>
      <w:commentRangeEnd w:id="1037"/>
      <w:r w:rsidRPr="0075456A">
        <w:rPr>
          <w:rStyle w:val="CommentReference"/>
          <w:rFonts w:ascii="Arial" w:hAnsi="Arial" w:cs="Arial"/>
          <w:bCs/>
          <w:sz w:val="20"/>
          <w:szCs w:val="20"/>
        </w:rPr>
        <w:commentReference w:id="1037"/>
      </w:r>
      <w:commentRangeEnd w:id="1038"/>
      <w:r w:rsidRPr="0075456A">
        <w:rPr>
          <w:rStyle w:val="CommentReference"/>
        </w:rPr>
        <w:commentReference w:id="1038"/>
      </w:r>
      <w:r w:rsidRPr="0075456A">
        <w:rPr>
          <w:rFonts w:ascii="Arial" w:hAnsi="Arial" w:cs="Arial"/>
          <w:bCs/>
          <w:sz w:val="20"/>
          <w:szCs w:val="20"/>
        </w:rPr>
        <w:t> all gaps, differences and associated actions identified in Section 3. Owner functions and milestone dates must be confirmed by the Technology Transfer Team at project initiation. This table should be reviewed at each project Manufacturability Review</w:t>
      </w:r>
      <w:r w:rsidRPr="0075456A">
        <w:rPr>
          <w:rFonts w:ascii="Arial" w:eastAsia="Times New Roman" w:hAnsi="Arial" w:cs="Arial"/>
          <w:sz w:val="20"/>
          <w:szCs w:val="20"/>
        </w:rPr>
        <w:t>. </w:t>
      </w:r>
    </w:p>
    <w:p w14:paraId="60E3250F" w14:textId="0FCC7F1D" w:rsidR="00802281" w:rsidRPr="0075456A" w:rsidRDefault="00802281">
      <w:pPr>
        <w:spacing w:beforeLines="50" w:before="120" w:afterLines="50" w:after="120" w:line="360" w:lineRule="auto"/>
        <w:contextualSpacing/>
        <w:jc w:val="center"/>
        <w:rPr>
          <w:rFonts w:ascii="Arial" w:eastAsia="Times New Roman" w:hAnsi="Arial" w:cs="Arial"/>
          <w:b/>
          <w:sz w:val="18"/>
          <w:szCs w:val="18"/>
          <w:rPrChange w:id="1040" w:author="Xuning Wei12232" w:date="2026-08-24T11:39:00Z">
            <w:rPr>
              <w:rFonts w:ascii="Arial" w:eastAsia="Times New Roman" w:hAnsi="Arial" w:cs="Arial"/>
              <w:color w:val="404040"/>
              <w:sz w:val="20"/>
              <w:szCs w:val="20"/>
            </w:rPr>
          </w:rPrChange>
        </w:rPr>
        <w:pPrChange w:id="1041" w:author="Xuning Wei12232" w:date="2026-08-24T11:34:00Z">
          <w:pPr>
            <w:spacing w:beforeLines="50" w:before="120" w:afterLines="50" w:after="120" w:line="360" w:lineRule="auto"/>
            <w:contextualSpacing/>
            <w:jc w:val="both"/>
          </w:pPr>
        </w:pPrChange>
      </w:pPr>
      <w:commentRangeStart w:id="1042"/>
      <w:commentRangeStart w:id="1043"/>
      <w:ins w:id="1044" w:author="Xuning Wei12232" w:date="2026-08-24T11:34:00Z">
        <w:r w:rsidRPr="0075456A">
          <w:rPr>
            <w:rFonts w:ascii="Arial" w:hAnsi="Arial" w:cs="Arial"/>
            <w:b/>
            <w:sz w:val="18"/>
            <w:szCs w:val="18"/>
            <w:rPrChange w:id="1045" w:author="Xuning Wei12232" w:date="2026-08-24T11:39:00Z">
              <w:rPr>
                <w:rFonts w:ascii="Arial" w:hAnsi="Arial" w:cs="Arial"/>
                <w:color w:val="000000" w:themeColor="text1"/>
                <w:sz w:val="18"/>
                <w:szCs w:val="18"/>
              </w:rPr>
            </w:rPrChange>
          </w:rPr>
          <w:t xml:space="preserve"> Table </w:t>
        </w:r>
      </w:ins>
      <w:commentRangeEnd w:id="1042"/>
      <w:r w:rsidR="00E640E2" w:rsidRPr="0075456A">
        <w:rPr>
          <w:rStyle w:val="CommentReference"/>
          <w:rFonts w:ascii="Arial" w:hAnsi="Arial" w:cs="Arial"/>
          <w:b/>
          <w:sz w:val="18"/>
          <w:szCs w:val="18"/>
        </w:rPr>
        <w:commentReference w:id="1042"/>
      </w:r>
      <w:commentRangeEnd w:id="1043"/>
      <w:r w:rsidRPr="0075456A">
        <w:rPr>
          <w:rStyle w:val="CommentReference"/>
        </w:rPr>
        <w:commentReference w:id="1043"/>
      </w:r>
      <w:ins w:id="1046" w:author="Xuning Wei12232" w:date="2026-08-27T09:18:00Z">
        <w:r w:rsidR="00AA7543" w:rsidRPr="0075456A">
          <w:rPr>
            <w:rFonts w:ascii="Arial" w:hAnsi="Arial" w:cs="Arial"/>
            <w:b/>
            <w:sz w:val="18"/>
            <w:szCs w:val="18"/>
          </w:rPr>
          <w:t>1</w:t>
        </w:r>
      </w:ins>
      <w:r w:rsidR="00B21CFC">
        <w:rPr>
          <w:rFonts w:ascii="Arial" w:hAnsi="Arial" w:cs="Arial"/>
          <w:b/>
          <w:sz w:val="18"/>
          <w:szCs w:val="18"/>
        </w:rPr>
        <w:t>5</w:t>
      </w:r>
      <w:ins w:id="1047" w:author="Xuning Wei12232" w:date="2026-08-24T11:38:00Z">
        <w:r w:rsidR="00F83043" w:rsidRPr="0075456A">
          <w:rPr>
            <w:rFonts w:ascii="Arial" w:hAnsi="Arial" w:cs="Arial"/>
            <w:b/>
            <w:sz w:val="18"/>
            <w:szCs w:val="18"/>
            <w:rPrChange w:id="1048" w:author="Xuning Wei12232" w:date="2026-08-24T11:39:00Z">
              <w:rPr>
                <w:rFonts w:ascii="Arial" w:hAnsi="Arial" w:cs="Arial"/>
                <w:color w:val="000000" w:themeColor="text1"/>
                <w:sz w:val="18"/>
                <w:szCs w:val="18"/>
              </w:rPr>
            </w:rPrChange>
          </w:rPr>
          <w:t xml:space="preserve">: </w:t>
        </w:r>
        <w:del w:id="1049" w:author="Johan Granander" w:date="2026-08-30T13:20:00Z">
          <w:r w:rsidR="00F83043" w:rsidRPr="0075456A">
            <w:rPr>
              <w:rFonts w:ascii="Arial" w:hAnsi="Arial" w:cs="Arial"/>
              <w:b/>
              <w:sz w:val="18"/>
              <w:szCs w:val="18"/>
              <w:rPrChange w:id="1050" w:author="Xuning Wei12232" w:date="2026-08-24T11:39:00Z">
                <w:rPr>
                  <w:rFonts w:ascii="Arial" w:hAnsi="Arial" w:cs="Arial"/>
                  <w:color w:val="000000" w:themeColor="text1"/>
                  <w:sz w:val="18"/>
                  <w:szCs w:val="18"/>
                </w:rPr>
              </w:rPrChange>
            </w:rPr>
            <w:delText xml:space="preserve">The </w:delText>
          </w:r>
        </w:del>
      </w:ins>
      <w:r w:rsidR="0E3FE327" w:rsidRPr="0075456A">
        <w:rPr>
          <w:rFonts w:ascii="Arial" w:hAnsi="Arial" w:cs="Arial"/>
          <w:b/>
          <w:bCs/>
          <w:sz w:val="18"/>
          <w:szCs w:val="18"/>
        </w:rPr>
        <w:t>L</w:t>
      </w:r>
      <w:r w:rsidR="6DD14461" w:rsidRPr="0075456A">
        <w:rPr>
          <w:rFonts w:ascii="Arial" w:hAnsi="Arial" w:cs="Arial"/>
          <w:b/>
          <w:bCs/>
          <w:sz w:val="18"/>
          <w:szCs w:val="18"/>
        </w:rPr>
        <w:t>i</w:t>
      </w:r>
      <w:commentRangeStart w:id="1051"/>
      <w:commentRangeStart w:id="1052"/>
      <w:ins w:id="1053" w:author="Xuning Wei12232" w:date="2026-08-24T11:38:00Z">
        <w:r w:rsidR="00F83043" w:rsidRPr="0075456A">
          <w:rPr>
            <w:rFonts w:ascii="Arial" w:hAnsi="Arial" w:cs="Arial"/>
            <w:b/>
            <w:bCs/>
            <w:sz w:val="18"/>
            <w:szCs w:val="18"/>
            <w:rPrChange w:id="1054" w:author="Xuning Wei12232" w:date="2026-08-24T11:39:00Z">
              <w:rPr>
                <w:rFonts w:ascii="Arial" w:hAnsi="Arial" w:cs="Arial"/>
                <w:color w:val="000000" w:themeColor="text1"/>
                <w:sz w:val="20"/>
                <w:szCs w:val="20"/>
              </w:rPr>
            </w:rPrChange>
          </w:rPr>
          <w:t>s</w:t>
        </w:r>
      </w:ins>
      <w:r w:rsidR="028B2CB0" w:rsidRPr="0075456A">
        <w:rPr>
          <w:rFonts w:ascii="Arial" w:hAnsi="Arial" w:cs="Arial"/>
          <w:b/>
          <w:bCs/>
          <w:sz w:val="18"/>
          <w:szCs w:val="18"/>
        </w:rPr>
        <w:t>t</w:t>
      </w:r>
      <w:commentRangeEnd w:id="1051"/>
      <w:r w:rsidRPr="0075456A">
        <w:rPr>
          <w:rStyle w:val="CommentReference"/>
          <w:rFonts w:ascii="Arial" w:hAnsi="Arial" w:cs="Arial"/>
          <w:b/>
          <w:bCs/>
          <w:sz w:val="18"/>
          <w:szCs w:val="18"/>
          <w:rPrChange w:id="1055" w:author="Xuning Wei12232" w:date="2026-08-24T11:39:00Z">
            <w:rPr>
              <w:rStyle w:val="CommentReference"/>
              <w:rFonts w:ascii="Arial" w:hAnsi="Arial" w:cs="Arial"/>
              <w:bCs/>
              <w:color w:val="000000" w:themeColor="text1"/>
              <w:sz w:val="20"/>
              <w:szCs w:val="20"/>
            </w:rPr>
          </w:rPrChange>
        </w:rPr>
        <w:commentReference w:id="1051"/>
      </w:r>
      <w:commentRangeEnd w:id="1052"/>
      <w:r w:rsidRPr="0075456A">
        <w:rPr>
          <w:rStyle w:val="CommentReference"/>
        </w:rPr>
        <w:commentReference w:id="1052"/>
      </w:r>
      <w:ins w:id="1056" w:author="Xuning Wei12232" w:date="2026-08-24T11:38:00Z">
        <w:r w:rsidR="00F83043" w:rsidRPr="0075456A">
          <w:rPr>
            <w:rFonts w:ascii="Arial" w:hAnsi="Arial" w:cs="Arial"/>
            <w:b/>
            <w:bCs/>
            <w:sz w:val="18"/>
            <w:szCs w:val="18"/>
            <w:rPrChange w:id="1057" w:author="Xuning Wei12232" w:date="2026-08-24T11:39:00Z">
              <w:rPr>
                <w:rFonts w:ascii="Arial" w:hAnsi="Arial" w:cs="Arial"/>
                <w:bCs/>
                <w:color w:val="000000" w:themeColor="text1"/>
                <w:sz w:val="20"/>
                <w:szCs w:val="20"/>
              </w:rPr>
            </w:rPrChange>
          </w:rPr>
          <w:t> </w:t>
        </w:r>
      </w:ins>
      <w:ins w:id="1058" w:author="Xuning Wei12232" w:date="2026-08-24T11:42:00Z">
        <w:r w:rsidR="0017078A" w:rsidRPr="0075456A">
          <w:rPr>
            <w:rFonts w:ascii="Arial" w:hAnsi="Arial" w:cs="Arial"/>
            <w:b/>
            <w:bCs/>
            <w:sz w:val="18"/>
            <w:szCs w:val="18"/>
          </w:rPr>
          <w:t>of A</w:t>
        </w:r>
      </w:ins>
      <w:ins w:id="1059" w:author="Xuning Wei12232" w:date="2026-08-24T11:38:00Z">
        <w:r w:rsidR="0017078A" w:rsidRPr="0075456A">
          <w:rPr>
            <w:rFonts w:ascii="Arial" w:hAnsi="Arial" w:cs="Arial"/>
            <w:b/>
            <w:bCs/>
            <w:sz w:val="18"/>
            <w:szCs w:val="18"/>
          </w:rPr>
          <w:t xml:space="preserve">ll </w:t>
        </w:r>
      </w:ins>
      <w:ins w:id="1060" w:author="Xuning Wei12232" w:date="2026-08-24T11:42:00Z">
        <w:r w:rsidR="0017078A" w:rsidRPr="0075456A">
          <w:rPr>
            <w:rFonts w:ascii="Arial" w:hAnsi="Arial" w:cs="Arial"/>
            <w:b/>
            <w:bCs/>
            <w:sz w:val="18"/>
            <w:szCs w:val="18"/>
          </w:rPr>
          <w:t>G</w:t>
        </w:r>
      </w:ins>
      <w:ins w:id="1061" w:author="Xuning Wei12232" w:date="2026-08-24T11:38:00Z">
        <w:r w:rsidR="00F83043" w:rsidRPr="0075456A">
          <w:rPr>
            <w:rFonts w:ascii="Arial" w:hAnsi="Arial" w:cs="Arial"/>
            <w:b/>
            <w:bCs/>
            <w:sz w:val="18"/>
            <w:szCs w:val="18"/>
            <w:rPrChange w:id="1062" w:author="Xuning Wei12232" w:date="2026-08-24T11:39:00Z">
              <w:rPr>
                <w:rFonts w:ascii="Arial" w:hAnsi="Arial" w:cs="Arial"/>
                <w:bCs/>
                <w:color w:val="000000" w:themeColor="text1"/>
                <w:sz w:val="20"/>
                <w:szCs w:val="20"/>
              </w:rPr>
            </w:rPrChange>
          </w:rPr>
          <w:t>aps</w:t>
        </w:r>
      </w:ins>
      <w:ins w:id="1063" w:author="Xuning Wei12232" w:date="2026-08-24T11:39:00Z">
        <w:r w:rsidR="00F83043" w:rsidRPr="0075456A">
          <w:rPr>
            <w:rFonts w:ascii="Arial" w:hAnsi="Arial" w:cs="Arial"/>
            <w:b/>
            <w:bCs/>
            <w:sz w:val="18"/>
            <w:szCs w:val="18"/>
            <w:rPrChange w:id="1064" w:author="Xuning Wei12232" w:date="2026-08-24T11:39:00Z">
              <w:rPr>
                <w:rFonts w:ascii="Arial" w:hAnsi="Arial" w:cs="Arial"/>
                <w:bCs/>
                <w:color w:val="000000" w:themeColor="text1"/>
                <w:sz w:val="20"/>
                <w:szCs w:val="20"/>
              </w:rPr>
            </w:rPrChange>
          </w:rPr>
          <w:t>,</w:t>
        </w:r>
      </w:ins>
      <w:ins w:id="1065" w:author="Xuning Wei12232" w:date="2026-08-24T11:38:00Z">
        <w:r w:rsidR="0017078A" w:rsidRPr="0075456A">
          <w:rPr>
            <w:rFonts w:ascii="Arial" w:hAnsi="Arial" w:cs="Arial"/>
            <w:b/>
            <w:bCs/>
            <w:sz w:val="18"/>
            <w:szCs w:val="18"/>
          </w:rPr>
          <w:t> </w:t>
        </w:r>
      </w:ins>
      <w:ins w:id="1066" w:author="Xuning Wei12232" w:date="2026-08-24T11:42:00Z">
        <w:r w:rsidR="0017078A" w:rsidRPr="0075456A">
          <w:rPr>
            <w:rFonts w:ascii="Arial" w:hAnsi="Arial" w:cs="Arial"/>
            <w:b/>
            <w:bCs/>
            <w:sz w:val="18"/>
            <w:szCs w:val="18"/>
          </w:rPr>
          <w:t>D</w:t>
        </w:r>
      </w:ins>
      <w:ins w:id="1067" w:author="Xuning Wei12232" w:date="2026-08-24T11:38:00Z">
        <w:r w:rsidR="0017078A" w:rsidRPr="0075456A">
          <w:rPr>
            <w:rFonts w:ascii="Arial" w:hAnsi="Arial" w:cs="Arial"/>
            <w:b/>
            <w:bCs/>
            <w:sz w:val="18"/>
            <w:szCs w:val="18"/>
          </w:rPr>
          <w:t xml:space="preserve">ifferences and </w:t>
        </w:r>
      </w:ins>
      <w:ins w:id="1068" w:author="Xuning Wei12232" w:date="2026-08-24T11:42:00Z">
        <w:r w:rsidR="0017078A" w:rsidRPr="0075456A">
          <w:rPr>
            <w:rFonts w:ascii="Arial" w:hAnsi="Arial" w:cs="Arial"/>
            <w:b/>
            <w:bCs/>
            <w:sz w:val="18"/>
            <w:szCs w:val="18"/>
          </w:rPr>
          <w:t>A</w:t>
        </w:r>
      </w:ins>
      <w:ins w:id="1069" w:author="Xuning Wei12232" w:date="2026-08-24T11:38:00Z">
        <w:r w:rsidR="0017078A" w:rsidRPr="0075456A">
          <w:rPr>
            <w:rFonts w:ascii="Arial" w:hAnsi="Arial" w:cs="Arial"/>
            <w:b/>
            <w:bCs/>
            <w:sz w:val="18"/>
            <w:szCs w:val="18"/>
          </w:rPr>
          <w:t xml:space="preserve">ssociated </w:t>
        </w:r>
      </w:ins>
      <w:ins w:id="1070" w:author="Xuning Wei12232" w:date="2026-08-24T11:42:00Z">
        <w:r w:rsidR="0017078A" w:rsidRPr="0075456A">
          <w:rPr>
            <w:rFonts w:ascii="Arial" w:hAnsi="Arial" w:cs="Arial"/>
            <w:b/>
            <w:bCs/>
            <w:sz w:val="18"/>
            <w:szCs w:val="18"/>
          </w:rPr>
          <w:t>A</w:t>
        </w:r>
      </w:ins>
      <w:ins w:id="1071" w:author="Xuning Wei12232" w:date="2026-08-24T11:38:00Z">
        <w:r w:rsidR="0017078A" w:rsidRPr="0075456A">
          <w:rPr>
            <w:rFonts w:ascii="Arial" w:hAnsi="Arial" w:cs="Arial"/>
            <w:b/>
            <w:bCs/>
            <w:sz w:val="18"/>
            <w:szCs w:val="18"/>
          </w:rPr>
          <w:t>ctions </w:t>
        </w:r>
      </w:ins>
      <w:ins w:id="1072" w:author="Xuning Wei12232" w:date="2026-08-24T11:42:00Z">
        <w:r w:rsidR="0017078A" w:rsidRPr="0075456A">
          <w:rPr>
            <w:rFonts w:ascii="Arial" w:hAnsi="Arial" w:cs="Arial"/>
            <w:b/>
            <w:bCs/>
            <w:sz w:val="18"/>
            <w:szCs w:val="18"/>
          </w:rPr>
          <w:t>I</w:t>
        </w:r>
      </w:ins>
      <w:ins w:id="1073" w:author="Xuning Wei12232" w:date="2026-08-24T11:38:00Z">
        <w:r w:rsidR="00F83043" w:rsidRPr="0075456A">
          <w:rPr>
            <w:rFonts w:ascii="Arial" w:hAnsi="Arial" w:cs="Arial"/>
            <w:b/>
            <w:bCs/>
            <w:sz w:val="18"/>
            <w:szCs w:val="18"/>
            <w:rPrChange w:id="1074" w:author="Xuning Wei12232" w:date="2026-08-24T11:39:00Z">
              <w:rPr>
                <w:rFonts w:ascii="Arial" w:hAnsi="Arial" w:cs="Arial"/>
                <w:bCs/>
                <w:color w:val="000000" w:themeColor="text1"/>
                <w:sz w:val="20"/>
                <w:szCs w:val="20"/>
              </w:rPr>
            </w:rPrChange>
          </w:rPr>
          <w:t>dentified in Section 3</w:t>
        </w:r>
      </w:ins>
    </w:p>
    <w:tbl>
      <w:tblPr>
        <w:tblW w:w="1303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10"/>
        <w:gridCol w:w="2977"/>
        <w:gridCol w:w="1134"/>
        <w:gridCol w:w="3118"/>
        <w:gridCol w:w="992"/>
        <w:gridCol w:w="3402"/>
      </w:tblGrid>
      <w:tr w:rsidR="005A4DDF" w:rsidRPr="00450D1F" w14:paraId="3EC4EA6F" w14:textId="77777777" w:rsidTr="00382476">
        <w:trPr>
          <w:trHeight w:val="300"/>
          <w:tblHeader/>
        </w:trPr>
        <w:tc>
          <w:tcPr>
            <w:tcW w:w="141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B7BD54E" w14:textId="13FE3768"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 Area Evaluated </w:t>
            </w:r>
          </w:p>
        </w:tc>
        <w:tc>
          <w:tcPr>
            <w:tcW w:w="2977"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8B303FB"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Gap / Difference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6AC645D" w14:textId="6B2D931A"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Risk to</w:t>
            </w:r>
            <w:r w:rsidR="00854D19" w:rsidRPr="00450D1F">
              <w:rPr>
                <w:rFonts w:ascii="Arial" w:eastAsia="Times New Roman" w:hAnsi="Arial" w:cs="Arial"/>
                <w:b/>
                <w:color w:val="FFFFFF" w:themeColor="background1"/>
                <w:sz w:val="18"/>
                <w:szCs w:val="18"/>
              </w:rPr>
              <w:t xml:space="preserve"> product</w:t>
            </w:r>
            <w:r w:rsidRPr="00450D1F">
              <w:rPr>
                <w:rFonts w:ascii="Arial" w:eastAsia="Times New Roman" w:hAnsi="Arial" w:cs="Arial"/>
                <w:b/>
                <w:color w:val="FFFFFF" w:themeColor="background1"/>
                <w:sz w:val="18"/>
                <w:szCs w:val="18"/>
              </w:rPr>
              <w:t xml:space="preserve"> CQAs </w:t>
            </w:r>
          </w:p>
        </w:tc>
        <w:tc>
          <w:tcPr>
            <w:tcW w:w="311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E9315C2"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Action Plan </w:t>
            </w:r>
          </w:p>
        </w:tc>
        <w:tc>
          <w:tcPr>
            <w:tcW w:w="99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BB68260"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Owner (Function) </w:t>
            </w:r>
          </w:p>
        </w:tc>
        <w:tc>
          <w:tcPr>
            <w:tcW w:w="340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3B480FC"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Milestone </w:t>
            </w:r>
          </w:p>
        </w:tc>
      </w:tr>
      <w:tr w:rsidR="005A4DDF" w:rsidRPr="00450D1F" w14:paraId="161E70F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362889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Due Diligence </w:t>
            </w:r>
          </w:p>
        </w:tc>
      </w:tr>
      <w:tr w:rsidR="005A4DDF" w:rsidRPr="00450D1F" w14:paraId="767A52CF"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E01CA8" w14:textId="64ACFB08"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B80E9B" w14:textId="4E8132AA"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152548" w14:textId="5F7C8B0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E43EDE2" w14:textId="55CE41E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09CFD0" w14:textId="4698F94D"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676612A" w14:textId="155BFC0E"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3E2A5F6"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DC7C523"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Facility </w:t>
            </w:r>
          </w:p>
        </w:tc>
      </w:tr>
      <w:tr w:rsidR="00DA0A0F" w:rsidRPr="00450D1F" w14:paraId="0FEA7B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058478" w14:textId="3545073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3B7A89D" w14:textId="10D77AE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CC71A4" w14:textId="7BC3538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307BEB" w14:textId="2AC5D655"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0EA9F5" w14:textId="0CDD1619"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19AEFB2" w14:textId="1F65D4E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0DB1832"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19A206F"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Utilities </w:t>
            </w:r>
          </w:p>
        </w:tc>
      </w:tr>
      <w:tr w:rsidR="00DA0A0F" w:rsidRPr="00450D1F" w14:paraId="4B1D34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03BEFC8" w14:textId="44C6ACB1"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66ABFA5" w14:textId="5117C892"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470937" w14:textId="0FB68F2F"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394884" w14:textId="2D0F6F8B"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9FB902" w14:textId="0D26F2D3"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895F63" w14:textId="2F1740D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7F1C47C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A7D972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Personnel / Safety </w:t>
            </w:r>
          </w:p>
        </w:tc>
      </w:tr>
      <w:tr w:rsidR="001C2D43" w:rsidRPr="00450D1F" w14:paraId="17F0E51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AFA4EE4" w14:textId="160FB1F3"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DB3A131" w14:textId="77777777" w:rsidR="001C2D43" w:rsidRPr="00450D1F" w:rsidRDefault="001C2D43" w:rsidP="0085210F">
            <w:pPr>
              <w:spacing w:line="240" w:lineRule="auto"/>
              <w:jc w:val="both"/>
              <w:rPr>
                <w:rFonts w:ascii="Arial" w:eastAsia="Arial" w:hAnsi="Arial" w:cs="Arial"/>
                <w:strike/>
                <w:color w:val="0000FF"/>
                <w:sz w:val="18"/>
                <w:szCs w:val="18"/>
              </w:rPr>
            </w:pPr>
            <w:commentRangeStart w:id="1075"/>
            <w:commentRangeStart w:id="1076"/>
            <w:commentRangeStart w:id="1077"/>
            <w:r w:rsidRPr="00450D1F">
              <w:rPr>
                <w:rFonts w:ascii="Arial" w:eastAsia="Arial" w:hAnsi="Arial" w:cs="Arial"/>
                <w:color w:val="0000FF"/>
                <w:sz w:val="18"/>
                <w:szCs w:val="18"/>
              </w:rPr>
              <w:t>No Gap</w:t>
            </w:r>
            <w:commentRangeEnd w:id="1075"/>
            <w:r w:rsidRPr="00450D1F">
              <w:rPr>
                <w:rStyle w:val="af5"/>
                <w:rFonts w:ascii="Arial" w:eastAsia="Arial" w:hAnsi="Arial" w:cs="Arial"/>
                <w:strike/>
                <w:color w:val="0000FF"/>
                <w:sz w:val="18"/>
                <w:szCs w:val="18"/>
              </w:rPr>
              <w:commentReference w:id="1075"/>
            </w:r>
            <w:commentRangeEnd w:id="1076"/>
            <w:r w:rsidRPr="00450D1F">
              <w:rPr>
                <w:rStyle w:val="af5"/>
                <w:rFonts w:ascii="Arial" w:hAnsi="Arial" w:cs="Arial"/>
                <w:color w:val="0000FF"/>
                <w:sz w:val="18"/>
                <w:szCs w:val="18"/>
              </w:rPr>
              <w:commentReference w:id="1076"/>
            </w:r>
            <w:commentRangeEnd w:id="1077"/>
            <w:r w:rsidRPr="00450D1F">
              <w:rPr>
                <w:rStyle w:val="af5"/>
                <w:rFonts w:ascii="Arial" w:hAnsi="Arial" w:cs="Arial"/>
                <w:color w:val="0000FF"/>
                <w:sz w:val="18"/>
                <w:szCs w:val="18"/>
              </w:rPr>
              <w:commentReference w:id="1077"/>
            </w:r>
          </w:p>
          <w:p w14:paraId="6FB18A9E" w14:textId="74EF3FE1"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 Checklist -CPo140020-03-01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1FD11A" w14:textId="662D8608"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31D617F" w14:textId="77777777" w:rsidR="001C2D43" w:rsidRPr="00450D1F" w:rsidRDefault="001C2D43" w:rsidP="0085210F">
            <w:pPr>
              <w:spacing w:line="240" w:lineRule="auto"/>
              <w:jc w:val="both"/>
              <w:rPr>
                <w:rFonts w:ascii="Arial" w:eastAsia="Arial" w:hAnsi="Arial" w:cs="Arial"/>
                <w:strike/>
                <w:color w:val="0000FF"/>
                <w:sz w:val="18"/>
                <w:szCs w:val="18"/>
              </w:rPr>
            </w:pPr>
          </w:p>
          <w:p w14:paraId="24A5961C" w14:textId="49324770"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7C6478" w14:textId="6A1DADFD"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788CA42" w14:textId="77777777" w:rsidR="001C2D43" w:rsidRPr="00450D1F" w:rsidRDefault="001C2D43" w:rsidP="0085210F">
            <w:pPr>
              <w:spacing w:line="240" w:lineRule="auto"/>
              <w:jc w:val="both"/>
              <w:rPr>
                <w:rFonts w:ascii="Arial" w:eastAsia="Arial" w:hAnsi="Arial" w:cs="Arial"/>
                <w:color w:val="0000FF"/>
                <w:sz w:val="18"/>
                <w:szCs w:val="18"/>
              </w:rPr>
            </w:pPr>
          </w:p>
          <w:p w14:paraId="6227478D" w14:textId="35C4334C"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1C2D43" w:rsidRPr="00450D1F" w14:paraId="39F8166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E0CB153" w14:textId="42F0C4F9"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PHIS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C1608C" w14:textId="77777777" w:rsidR="001C2D43" w:rsidRPr="00450D1F" w:rsidRDefault="001C2D43"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No Gap</w:t>
            </w:r>
          </w:p>
          <w:p w14:paraId="47FBBB1B" w14:textId="7B7BC4B5"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Process Hazard Identification Summary Report for CPo140020-03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45E1B0" w14:textId="563651DB"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34D93E" w14:textId="77777777" w:rsidR="001C2D43" w:rsidRPr="00450D1F" w:rsidRDefault="001C2D43" w:rsidP="0085210F">
            <w:pPr>
              <w:spacing w:line="240" w:lineRule="auto"/>
              <w:jc w:val="both"/>
              <w:rPr>
                <w:rFonts w:ascii="Arial" w:eastAsia="Arial" w:hAnsi="Arial" w:cs="Arial"/>
                <w:color w:val="0000FF"/>
                <w:sz w:val="18"/>
                <w:szCs w:val="18"/>
              </w:rPr>
            </w:pPr>
          </w:p>
          <w:p w14:paraId="56EFDF79" w14:textId="5A7EFBAF"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D0A2F" w14:textId="548A5272"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C9620" w14:textId="7CEF335E"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5A4DDF" w:rsidRPr="00450D1F" w14:paraId="4FE91E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912FF2"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Process and Equipment </w:t>
            </w:r>
          </w:p>
        </w:tc>
      </w:tr>
      <w:tr w:rsidR="00DA0A0F" w:rsidRPr="00450D1F" w14:paraId="706D374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374DDC" w14:textId="561777E4" w:rsidR="00DA0A0F" w:rsidRPr="00450D1F" w:rsidRDefault="006B1CEF" w:rsidP="0085210F">
            <w:pPr>
              <w:spacing w:line="240" w:lineRule="auto"/>
              <w:jc w:val="both"/>
              <w:rPr>
                <w:rFonts w:ascii="Arial" w:hAnsi="Arial" w:cs="Arial"/>
                <w:color w:val="0000FF"/>
                <w:sz w:val="18"/>
                <w:szCs w:val="18"/>
                <w:rPrChange w:id="1078"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Process</w:t>
            </w:r>
            <w:r w:rsidR="00240D48" w:rsidRPr="00450D1F">
              <w:rPr>
                <w:rFonts w:ascii="Arial" w:hAnsi="Arial" w:cs="Arial"/>
                <w:color w:val="0000FF"/>
                <w:sz w:val="18"/>
                <w:szCs w:val="18"/>
              </w:rPr>
              <w:br/>
              <w:t>(Step 1)</w:t>
            </w:r>
            <w:del w:id="1079" w:author="Xuning Wei12232" w:date="2026-08-04T17:29:00Z">
              <w:r w:rsidR="007409E3" w:rsidRPr="00450D1F" w:rsidDel="00701868">
                <w:rPr>
                  <w:rFonts w:ascii="Arial" w:hAnsi="Arial" w:cs="Arial"/>
                  <w:color w:val="0000FF"/>
                  <w:sz w:val="18"/>
                  <w:szCs w:val="18"/>
                  <w:rPrChange w:id="1080"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DB2BC87" w14:textId="265FE274" w:rsidR="00DA0A0F" w:rsidRPr="00450D1F" w:rsidRDefault="006B1CEF" w:rsidP="0085210F">
            <w:pPr>
              <w:spacing w:line="240" w:lineRule="auto"/>
              <w:jc w:val="both"/>
              <w:rPr>
                <w:rFonts w:ascii="Arial" w:hAnsi="Arial" w:cs="Arial"/>
                <w:color w:val="0000FF"/>
                <w:sz w:val="18"/>
                <w:szCs w:val="18"/>
                <w:rPrChange w:id="1081"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 xml:space="preserve">(Incident Log, dual-person verification, expanded pre-charging and visual-inspection </w:t>
            </w:r>
            <w:r w:rsidRPr="00450D1F">
              <w:rPr>
                <w:rFonts w:ascii="Arial" w:eastAsia="Times New Roman" w:hAnsi="Arial" w:cs="Arial"/>
                <w:color w:val="0000FF"/>
                <w:sz w:val="18"/>
                <w:szCs w:val="18"/>
              </w:rPr>
              <w:lastRenderedPageBreak/>
              <w:t>checklists, and clarified roles and records</w:t>
            </w:r>
            <w:r w:rsidRPr="00450D1F">
              <w:rPr>
                <w:rFonts w:ascii="Arial" w:hAnsi="Arial" w:cs="Arial"/>
                <w:color w:val="0000FF"/>
                <w:sz w:val="18"/>
                <w:szCs w:val="18"/>
              </w:rPr>
              <w:t>)</w:t>
            </w:r>
            <w:del w:id="1082" w:author="Xuning Wei12232" w:date="2026-08-04T17:29:00Z">
              <w:r w:rsidR="00DA0A0F" w:rsidRPr="00450D1F" w:rsidDel="00701868">
                <w:rPr>
                  <w:rFonts w:ascii="Arial" w:hAnsi="Arial" w:cs="Arial"/>
                  <w:color w:val="0000FF"/>
                  <w:sz w:val="18"/>
                  <w:szCs w:val="18"/>
                  <w:rPrChange w:id="1083"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CF74516" w14:textId="715C95B9" w:rsidR="00DA0A0F" w:rsidRPr="00450D1F" w:rsidRDefault="00701868" w:rsidP="0085210F">
            <w:pPr>
              <w:spacing w:line="240" w:lineRule="auto"/>
              <w:jc w:val="both"/>
              <w:rPr>
                <w:rFonts w:ascii="Arial" w:hAnsi="Arial" w:cs="Arial"/>
                <w:color w:val="0000FF"/>
                <w:sz w:val="18"/>
                <w:szCs w:val="18"/>
                <w:rPrChange w:id="1084" w:author="Xuning Wei12232" w:date="2026-08-21T17:50:00Z">
                  <w:rPr>
                    <w:rFonts w:ascii="Arial" w:eastAsia="Times New Roman" w:hAnsi="Arial" w:cs="Arial"/>
                    <w:sz w:val="18"/>
                    <w:szCs w:val="18"/>
                  </w:rPr>
                </w:rPrChange>
              </w:rPr>
            </w:pPr>
            <w:ins w:id="1085" w:author="Xuning Wei12232" w:date="2026-08-04T17:30:00Z">
              <w:r w:rsidRPr="00450D1F">
                <w:rPr>
                  <w:rFonts w:ascii="Arial" w:hAnsi="Arial" w:cs="Arial"/>
                  <w:color w:val="0000FF"/>
                  <w:sz w:val="18"/>
                  <w:szCs w:val="18"/>
                  <w:rPrChange w:id="1086" w:author="Xuning Wei12232" w:date="2026-08-21T17:50:00Z">
                    <w:rPr>
                      <w:rFonts w:ascii="Arial" w:eastAsia="Times New Roman" w:hAnsi="Arial" w:cs="Arial"/>
                      <w:sz w:val="18"/>
                      <w:szCs w:val="18"/>
                    </w:rPr>
                  </w:rPrChange>
                </w:rPr>
                <w:lastRenderedPageBreak/>
                <w:t>Low</w:t>
              </w:r>
            </w:ins>
            <w:del w:id="1087" w:author="Xuning Wei12232" w:date="2026-08-04T17:30:00Z">
              <w:r w:rsidR="00DA0A0F" w:rsidRPr="00450D1F" w:rsidDel="00701868">
                <w:rPr>
                  <w:rFonts w:ascii="Arial" w:hAnsi="Arial" w:cs="Arial"/>
                  <w:color w:val="0000FF"/>
                  <w:sz w:val="18"/>
                  <w:szCs w:val="18"/>
                  <w:rPrChange w:id="1088"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5221FC1" w14:textId="15E23B3C" w:rsidR="00DA0A0F" w:rsidRPr="00450D1F" w:rsidRDefault="006B1CEF" w:rsidP="0085210F">
            <w:pPr>
              <w:spacing w:line="240" w:lineRule="auto"/>
              <w:jc w:val="both"/>
              <w:rPr>
                <w:rFonts w:ascii="Arial" w:hAnsi="Arial" w:cs="Arial"/>
                <w:color w:val="0000FF"/>
                <w:sz w:val="18"/>
                <w:szCs w:val="18"/>
                <w:rPrChange w:id="1089"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090" w:author="Xuning Wei12232" w:date="2026-08-04T17:32:00Z">
              <w:r w:rsidR="00DA0A0F" w:rsidRPr="00450D1F" w:rsidDel="00701868">
                <w:rPr>
                  <w:rFonts w:ascii="Arial" w:hAnsi="Arial" w:cs="Arial"/>
                  <w:color w:val="0000FF"/>
                  <w:sz w:val="18"/>
                  <w:szCs w:val="18"/>
                  <w:rPrChange w:id="1091"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92902E3" w14:textId="64F70A88" w:rsidR="00DA0A0F" w:rsidRPr="00450D1F" w:rsidRDefault="006B1CEF" w:rsidP="0085210F">
            <w:pPr>
              <w:spacing w:line="240" w:lineRule="auto"/>
              <w:jc w:val="both"/>
              <w:rPr>
                <w:rFonts w:ascii="Arial" w:hAnsi="Arial" w:cs="Arial"/>
                <w:color w:val="0000FF"/>
                <w:sz w:val="18"/>
                <w:szCs w:val="18"/>
                <w:rPrChange w:id="1092"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CMMD</w:t>
            </w:r>
            <w:ins w:id="1093" w:author="Xuning Wei12232" w:date="2026-08-04T17:34:00Z">
              <w:r w:rsidR="00701868" w:rsidRPr="00450D1F">
                <w:rPr>
                  <w:rFonts w:ascii="Arial" w:hAnsi="Arial" w:cs="Arial"/>
                  <w:color w:val="0000FF"/>
                  <w:sz w:val="18"/>
                  <w:szCs w:val="18"/>
                  <w:rPrChange w:id="1094" w:author="Xuning Wei12232" w:date="2026-08-21T17:50:00Z">
                    <w:rPr>
                      <w:rFonts w:ascii="Arial" w:hAnsi="Arial" w:cs="Arial"/>
                      <w:sz w:val="18"/>
                      <w:szCs w:val="18"/>
                    </w:rPr>
                  </w:rPrChange>
                </w:rPr>
                <w:t xml:space="preserve"> </w:t>
              </w:r>
            </w:ins>
            <w:del w:id="1095" w:author="Xuning Wei12232" w:date="2026-08-04T17:32:00Z">
              <w:r w:rsidR="00DA0A0F" w:rsidRPr="00450D1F" w:rsidDel="00701868">
                <w:rPr>
                  <w:rFonts w:ascii="Arial" w:hAnsi="Arial" w:cs="Arial"/>
                  <w:color w:val="0000FF"/>
                  <w:sz w:val="18"/>
                  <w:szCs w:val="18"/>
                  <w:rPrChange w:id="1096"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FF3CA51" w14:textId="772EBAAC"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6A56328" w14:textId="7C49A9E8"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097"/>
            <w:r w:rsidRPr="00450D1F">
              <w:rPr>
                <w:rStyle w:val="af5"/>
                <w:rFonts w:ascii="Arial" w:eastAsia="Arial" w:hAnsi="Arial" w:cs="Arial"/>
                <w:color w:val="0000FF"/>
                <w:sz w:val="18"/>
                <w:szCs w:val="18"/>
                <w:u w:val="single"/>
              </w:rPr>
              <w:commentReference w:id="1098"/>
            </w:r>
            <w:commentRangeEnd w:id="1097"/>
            <w:r w:rsidRPr="00450D1F">
              <w:rPr>
                <w:rStyle w:val="af5"/>
                <w:rFonts w:ascii="Arial" w:hAnsi="Arial" w:cs="Arial"/>
                <w:color w:val="0000FF"/>
                <w:sz w:val="18"/>
                <w:szCs w:val="18"/>
              </w:rPr>
              <w:commentReference w:id="1097"/>
            </w:r>
          </w:p>
          <w:p w14:paraId="556074C9" w14:textId="11D9A2A4" w:rsidR="00DA0A0F" w:rsidRPr="00450D1F" w:rsidRDefault="006B1CEF" w:rsidP="0085210F">
            <w:pPr>
              <w:spacing w:line="240" w:lineRule="auto"/>
              <w:jc w:val="both"/>
              <w:rPr>
                <w:rFonts w:ascii="Arial" w:hAnsi="Arial" w:cs="Arial"/>
                <w:color w:val="0000FF"/>
                <w:sz w:val="18"/>
                <w:szCs w:val="18"/>
                <w:rPrChange w:id="1099" w:author="Xuning Wei12232" w:date="2026-08-21T17:50:00Z">
                  <w:rPr>
                    <w:rFonts w:ascii="Arial" w:eastAsia="Times New Roman" w:hAnsi="Arial" w:cs="Arial"/>
                    <w:sz w:val="18"/>
                    <w:szCs w:val="18"/>
                  </w:rPr>
                </w:rPrChange>
              </w:rPr>
            </w:pPr>
            <w:r w:rsidRPr="00450D1F">
              <w:rPr>
                <w:rFonts w:ascii="Arial" w:eastAsia="Arial" w:hAnsi="Arial" w:cs="Arial"/>
                <w:color w:val="0000FF"/>
                <w:sz w:val="18"/>
                <w:szCs w:val="18"/>
                <w:u w:val="single"/>
              </w:rPr>
              <w:t>Item status and Closure criteria: Change control sign-off</w:t>
            </w:r>
          </w:p>
        </w:tc>
      </w:tr>
      <w:tr w:rsidR="006B1CEF" w:rsidRPr="00450D1F" w14:paraId="5485FC6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4B9ABF" w14:textId="52C8629B"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del w:id="1100" w:author="Xuning Wei12232" w:date="2026-08-04T17:29:00Z">
              <w:r w:rsidR="006B1CEF" w:rsidRPr="00450D1F" w:rsidDel="00701868">
                <w:rPr>
                  <w:rFonts w:ascii="Arial" w:hAnsi="Arial" w:cs="Arial"/>
                  <w:color w:val="0000FF"/>
                  <w:sz w:val="18"/>
                  <w:szCs w:val="18"/>
                  <w:rPrChange w:id="1101"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7C8513" w14:textId="3797A433" w:rsidR="006B1CEF" w:rsidRPr="00450D1F" w:rsidRDefault="006B1CE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process parameter refinements (minimum dissolution, activation and mixing times, visual discharge/transfer endpoints, removal of the agitation-stop step, and formal CPP/NOR designation)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0A1520" w14:textId="5F157C7C" w:rsidR="006B1CEF" w:rsidRPr="00450D1F" w:rsidRDefault="006B1CEF" w:rsidP="0085210F">
            <w:pPr>
              <w:spacing w:line="240" w:lineRule="auto"/>
              <w:jc w:val="both"/>
              <w:rPr>
                <w:rFonts w:ascii="Arial" w:hAnsi="Arial" w:cs="Arial"/>
                <w:sz w:val="18"/>
                <w:szCs w:val="18"/>
              </w:rPr>
            </w:pPr>
            <w:ins w:id="1102" w:author="Xuning Wei12232" w:date="2026-08-04T17:30:00Z">
              <w:r w:rsidRPr="00450D1F">
                <w:rPr>
                  <w:rFonts w:ascii="Arial" w:hAnsi="Arial" w:cs="Arial"/>
                  <w:color w:val="0000FF"/>
                  <w:sz w:val="18"/>
                  <w:szCs w:val="18"/>
                  <w:rPrChange w:id="1103" w:author="Xuning Wei12232" w:date="2026-08-21T17:50:00Z">
                    <w:rPr>
                      <w:rFonts w:ascii="Arial" w:eastAsia="Times New Roman" w:hAnsi="Arial" w:cs="Arial"/>
                      <w:sz w:val="18"/>
                      <w:szCs w:val="18"/>
                    </w:rPr>
                  </w:rPrChange>
                </w:rPr>
                <w:t>Low</w:t>
              </w:r>
            </w:ins>
            <w:del w:id="1104" w:author="Xuning Wei12232" w:date="2026-08-04T17:30:00Z">
              <w:r w:rsidRPr="00450D1F" w:rsidDel="00701868">
                <w:rPr>
                  <w:rFonts w:ascii="Arial" w:hAnsi="Arial" w:cs="Arial"/>
                  <w:color w:val="0000FF"/>
                  <w:sz w:val="18"/>
                  <w:szCs w:val="18"/>
                  <w:rPrChange w:id="1105"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52283FE" w14:textId="77777777" w:rsidR="006B1CEF" w:rsidRPr="00450D1F" w:rsidRDefault="006B1CEF"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p>
          <w:p w14:paraId="69D943B0" w14:textId="106C4868" w:rsidR="006B1CEF" w:rsidRPr="00450D1F" w:rsidRDefault="006B1CEF" w:rsidP="0085210F">
            <w:pPr>
              <w:spacing w:line="240" w:lineRule="auto"/>
              <w:jc w:val="both"/>
              <w:rPr>
                <w:rFonts w:ascii="Arial" w:eastAsia="Times New Roman" w:hAnsi="Arial" w:cs="Arial"/>
                <w:sz w:val="18"/>
                <w:szCs w:val="18"/>
              </w:rPr>
            </w:pPr>
            <w:del w:id="1106" w:author="Xuning Wei12232" w:date="2026-08-04T17:32:00Z">
              <w:r w:rsidRPr="00450D1F" w:rsidDel="00701868">
                <w:rPr>
                  <w:rFonts w:ascii="Arial" w:hAnsi="Arial" w:cs="Arial"/>
                  <w:color w:val="0000FF"/>
                  <w:sz w:val="18"/>
                  <w:szCs w:val="18"/>
                  <w:rPrChange w:id="1107"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6B9B0" w14:textId="2C269C4C" w:rsidR="006B1CEF" w:rsidRPr="00450D1F" w:rsidRDefault="006B1CEF"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108" w:author="Xuning Wei12232" w:date="2026-08-04T17:34:00Z">
              <w:r w:rsidRPr="00450D1F">
                <w:rPr>
                  <w:rFonts w:ascii="Arial" w:hAnsi="Arial" w:cs="Arial"/>
                  <w:color w:val="0000FF"/>
                  <w:sz w:val="18"/>
                  <w:szCs w:val="18"/>
                  <w:rPrChange w:id="1109" w:author="Xuning Wei12232" w:date="2026-08-21T17:50:00Z">
                    <w:rPr>
                      <w:rFonts w:ascii="Arial" w:hAnsi="Arial" w:cs="Arial"/>
                      <w:sz w:val="18"/>
                      <w:szCs w:val="18"/>
                    </w:rPr>
                  </w:rPrChange>
                </w:rPr>
                <w:t xml:space="preserve"> </w:t>
              </w:r>
            </w:ins>
            <w:del w:id="1110" w:author="Xuning Wei12232" w:date="2026-08-04T17:32:00Z">
              <w:r w:rsidRPr="00450D1F" w:rsidDel="00701868">
                <w:rPr>
                  <w:rFonts w:ascii="Arial" w:hAnsi="Arial" w:cs="Arial"/>
                  <w:color w:val="0000FF"/>
                  <w:sz w:val="18"/>
                  <w:szCs w:val="18"/>
                  <w:rPrChange w:id="1111"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046D90A"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9012EC6" w14:textId="20437659"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2"/>
            <w:r w:rsidRPr="00450D1F">
              <w:rPr>
                <w:rStyle w:val="af5"/>
                <w:rFonts w:ascii="Arial" w:eastAsia="Arial" w:hAnsi="Arial" w:cs="Arial"/>
                <w:color w:val="0000FF"/>
                <w:sz w:val="18"/>
                <w:szCs w:val="18"/>
                <w:u w:val="single"/>
              </w:rPr>
              <w:commentReference w:id="1113"/>
            </w:r>
            <w:commentRangeEnd w:id="1112"/>
            <w:r w:rsidRPr="00450D1F">
              <w:rPr>
                <w:rStyle w:val="af5"/>
                <w:rFonts w:ascii="Arial" w:hAnsi="Arial" w:cs="Arial"/>
                <w:color w:val="0000FF"/>
                <w:sz w:val="18"/>
                <w:szCs w:val="18"/>
              </w:rPr>
              <w:commentReference w:id="1112"/>
            </w:r>
          </w:p>
          <w:p w14:paraId="500E6D5A" w14:textId="5D6C291C"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B1CEF" w:rsidRPr="00450D1F" w14:paraId="45C20444"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FEE7B2" w14:textId="56D760A4"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0B952B" w14:textId="715DAAAE" w:rsidR="006B1CEF" w:rsidRPr="00450D1F" w:rsidRDefault="006B1CE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The equipment adjustment introduces process-related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66760D" w14:textId="710BE6A8"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2430C9" w14:textId="4333D1A3"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3FCBABFC" w14:textId="77777777" w:rsidR="006B1CEF" w:rsidRPr="00450D1F" w:rsidRDefault="006B1CEF"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91C588" w14:textId="3C705A19"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C94CD6"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5957FCB" w14:textId="7E5A5E60"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4"/>
            <w:r w:rsidRPr="00450D1F">
              <w:rPr>
                <w:rStyle w:val="af5"/>
                <w:rFonts w:ascii="Arial" w:eastAsia="Arial" w:hAnsi="Arial" w:cs="Arial"/>
                <w:color w:val="0000FF"/>
                <w:sz w:val="18"/>
                <w:szCs w:val="18"/>
                <w:u w:val="single"/>
              </w:rPr>
              <w:commentReference w:id="1115"/>
            </w:r>
            <w:commentRangeEnd w:id="1114"/>
            <w:r w:rsidRPr="00450D1F">
              <w:rPr>
                <w:rStyle w:val="af5"/>
                <w:rFonts w:ascii="Arial" w:hAnsi="Arial" w:cs="Arial"/>
                <w:color w:val="0000FF"/>
                <w:sz w:val="18"/>
                <w:szCs w:val="18"/>
              </w:rPr>
              <w:commentReference w:id="1114"/>
            </w:r>
          </w:p>
          <w:p w14:paraId="0A53A3DD" w14:textId="53543E40"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77BFE19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3F2697" w14:textId="54DFBCFE"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B86278" w14:textId="07B279A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Upgrade of analytical method validation and revision of the intermediate release test method. These revisions introduce MOR-related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A679DA" w14:textId="6F06AC86"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98F634" w14:textId="01044686" w:rsidR="00601540" w:rsidRPr="00450D1F" w:rsidRDefault="00601540" w:rsidP="0085210F">
            <w:pPr>
              <w:jc w:val="both"/>
              <w:rPr>
                <w:rFonts w:ascii="Arial" w:hAnsi="Arial" w:cs="Arial"/>
                <w:sz w:val="18"/>
                <w:szCs w:val="18"/>
              </w:rPr>
            </w:pPr>
            <w:r w:rsidRPr="00450D1F">
              <w:rPr>
                <w:rFonts w:ascii="Arial" w:hAnsi="Arial" w:cs="Arial"/>
                <w:sz w:val="18"/>
                <w:szCs w:val="18"/>
              </w:rPr>
              <w:t>MOR-TJ414002001</w:t>
            </w:r>
          </w:p>
          <w:p w14:paraId="179D5506"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D37CD5" w14:textId="4916E5DF"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7D6C6A"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B4CE29" w14:textId="138FF01F"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6"/>
            <w:r w:rsidRPr="00450D1F">
              <w:rPr>
                <w:rStyle w:val="af5"/>
                <w:rFonts w:ascii="Arial" w:eastAsia="Arial" w:hAnsi="Arial" w:cs="Arial"/>
                <w:color w:val="0000FF"/>
                <w:sz w:val="18"/>
                <w:szCs w:val="18"/>
                <w:u w:val="single"/>
              </w:rPr>
              <w:commentReference w:id="1117"/>
            </w:r>
            <w:commentRangeEnd w:id="1116"/>
            <w:r w:rsidRPr="00450D1F">
              <w:rPr>
                <w:rStyle w:val="af5"/>
                <w:rFonts w:ascii="Arial" w:hAnsi="Arial" w:cs="Arial"/>
                <w:color w:val="0000FF"/>
                <w:sz w:val="18"/>
                <w:szCs w:val="18"/>
              </w:rPr>
              <w:commentReference w:id="1116"/>
            </w:r>
          </w:p>
          <w:p w14:paraId="1168ACF5" w14:textId="3F55E8D1"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0FD5443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4FD121" w14:textId="24C21A2B"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16B741" w14:textId="16A3248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Other adjustments about process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11167" w14:textId="0BB2B635"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04C679" w14:textId="77777777"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0E857FA0"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7DE37C" w14:textId="6C3F0B23"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6FCB77"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8DD76B0" w14:textId="349F81FD"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8"/>
            <w:r w:rsidRPr="00450D1F">
              <w:rPr>
                <w:rStyle w:val="af5"/>
                <w:rFonts w:ascii="Arial" w:eastAsia="Arial" w:hAnsi="Arial" w:cs="Arial"/>
                <w:color w:val="0000FF"/>
                <w:sz w:val="18"/>
                <w:szCs w:val="18"/>
                <w:u w:val="single"/>
              </w:rPr>
              <w:commentReference w:id="1119"/>
            </w:r>
            <w:commentRangeEnd w:id="1118"/>
            <w:r w:rsidRPr="00450D1F">
              <w:rPr>
                <w:rStyle w:val="af5"/>
                <w:rFonts w:ascii="Arial" w:hAnsi="Arial" w:cs="Arial"/>
                <w:color w:val="0000FF"/>
                <w:sz w:val="18"/>
                <w:szCs w:val="18"/>
              </w:rPr>
              <w:commentReference w:id="1118"/>
            </w:r>
          </w:p>
          <w:p w14:paraId="228CD507" w14:textId="031F0B58"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1539CE4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4B40EF" w14:textId="6EAA0B4B"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2)</w:t>
            </w:r>
            <w:del w:id="1120" w:author="Xuning Wei12232" w:date="2026-08-04T17:29:00Z">
              <w:r w:rsidRPr="00450D1F" w:rsidDel="00701868">
                <w:rPr>
                  <w:rFonts w:ascii="Arial" w:hAnsi="Arial" w:cs="Arial"/>
                  <w:color w:val="0000FF"/>
                  <w:sz w:val="18"/>
                  <w:szCs w:val="18"/>
                  <w:rPrChange w:id="1121"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070869" w14:textId="46C75DCC"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(Incident Log, dual-person verification, expanded pre-charging and visual-inspection checklists, and clarified roles and records</w:t>
            </w:r>
            <w:r w:rsidRPr="00450D1F">
              <w:rPr>
                <w:rFonts w:ascii="Arial" w:hAnsi="Arial" w:cs="Arial"/>
                <w:color w:val="0000FF"/>
                <w:sz w:val="18"/>
                <w:szCs w:val="18"/>
              </w:rPr>
              <w:t>)</w:t>
            </w:r>
            <w:del w:id="1122" w:author="Xuning Wei12232" w:date="2026-08-04T17:29:00Z">
              <w:r w:rsidRPr="00450D1F" w:rsidDel="00701868">
                <w:rPr>
                  <w:rFonts w:ascii="Arial" w:hAnsi="Arial" w:cs="Arial"/>
                  <w:color w:val="0000FF"/>
                  <w:sz w:val="18"/>
                  <w:szCs w:val="18"/>
                  <w:rPrChange w:id="1123"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A7A16" w14:textId="696628BC" w:rsidR="00240D48" w:rsidRPr="00450D1F" w:rsidRDefault="00240D48" w:rsidP="0085210F">
            <w:pPr>
              <w:spacing w:line="240" w:lineRule="auto"/>
              <w:jc w:val="both"/>
              <w:rPr>
                <w:rFonts w:ascii="Arial" w:hAnsi="Arial" w:cs="Arial"/>
                <w:sz w:val="18"/>
                <w:szCs w:val="18"/>
              </w:rPr>
            </w:pPr>
            <w:ins w:id="1124" w:author="Xuning Wei12232" w:date="2026-08-04T17:30:00Z">
              <w:r w:rsidRPr="00450D1F">
                <w:rPr>
                  <w:rFonts w:ascii="Arial" w:hAnsi="Arial" w:cs="Arial"/>
                  <w:color w:val="0000FF"/>
                  <w:sz w:val="18"/>
                  <w:szCs w:val="18"/>
                  <w:rPrChange w:id="1125" w:author="Xuning Wei12232" w:date="2026-08-21T17:50:00Z">
                    <w:rPr>
                      <w:rFonts w:ascii="Arial" w:eastAsia="Times New Roman" w:hAnsi="Arial" w:cs="Arial"/>
                      <w:sz w:val="18"/>
                      <w:szCs w:val="18"/>
                    </w:rPr>
                  </w:rPrChange>
                </w:rPr>
                <w:t>Low</w:t>
              </w:r>
            </w:ins>
            <w:del w:id="1126" w:author="Xuning Wei12232" w:date="2026-08-04T17:30:00Z">
              <w:r w:rsidRPr="00450D1F" w:rsidDel="00701868">
                <w:rPr>
                  <w:rFonts w:ascii="Arial" w:hAnsi="Arial" w:cs="Arial"/>
                  <w:color w:val="0000FF"/>
                  <w:sz w:val="18"/>
                  <w:szCs w:val="18"/>
                  <w:rPrChange w:id="1127"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98A84F1" w14:textId="0F359508"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128" w:author="Xuning Wei12232" w:date="2026-08-04T17:32:00Z">
              <w:r w:rsidRPr="00450D1F" w:rsidDel="00701868">
                <w:rPr>
                  <w:rFonts w:ascii="Arial" w:hAnsi="Arial" w:cs="Arial"/>
                  <w:color w:val="0000FF"/>
                  <w:sz w:val="18"/>
                  <w:szCs w:val="18"/>
                  <w:rPrChange w:id="1129"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1B016C" w14:textId="15A31A7E" w:rsidR="00240D48" w:rsidRPr="00450D1F" w:rsidRDefault="00240D48"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130" w:author="Xuning Wei12232" w:date="2026-08-04T17:34:00Z">
              <w:r w:rsidRPr="00450D1F">
                <w:rPr>
                  <w:rFonts w:ascii="Arial" w:hAnsi="Arial" w:cs="Arial"/>
                  <w:color w:val="0000FF"/>
                  <w:sz w:val="18"/>
                  <w:szCs w:val="18"/>
                  <w:rPrChange w:id="1131" w:author="Xuning Wei12232" w:date="2026-08-21T17:50:00Z">
                    <w:rPr>
                      <w:rFonts w:ascii="Arial" w:hAnsi="Arial" w:cs="Arial"/>
                      <w:sz w:val="18"/>
                      <w:szCs w:val="18"/>
                    </w:rPr>
                  </w:rPrChange>
                </w:rPr>
                <w:t xml:space="preserve"> </w:t>
              </w:r>
            </w:ins>
            <w:del w:id="1132" w:author="Xuning Wei12232" w:date="2026-08-04T17:32:00Z">
              <w:r w:rsidRPr="00450D1F" w:rsidDel="00701868">
                <w:rPr>
                  <w:rFonts w:ascii="Arial" w:hAnsi="Arial" w:cs="Arial"/>
                  <w:color w:val="0000FF"/>
                  <w:sz w:val="18"/>
                  <w:szCs w:val="18"/>
                  <w:rPrChange w:id="1133"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3C0B4C"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38A2CEF" w14:textId="53F72E6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134"/>
            <w:r w:rsidRPr="00450D1F">
              <w:rPr>
                <w:rStyle w:val="af5"/>
                <w:rFonts w:ascii="Arial" w:eastAsia="Arial" w:hAnsi="Arial" w:cs="Arial"/>
                <w:color w:val="0000FF"/>
                <w:sz w:val="18"/>
                <w:szCs w:val="18"/>
                <w:u w:val="single"/>
              </w:rPr>
              <w:commentReference w:id="1135"/>
            </w:r>
            <w:commentRangeEnd w:id="1134"/>
            <w:r w:rsidRPr="00450D1F">
              <w:rPr>
                <w:rStyle w:val="af5"/>
                <w:rFonts w:ascii="Arial" w:hAnsi="Arial" w:cs="Arial"/>
                <w:color w:val="0000FF"/>
                <w:sz w:val="18"/>
                <w:szCs w:val="18"/>
              </w:rPr>
              <w:commentReference w:id="1134"/>
            </w:r>
          </w:p>
          <w:p w14:paraId="611246FA" w14:textId="16EAD43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3F984F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19EA4A" w14:textId="7111D6B7"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Process</w:t>
            </w:r>
            <w:r w:rsidRPr="00450D1F">
              <w:rPr>
                <w:rFonts w:ascii="Arial" w:hAnsi="Arial" w:cs="Arial"/>
                <w:color w:val="0000FF"/>
                <w:sz w:val="18"/>
                <w:szCs w:val="18"/>
              </w:rPr>
              <w:br/>
              <w:t>(Step 2)</w:t>
            </w:r>
            <w:del w:id="1136" w:author="Xuning Wei12232" w:date="2026-08-04T17:29:00Z">
              <w:r w:rsidRPr="00450D1F" w:rsidDel="00701868">
                <w:rPr>
                  <w:rFonts w:ascii="Arial" w:hAnsi="Arial" w:cs="Arial"/>
                  <w:color w:val="0000FF"/>
                  <w:sz w:val="18"/>
                  <w:szCs w:val="18"/>
                  <w:rPrChange w:id="1137"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3DE5C3" w14:textId="559B261D"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sz w:val="18"/>
                <w:szCs w:val="18"/>
              </w:rPr>
              <w:t>Other process changes</w:t>
            </w:r>
            <w:r w:rsidRPr="00450D1F" w:rsidDel="00701868">
              <w:rPr>
                <w:rFonts w:ascii="Arial" w:hAnsi="Arial" w:cs="Arial"/>
                <w:color w:val="0000FF"/>
                <w:sz w:val="18"/>
                <w:szCs w:val="18"/>
              </w:rPr>
              <w:t xml:space="preserve"> </w:t>
            </w:r>
            <w:del w:id="1138" w:author="Xuning Wei12232" w:date="2026-08-04T17:29:00Z">
              <w:r w:rsidRPr="00450D1F" w:rsidDel="00701868">
                <w:rPr>
                  <w:rFonts w:ascii="Arial" w:hAnsi="Arial" w:cs="Arial"/>
                  <w:color w:val="0000FF"/>
                  <w:sz w:val="18"/>
                  <w:szCs w:val="18"/>
                  <w:rPrChange w:id="1139"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A42B40" w14:textId="0A42B783"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ACBC13" w14:textId="43D75894" w:rsidR="00240D48" w:rsidRPr="00450D1F" w:rsidRDefault="00240D48"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Change-CPo140020-030204.01</w:t>
            </w:r>
          </w:p>
          <w:p w14:paraId="131C260C" w14:textId="3C86C7D3" w:rsidR="00240D48" w:rsidRPr="00450D1F" w:rsidRDefault="00240D48" w:rsidP="0085210F">
            <w:pPr>
              <w:spacing w:line="240" w:lineRule="auto"/>
              <w:jc w:val="both"/>
              <w:rPr>
                <w:rFonts w:ascii="Arial" w:eastAsia="Times New Roman" w:hAnsi="Arial" w:cs="Arial"/>
                <w:color w:val="0000FF"/>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EC4E23" w14:textId="36951DA1"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4510A"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5FF598EA" w14:textId="7142971E"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140"/>
            <w:r w:rsidRPr="00450D1F">
              <w:rPr>
                <w:rStyle w:val="af5"/>
                <w:rFonts w:ascii="Arial" w:eastAsia="Arial" w:hAnsi="Arial" w:cs="Arial"/>
                <w:color w:val="0000FF"/>
                <w:sz w:val="18"/>
                <w:szCs w:val="18"/>
                <w:u w:val="single"/>
              </w:rPr>
              <w:commentReference w:id="1141"/>
            </w:r>
            <w:commentRangeEnd w:id="1140"/>
            <w:r w:rsidRPr="00450D1F">
              <w:rPr>
                <w:rStyle w:val="af5"/>
                <w:rFonts w:ascii="Arial" w:hAnsi="Arial" w:cs="Arial"/>
                <w:color w:val="0000FF"/>
                <w:sz w:val="18"/>
                <w:szCs w:val="18"/>
              </w:rPr>
              <w:commentReference w:id="1140"/>
            </w:r>
          </w:p>
          <w:p w14:paraId="397E5BE6" w14:textId="6BF83042"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0D0E9D" w:rsidRPr="00450D1F" w14:paraId="590CB7F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628DF4" w14:textId="3275E655" w:rsidR="00601540"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Equi</w:t>
            </w:r>
            <w:r w:rsidR="00E66C15" w:rsidRPr="00450D1F">
              <w:rPr>
                <w:rFonts w:ascii="Arial" w:eastAsia="Times New Roman" w:hAnsi="Arial" w:cs="Arial"/>
                <w:color w:val="0000FF"/>
                <w:sz w:val="18"/>
                <w:szCs w:val="18"/>
              </w:rPr>
              <w:t>pment</w:t>
            </w:r>
            <w:r w:rsidR="00601540"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3690C8" w14:textId="3076E2FF" w:rsidR="000D0E9D" w:rsidRPr="00450D1F" w:rsidRDefault="000D0E9D" w:rsidP="0085210F">
            <w:pPr>
              <w:spacing w:line="240" w:lineRule="auto"/>
              <w:jc w:val="both"/>
              <w:rPr>
                <w:rFonts w:ascii="Arial" w:eastAsia="仿宋_GB2312" w:hAnsi="Arial" w:cs="Arial"/>
                <w:bCs/>
                <w:color w:val="0000FF"/>
                <w:sz w:val="18"/>
                <w:szCs w:val="18"/>
              </w:rPr>
            </w:pPr>
            <w:r w:rsidRPr="00450D1F">
              <w:rPr>
                <w:rFonts w:ascii="Arial" w:eastAsia="Times New Roman" w:hAnsi="Arial" w:cs="Arial"/>
                <w:color w:val="0000FF"/>
                <w:sz w:val="18"/>
                <w:szCs w:val="18"/>
              </w:rPr>
              <w:t xml:space="preserve">1. The equipment for </w:t>
            </w:r>
            <w:r w:rsidRPr="00450D1F">
              <w:rPr>
                <w:rFonts w:ascii="Arial" w:eastAsia="仿宋_GB2312" w:hAnsi="Arial" w:cs="Arial"/>
                <w:color w:val="0000FF"/>
                <w:sz w:val="18"/>
                <w:szCs w:val="18"/>
              </w:rPr>
              <w:t xml:space="preserve">prepared </w:t>
            </w:r>
            <w:proofErr w:type="spellStart"/>
            <w:r w:rsidRPr="00450D1F">
              <w:rPr>
                <w:rFonts w:ascii="Arial" w:eastAsia="仿宋_GB2312" w:hAnsi="Arial" w:cs="Arial"/>
                <w:color w:val="0000FF"/>
                <w:sz w:val="18"/>
                <w:szCs w:val="18"/>
              </w:rPr>
              <w:t>Oxyma</w:t>
            </w:r>
            <w:proofErr w:type="spellEnd"/>
            <w:r w:rsidRPr="00450D1F">
              <w:rPr>
                <w:rFonts w:ascii="Arial" w:eastAsia="仿宋_GB2312" w:hAnsi="Arial" w:cs="Arial"/>
                <w:color w:val="0000FF"/>
                <w:sz w:val="18"/>
                <w:szCs w:val="18"/>
              </w:rPr>
              <w:t xml:space="preserve"> Pure/DMF solution has been changed from TJ4S-1213-R21 to TJ4S-1200-AT02;</w:t>
            </w:r>
          </w:p>
          <w:p w14:paraId="61ECC50C" w14:textId="3795C88A" w:rsidR="000D0E9D" w:rsidRPr="00450D1F" w:rsidRDefault="000D0E9D" w:rsidP="006912B2">
            <w:pPr>
              <w:spacing w:line="240" w:lineRule="auto"/>
              <w:jc w:val="both"/>
              <w:rPr>
                <w:rFonts w:ascii="Arial" w:hAnsi="Arial" w:cs="Arial"/>
                <w:color w:val="0000FF"/>
                <w:sz w:val="18"/>
                <w:szCs w:val="18"/>
              </w:rPr>
            </w:pPr>
            <w:r w:rsidRPr="00450D1F">
              <w:rPr>
                <w:rFonts w:ascii="Arial" w:eastAsia="Times New Roman" w:hAnsi="Arial" w:cs="Arial"/>
                <w:color w:val="0000FF"/>
                <w:sz w:val="18"/>
                <w:szCs w:val="18"/>
              </w:rPr>
              <w:t xml:space="preserve">2. The equipment for </w:t>
            </w:r>
            <w:del w:id="1142" w:author="Johan Granander" w:date="2026-08-07T12:16:00Z">
              <w:r w:rsidRPr="00450D1F" w:rsidDel="00360294">
                <w:rPr>
                  <w:rFonts w:ascii="Arial" w:eastAsia="仿宋_GB2312" w:hAnsi="Arial" w:cs="Arial"/>
                  <w:color w:val="0000FF"/>
                  <w:sz w:val="18"/>
                  <w:szCs w:val="18"/>
                </w:rPr>
                <w:delText>prepared</w:delText>
              </w:r>
            </w:del>
            <w:ins w:id="1143" w:author="Johan Granander" w:date="2026-08-07T12:16:00Z">
              <w:r w:rsidRPr="00450D1F">
                <w:rPr>
                  <w:rFonts w:ascii="Arial" w:eastAsia="仿宋_GB2312" w:hAnsi="Arial" w:cs="Arial"/>
                  <w:color w:val="0000FF"/>
                  <w:sz w:val="18"/>
                  <w:szCs w:val="18"/>
                </w:rPr>
                <w:t>preparing</w:t>
              </w:r>
            </w:ins>
            <w:r w:rsidRPr="00450D1F">
              <w:rPr>
                <w:rFonts w:ascii="Arial" w:eastAsia="仿宋_GB2312" w:hAnsi="Arial" w:cs="Arial"/>
                <w:color w:val="0000FF"/>
                <w:sz w:val="18"/>
                <w:szCs w:val="18"/>
              </w:rPr>
              <w:t xml:space="preserve"> Ac</w:t>
            </w:r>
            <w:r w:rsidRPr="00450D1F">
              <w:rPr>
                <w:rFonts w:ascii="Arial" w:eastAsia="仿宋_GB2312" w:hAnsi="Arial" w:cs="Arial"/>
                <w:color w:val="0000FF"/>
                <w:sz w:val="18"/>
                <w:szCs w:val="18"/>
                <w:vertAlign w:val="subscript"/>
                <w:rPrChange w:id="1144" w:author="Xuning Wei12232" w:date="2026-08-24T11:43:00Z">
                  <w:rPr>
                    <w:rFonts w:ascii="Arial" w:eastAsia="仿宋_GB2312" w:hAnsi="Arial" w:cs="Arial"/>
                    <w:sz w:val="18"/>
                    <w:szCs w:val="18"/>
                  </w:rPr>
                </w:rPrChange>
              </w:rPr>
              <w:t>2</w:t>
            </w:r>
            <w:r w:rsidRPr="00450D1F">
              <w:rPr>
                <w:rFonts w:ascii="Arial" w:eastAsia="仿宋_GB2312" w:hAnsi="Arial" w:cs="Arial"/>
                <w:color w:val="0000FF"/>
                <w:sz w:val="18"/>
                <w:szCs w:val="18"/>
              </w:rPr>
              <w:t>O / Pyridine / DMF solution has been changed from TJ4S-1213-Sy15-R01 to TJ4S-1213-R22</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03D6B" w14:textId="63B3481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5443F" w14:textId="77777777" w:rsidR="000D0E9D" w:rsidRPr="00450D1F" w:rsidRDefault="000D0E9D" w:rsidP="0085210F">
            <w:pPr>
              <w:spacing w:line="240" w:lineRule="auto"/>
              <w:jc w:val="both"/>
              <w:rPr>
                <w:ins w:id="1145" w:author="Xuning Wei12232" w:date="2026-08-04T16:26:00Z"/>
                <w:rFonts w:ascii="Arial" w:hAnsi="Arial" w:cs="Arial"/>
                <w:color w:val="0000FF"/>
                <w:sz w:val="18"/>
                <w:szCs w:val="18"/>
              </w:rPr>
            </w:pPr>
            <w:ins w:id="1146" w:author="Xuning Wei12232" w:date="2026-08-04T16:26:00Z">
              <w:r w:rsidRPr="00450D1F">
                <w:rPr>
                  <w:rFonts w:ascii="Arial" w:hAnsi="Arial" w:cs="Arial"/>
                  <w:color w:val="0000FF"/>
                  <w:sz w:val="18"/>
                  <w:szCs w:val="18"/>
                </w:rPr>
                <w:t>1. Equipment performance will be qualified via IQ, OQ and PQ before use.</w:t>
              </w:r>
            </w:ins>
          </w:p>
          <w:p w14:paraId="7BA821B7" w14:textId="77777777" w:rsidR="000D0E9D" w:rsidRPr="00450D1F" w:rsidRDefault="000D0E9D" w:rsidP="0085210F">
            <w:pPr>
              <w:spacing w:line="240" w:lineRule="auto"/>
              <w:jc w:val="both"/>
              <w:rPr>
                <w:ins w:id="1147" w:author="Xuning Wei12232" w:date="2026-08-04T16:26:00Z"/>
                <w:rFonts w:ascii="Arial" w:hAnsi="Arial" w:cs="Arial"/>
                <w:color w:val="0000FF"/>
                <w:sz w:val="18"/>
                <w:szCs w:val="18"/>
              </w:rPr>
            </w:pPr>
            <w:ins w:id="1148" w:author="Xuning Wei12232" w:date="2026-08-04T16:26:00Z">
              <w:r w:rsidRPr="00450D1F">
                <w:rPr>
                  <w:rFonts w:ascii="Arial" w:hAnsi="Arial" w:cs="Arial"/>
                  <w:color w:val="0000FF"/>
                  <w:sz w:val="18"/>
                  <w:szCs w:val="18"/>
                </w:rPr>
                <w:t xml:space="preserve">2. Has been </w:t>
              </w:r>
              <w:r w:rsidRPr="00450D1F">
                <w:rPr>
                  <w:rFonts w:ascii="Arial" w:hAnsi="Arial" w:cs="Arial"/>
                  <w:color w:val="0000FF"/>
                  <w:sz w:val="18"/>
                  <w:szCs w:val="18"/>
                  <w:rPrChange w:id="1149" w:author="Xuning Wei12232" w:date="2026-08-21T17:50:00Z">
                    <w:rPr/>
                  </w:rPrChange>
                </w:rPr>
                <w:t>u</w:t>
              </w:r>
              <w:r w:rsidRPr="00450D1F">
                <w:rPr>
                  <w:rFonts w:ascii="Arial" w:hAnsi="Arial" w:cs="Arial"/>
                  <w:color w:val="0000FF"/>
                  <w:sz w:val="18"/>
                  <w:szCs w:val="18"/>
                </w:rPr>
                <w:t>pdated the process equipment flow diagram.</w:t>
              </w:r>
            </w:ins>
          </w:p>
          <w:p w14:paraId="7C225AD8" w14:textId="77777777" w:rsidR="000D0E9D" w:rsidRPr="00450D1F" w:rsidRDefault="000D0E9D" w:rsidP="0085210F">
            <w:pPr>
              <w:spacing w:line="240" w:lineRule="auto"/>
              <w:jc w:val="both"/>
              <w:rPr>
                <w:ins w:id="1150" w:author="Xuning Wei12232" w:date="2026-08-04T16:26:00Z"/>
                <w:rFonts w:ascii="Arial" w:hAnsi="Arial" w:cs="Arial"/>
                <w:color w:val="0000FF"/>
                <w:sz w:val="18"/>
                <w:szCs w:val="18"/>
              </w:rPr>
            </w:pPr>
            <w:ins w:id="1151" w:author="Xuning Wei12232" w:date="2026-08-04T16:26:00Z">
              <w:r w:rsidRPr="00450D1F">
                <w:rPr>
                  <w:rFonts w:ascii="Arial" w:hAnsi="Arial" w:cs="Arial"/>
                  <w:color w:val="0000FF"/>
                  <w:sz w:val="18"/>
                  <w:szCs w:val="18"/>
                </w:rPr>
                <w:t xml:space="preserve">3. </w:t>
              </w:r>
              <w:commentRangeStart w:id="1152"/>
              <w:commentRangeStart w:id="1153"/>
              <w:r w:rsidRPr="00450D1F">
                <w:rPr>
                  <w:rFonts w:ascii="Arial" w:hAnsi="Arial" w:cs="Arial"/>
                  <w:color w:val="0000FF"/>
                  <w:sz w:val="18"/>
                  <w:szCs w:val="18"/>
                </w:rPr>
                <w:t>Prepared solutions are transferred through fixed process piping.</w:t>
              </w:r>
              <w:commentRangeEnd w:id="1152"/>
              <w:r w:rsidRPr="00450D1F">
                <w:rPr>
                  <w:rStyle w:val="CommentReference"/>
                  <w:rFonts w:ascii="Arial" w:hAnsi="Arial" w:cs="Arial"/>
                  <w:color w:val="0000FF"/>
                  <w:sz w:val="18"/>
                  <w:szCs w:val="18"/>
                </w:rPr>
                <w:commentReference w:id="1152"/>
              </w:r>
              <w:commentRangeEnd w:id="1153"/>
              <w:r w:rsidRPr="00450D1F">
                <w:rPr>
                  <w:rStyle w:val="CommentReference"/>
                  <w:rFonts w:ascii="Arial" w:hAnsi="Arial" w:cs="Arial"/>
                  <w:color w:val="0000FF"/>
                  <w:sz w:val="18"/>
                  <w:szCs w:val="18"/>
                </w:rPr>
                <w:commentReference w:id="1153"/>
              </w:r>
            </w:ins>
          </w:p>
          <w:p w14:paraId="4D0409ED" w14:textId="77777777" w:rsidR="000D0E9D" w:rsidRPr="00450D1F" w:rsidRDefault="000D0E9D" w:rsidP="0085210F">
            <w:pPr>
              <w:spacing w:line="240" w:lineRule="auto"/>
              <w:jc w:val="both"/>
              <w:rPr>
                <w:ins w:id="1154" w:author="Xuning Wei12232" w:date="2026-08-04T16:26:00Z"/>
                <w:rFonts w:ascii="Arial" w:hAnsi="Arial" w:cs="Arial"/>
                <w:color w:val="0000FF"/>
                <w:sz w:val="18"/>
                <w:szCs w:val="18"/>
              </w:rPr>
            </w:pPr>
            <w:ins w:id="1155" w:author="Xuning Wei12232" w:date="2026-08-04T16:26:00Z">
              <w:r w:rsidRPr="00450D1F">
                <w:rPr>
                  <w:rFonts w:ascii="Arial" w:hAnsi="Arial" w:cs="Arial"/>
                  <w:color w:val="0000FF"/>
                  <w:sz w:val="18"/>
                  <w:szCs w:val="18"/>
                </w:rPr>
                <w:t>4. Correct labels shall display unique material names and project numbers for identification of solution types.</w:t>
              </w:r>
            </w:ins>
          </w:p>
          <w:p w14:paraId="2EFDB3DF" w14:textId="77777777" w:rsidR="000D0E9D" w:rsidRPr="00450D1F" w:rsidRDefault="000D0E9D" w:rsidP="0085210F">
            <w:pPr>
              <w:spacing w:line="240" w:lineRule="auto"/>
              <w:jc w:val="both"/>
              <w:rPr>
                <w:ins w:id="1156" w:author="Xuning Wei12232" w:date="2026-08-04T16:26:00Z"/>
                <w:rFonts w:ascii="Arial" w:hAnsi="Arial" w:cs="Arial"/>
                <w:color w:val="0000FF"/>
                <w:sz w:val="18"/>
                <w:szCs w:val="18"/>
              </w:rPr>
            </w:pPr>
            <w:ins w:id="1157" w:author="Xuning Wei12232" w:date="2026-08-04T16:26:00Z">
              <w:r w:rsidRPr="00450D1F">
                <w:rPr>
                  <w:rFonts w:ascii="Arial" w:hAnsi="Arial" w:cs="Arial"/>
                  <w:color w:val="0000FF"/>
                  <w:sz w:val="18"/>
                  <w:szCs w:val="18"/>
                </w:rPr>
                <w:t>5. Personnel confirmation of complete transfer.</w:t>
              </w:r>
            </w:ins>
          </w:p>
          <w:p w14:paraId="48510677" w14:textId="55EA45A1" w:rsidR="000D0E9D" w:rsidRPr="00450D1F" w:rsidRDefault="000D0E9D" w:rsidP="0085210F">
            <w:pPr>
              <w:spacing w:line="240" w:lineRule="auto"/>
              <w:jc w:val="both"/>
              <w:rPr>
                <w:rFonts w:ascii="Arial" w:eastAsia="Times New Roman" w:hAnsi="Arial" w:cs="Arial"/>
                <w:color w:val="0000FF"/>
                <w:sz w:val="18"/>
                <w:szCs w:val="18"/>
              </w:rPr>
            </w:pPr>
            <w:ins w:id="1158" w:author="Xuning Wei12232" w:date="2026-08-04T16:26:00Z">
              <w:r w:rsidRPr="00450D1F">
                <w:rPr>
                  <w:rFonts w:ascii="Arial" w:hAnsi="Arial" w:cs="Arial"/>
                  <w:color w:val="0000FF"/>
                  <w:sz w:val="18"/>
                  <w:szCs w:val="18"/>
                </w:rPr>
                <w:t xml:space="preserve">6. Two personnel (process chemist and operator) </w:t>
              </w:r>
              <w:r w:rsidRPr="00450D1F">
                <w:rPr>
                  <w:rFonts w:ascii="Arial" w:eastAsia="Times New Roman" w:hAnsi="Arial" w:cs="Arial"/>
                  <w:color w:val="0000FF"/>
                  <w:sz w:val="18"/>
                  <w:szCs w:val="18"/>
                </w:rPr>
                <w:t>always monitor the operation.</w:t>
              </w:r>
            </w:ins>
            <w:del w:id="1159" w:author="Xuning Wei12232" w:date="2026-08-04T16:26:00Z">
              <w:r w:rsidRPr="00450D1F" w:rsidDel="19DD0A35">
                <w:rPr>
                  <w:rFonts w:ascii="Arial" w:hAnsi="Arial" w:cs="Arial"/>
                  <w:color w:val="0000FF"/>
                  <w:sz w:val="18"/>
                  <w:szCs w:val="18"/>
                </w:rPr>
                <w:delText>Prepared solutions are transferred through fixed process piping.</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71DFD7" w14:textId="5A19B44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4DB26" w14:textId="13EEEB61"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Assigned Owner: Zhongyao </w:t>
            </w:r>
            <w:r w:rsidRPr="00450D1F">
              <w:rPr>
                <w:rFonts w:ascii="Arial" w:hAnsi="Arial" w:cs="Arial"/>
                <w:color w:val="0000FF"/>
                <w:sz w:val="18"/>
                <w:szCs w:val="18"/>
                <w:u w:val="single"/>
              </w:rPr>
              <w:t>Zhang</w:t>
            </w:r>
          </w:p>
          <w:p w14:paraId="3F080A16" w14:textId="548A9F83"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w:t>
            </w:r>
            <w:commentRangeStart w:id="1160"/>
            <w:commentRangeStart w:id="1161"/>
            <w:r w:rsidRPr="00450D1F">
              <w:rPr>
                <w:rFonts w:ascii="Arial" w:eastAsia="Arial" w:hAnsi="Arial" w:cs="Arial"/>
                <w:color w:val="0000FF"/>
                <w:sz w:val="18"/>
                <w:szCs w:val="18"/>
                <w:u w:val="single"/>
              </w:rPr>
              <w:t xml:space="preserve">: </w:t>
            </w:r>
            <w:r w:rsidR="007B234D">
              <w:rPr>
                <w:rFonts w:ascii="Arial" w:eastAsia="Arial" w:hAnsi="Arial" w:cs="Arial"/>
                <w:color w:val="0000FF"/>
                <w:sz w:val="18"/>
                <w:szCs w:val="18"/>
                <w:u w:val="single"/>
              </w:rPr>
              <w:t>11/05/2026</w:t>
            </w:r>
            <w:commentRangeEnd w:id="1160"/>
            <w:r w:rsidRPr="00450D1F">
              <w:rPr>
                <w:rStyle w:val="af5"/>
                <w:rFonts w:ascii="Arial" w:eastAsia="Arial" w:hAnsi="Arial" w:cs="Arial"/>
                <w:color w:val="0000FF"/>
                <w:sz w:val="18"/>
                <w:szCs w:val="18"/>
                <w:u w:val="single"/>
              </w:rPr>
              <w:commentReference w:id="1160"/>
            </w:r>
            <w:commentRangeEnd w:id="1161"/>
            <w:r w:rsidRPr="00450D1F">
              <w:rPr>
                <w:rStyle w:val="af5"/>
                <w:rFonts w:ascii="Arial" w:hAnsi="Arial" w:cs="Arial"/>
                <w:color w:val="0000FF"/>
                <w:sz w:val="18"/>
                <w:szCs w:val="18"/>
              </w:rPr>
              <w:commentReference w:id="1161"/>
            </w:r>
          </w:p>
          <w:p w14:paraId="71098D32"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complete equipment re-validation and engineering re-assessment</w:t>
            </w:r>
          </w:p>
          <w:p w14:paraId="16A5286E" w14:textId="47A3C6AC" w:rsidR="00E66C15" w:rsidRPr="00450D1F" w:rsidRDefault="00E66C15" w:rsidP="0085210F">
            <w:pPr>
              <w:spacing w:line="240" w:lineRule="auto"/>
              <w:jc w:val="both"/>
              <w:rPr>
                <w:rFonts w:ascii="Arial" w:hAnsi="Arial" w:cs="Arial"/>
                <w:color w:val="0000FF"/>
                <w:sz w:val="18"/>
                <w:szCs w:val="18"/>
              </w:rPr>
            </w:pPr>
          </w:p>
        </w:tc>
      </w:tr>
      <w:tr w:rsidR="000D0E9D" w:rsidRPr="00450D1F" w14:paraId="660758D9" w14:textId="77777777" w:rsidTr="00382476">
        <w:trPr>
          <w:trHeight w:val="30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3EA4B037" w14:textId="1D809741" w:rsidR="00601540" w:rsidRPr="00450D1F" w:rsidRDefault="000D0E9D" w:rsidP="0085210F">
            <w:pPr>
              <w:spacing w:line="240" w:lineRule="auto"/>
              <w:jc w:val="both"/>
              <w:rPr>
                <w:rFonts w:ascii="Arial" w:hAnsi="Arial" w:cs="Arial"/>
                <w:sz w:val="18"/>
                <w:szCs w:val="18"/>
                <w:u w:val="single"/>
              </w:rPr>
            </w:pPr>
            <w:r w:rsidRPr="00450D1F">
              <w:rPr>
                <w:rFonts w:ascii="Arial" w:eastAsia="Arial" w:hAnsi="Arial" w:cs="Arial"/>
                <w:sz w:val="18"/>
                <w:szCs w:val="18"/>
                <w:u w:val="single"/>
              </w:rPr>
              <w:t>ESA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90379" w14:textId="2839078C"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step 1 </w:t>
            </w:r>
            <w:r w:rsidRPr="00450D1F">
              <w:rPr>
                <w:rFonts w:ascii="Arial" w:hAnsi="Arial" w:cs="Arial"/>
                <w:sz w:val="18"/>
                <w:szCs w:val="18"/>
              </w:rPr>
              <w:t xml:space="preserve">Equipment suitability assessment (RA-140020030101.01) is not yet finalized. </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D71C77" w14:textId="45B20C65"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6BBD1A" w14:textId="1670E8E9"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report(RA-140020030101.01)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4246F0" w14:textId="3C878D87"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4D414B" w14:textId="77777777" w:rsidR="000D0E9D" w:rsidRPr="00450D1F" w:rsidRDefault="000D0E9D" w:rsidP="0085210F">
            <w:pPr>
              <w:spacing w:line="240" w:lineRule="auto"/>
              <w:jc w:val="both"/>
              <w:rPr>
                <w:rFonts w:ascii="Arial" w:eastAsia="Arial" w:hAnsi="Arial" w:cs="Arial"/>
                <w:sz w:val="18"/>
                <w:szCs w:val="18"/>
                <w:u w:val="single"/>
              </w:rPr>
            </w:pPr>
          </w:p>
          <w:p w14:paraId="52AF09D3"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B6F0FAF" w14:textId="230F407F"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11/05/2026</w:t>
            </w:r>
          </w:p>
          <w:p w14:paraId="5BA863BE" w14:textId="6EB9AEF2"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t>Item status and Closure criteria: ESA sign-off</w:t>
            </w:r>
          </w:p>
        </w:tc>
      </w:tr>
      <w:tr w:rsidR="000D0E9D" w:rsidRPr="00450D1F" w14:paraId="7FC94A63" w14:textId="77777777" w:rsidTr="00382476">
        <w:trPr>
          <w:trHeight w:val="300"/>
        </w:trPr>
        <w:tc>
          <w:tcPr>
            <w:tcW w:w="1410" w:type="dxa"/>
            <w:vMerge/>
            <w:tcBorders>
              <w:left w:val="single" w:sz="6" w:space="0" w:color="AAAAAA"/>
              <w:bottom w:val="single" w:sz="6" w:space="0" w:color="AAAAAA"/>
              <w:right w:val="single" w:sz="6" w:space="0" w:color="AAAAAA"/>
            </w:tcBorders>
            <w:shd w:val="clear" w:color="auto" w:fill="EEF4FB"/>
            <w:vAlign w:val="center"/>
          </w:tcPr>
          <w:p w14:paraId="42008633" w14:textId="77777777" w:rsidR="000D0E9D" w:rsidRPr="00450D1F" w:rsidRDefault="000D0E9D" w:rsidP="0085210F">
            <w:pPr>
              <w:spacing w:line="240" w:lineRule="auto"/>
              <w:jc w:val="both"/>
              <w:rPr>
                <w:rFonts w:ascii="Arial" w:eastAsia="Times New Roman" w:hAnsi="Arial" w:cs="Arial"/>
                <w:color w:val="0000FF"/>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292746" w14:textId="71A21F52"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step 2 </w:t>
            </w:r>
            <w:r w:rsidRPr="00450D1F">
              <w:rPr>
                <w:rFonts w:ascii="Arial" w:hAnsi="Arial" w:cs="Arial"/>
                <w:sz w:val="18"/>
                <w:szCs w:val="18"/>
              </w:rPr>
              <w:t>Equipment suitability assessment (RA-140020030201.01) is not yet finalized.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D46C9E" w14:textId="239F1F07"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57A81D" w14:textId="6AE9632F"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 (RA-140020030201.01)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93BA5" w14:textId="0D4D3DC2"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3D9E15"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signed Owner: Pengda Zhao</w:t>
            </w:r>
          </w:p>
          <w:p w14:paraId="5BE663F8" w14:textId="47FE154B"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11/20/2026</w:t>
            </w:r>
          </w:p>
          <w:p w14:paraId="13D2245A" w14:textId="309600DA"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lastRenderedPageBreak/>
              <w:t>Item status and Closure criteria: ESA sign-off</w:t>
            </w:r>
          </w:p>
        </w:tc>
      </w:tr>
      <w:tr w:rsidR="00240D48" w:rsidRPr="00450D1F" w14:paraId="4165F208"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tcPr>
          <w:p w14:paraId="1365BF3B" w14:textId="6C60B3C5" w:rsidR="00240D48" w:rsidRPr="00450D1F" w:rsidRDefault="00240D48" w:rsidP="0085210F">
            <w:pPr>
              <w:spacing w:line="240" w:lineRule="auto"/>
              <w:jc w:val="both"/>
              <w:rPr>
                <w:rFonts w:ascii="Arial" w:hAnsi="Arial" w:cs="Arial"/>
                <w:color w:val="0000FF"/>
                <w:sz w:val="18"/>
                <w:szCs w:val="18"/>
              </w:rPr>
            </w:pPr>
            <w:r w:rsidRPr="00450D1F">
              <w:rPr>
                <w:rFonts w:ascii="Arial" w:eastAsia="Times New Roman" w:hAnsi="Arial" w:cs="Arial"/>
                <w:b/>
                <w:color w:val="0000FF"/>
                <w:sz w:val="18"/>
                <w:szCs w:val="18"/>
              </w:rPr>
              <w:t>Cleaning Validation</w:t>
            </w:r>
          </w:p>
        </w:tc>
      </w:tr>
      <w:tr w:rsidR="00240D48" w:rsidRPr="00450D1F" w14:paraId="3E5AB3B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9D30B5" w14:textId="77777777"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6FE0DF2" w14:textId="7ABE53F9" w:rsidR="00601540" w:rsidRPr="00450D1F" w:rsidRDefault="00601540"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69C5E5" w14:textId="71B5A4A4"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3D9B8E2" w14:textId="49BF508B"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969603" w14:textId="1C4F61A2" w:rsidR="00240D48" w:rsidRPr="00450D1F" w:rsidRDefault="00240D48" w:rsidP="0085210F">
            <w:pPr>
              <w:spacing w:line="240" w:lineRule="auto"/>
              <w:jc w:val="both"/>
              <w:rPr>
                <w:rFonts w:ascii="Arial" w:hAnsi="Arial" w:cs="Arial"/>
                <w:color w:val="0000FF"/>
                <w:sz w:val="18"/>
                <w:szCs w:val="18"/>
              </w:rPr>
            </w:pPr>
            <w:commentRangeStart w:id="1162"/>
            <w:commentRangeStart w:id="1163"/>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162"/>
            <w:r w:rsidRPr="00450D1F">
              <w:rPr>
                <w:rStyle w:val="af5"/>
                <w:rFonts w:ascii="Arial" w:eastAsia="Arial" w:hAnsi="Arial" w:cs="Arial"/>
                <w:color w:val="0000FF"/>
                <w:sz w:val="18"/>
                <w:szCs w:val="18"/>
              </w:rPr>
              <w:commentReference w:id="1162"/>
            </w:r>
            <w:commentRangeEnd w:id="1163"/>
            <w:r w:rsidRPr="00450D1F">
              <w:rPr>
                <w:rStyle w:val="af5"/>
                <w:rFonts w:ascii="Arial" w:hAnsi="Arial" w:cs="Arial"/>
                <w:color w:val="0000FF"/>
                <w:sz w:val="18"/>
                <w:szCs w:val="18"/>
              </w:rPr>
              <w:commentReference w:id="1163"/>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5B7C0" w14:textId="23AC5119"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BFD6D28" w14:textId="1A814EF0" w:rsidR="00240D48" w:rsidRPr="00450D1F" w:rsidRDefault="00240D48"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14515101" w14:textId="352AC1C2" w:rsidR="00240D48" w:rsidRPr="00450D1F" w:rsidRDefault="00E66C15"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sidR="007B234D">
              <w:rPr>
                <w:rFonts w:ascii="Arial" w:eastAsia="Arial" w:hAnsi="Arial" w:cs="Arial"/>
                <w:color w:val="0000FF"/>
                <w:sz w:val="18"/>
                <w:szCs w:val="18"/>
              </w:rPr>
              <w:t>11/05/2026</w:t>
            </w:r>
          </w:p>
          <w:p w14:paraId="4466FF3E" w14:textId="0E9D530E"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5683D16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02BD550" w14:textId="77777777"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F0F8D39" w14:textId="63BF4E6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2)</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A99348" w14:textId="3A31C6C9"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840740" w14:textId="22A3D01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A16F0C7" w14:textId="01727EEA" w:rsidR="00932AC2" w:rsidRPr="00450D1F" w:rsidRDefault="00932AC2" w:rsidP="0085210F">
            <w:pPr>
              <w:spacing w:line="240" w:lineRule="auto"/>
              <w:jc w:val="both"/>
              <w:rPr>
                <w:rFonts w:ascii="Arial" w:eastAsia="Arial" w:hAnsi="Arial" w:cs="Arial"/>
                <w:color w:val="0000FF"/>
                <w:sz w:val="18"/>
                <w:szCs w:val="18"/>
              </w:rPr>
            </w:pPr>
            <w:commentRangeStart w:id="1164"/>
            <w:commentRangeStart w:id="1165"/>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164"/>
            <w:r w:rsidRPr="00450D1F">
              <w:rPr>
                <w:rStyle w:val="af5"/>
                <w:rFonts w:ascii="Arial" w:eastAsia="Arial" w:hAnsi="Arial" w:cs="Arial"/>
                <w:color w:val="0000FF"/>
                <w:sz w:val="18"/>
                <w:szCs w:val="18"/>
              </w:rPr>
              <w:commentReference w:id="1164"/>
            </w:r>
            <w:commentRangeEnd w:id="1165"/>
            <w:r w:rsidRPr="00450D1F">
              <w:rPr>
                <w:rStyle w:val="af5"/>
                <w:rFonts w:ascii="Arial" w:hAnsi="Arial" w:cs="Arial"/>
                <w:color w:val="0000FF"/>
                <w:sz w:val="18"/>
                <w:szCs w:val="18"/>
              </w:rPr>
              <w:commentReference w:id="1165"/>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1FC38F" w14:textId="704912ED"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7F4E6"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352AFD7D" w14:textId="10F2453C"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Pr>
                <w:rFonts w:ascii="Arial" w:eastAsia="Arial" w:hAnsi="Arial" w:cs="Arial"/>
                <w:color w:val="0000FF"/>
                <w:sz w:val="18"/>
                <w:szCs w:val="18"/>
              </w:rPr>
              <w:t>11/</w:t>
            </w:r>
            <w:r w:rsidR="00960023">
              <w:rPr>
                <w:rFonts w:ascii="Arial" w:eastAsia="Arial" w:hAnsi="Arial" w:cs="Arial"/>
                <w:color w:val="0000FF"/>
                <w:sz w:val="18"/>
                <w:szCs w:val="18"/>
              </w:rPr>
              <w:t>2</w:t>
            </w:r>
            <w:r>
              <w:rPr>
                <w:rFonts w:ascii="Arial" w:eastAsia="Arial" w:hAnsi="Arial" w:cs="Arial"/>
                <w:color w:val="0000FF"/>
                <w:sz w:val="18"/>
                <w:szCs w:val="18"/>
              </w:rPr>
              <w:t>0/2026</w:t>
            </w:r>
          </w:p>
          <w:p w14:paraId="669E0071" w14:textId="4D4B676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01A7D982"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E3CCD6" w14:textId="254EB4C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Analytical method readiness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361E5C" w14:textId="4897AB4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As the cleaning solvent needs to be changed to process solvent, the cleaning detection methods for Steps 2 need to be re-developed and re-validated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637897C" w14:textId="2E50D95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A240A0" w14:textId="4D09E7C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Method d</w:t>
            </w:r>
            <w:r w:rsidRPr="00450D1F">
              <w:rPr>
                <w:rFonts w:ascii="Arial" w:hAnsi="Arial" w:cs="Arial"/>
                <w:bCs/>
                <w:color w:val="0000FF"/>
                <w:sz w:val="18"/>
                <w:szCs w:val="18"/>
              </w:rPr>
              <w:t>evelopment and validation will</w:t>
            </w:r>
            <w:r w:rsidRPr="00450D1F">
              <w:rPr>
                <w:rFonts w:ascii="Arial" w:hAnsi="Arial" w:cs="Arial"/>
                <w:color w:val="0000FF"/>
                <w:sz w:val="18"/>
                <w:szCs w:val="18"/>
              </w:rPr>
              <w:t xml:space="preserve"> be initiated as soon as possible.</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960728" w14:textId="706C731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QC</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6A372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Haini Wang</w:t>
            </w:r>
          </w:p>
          <w:p w14:paraId="20D2BFF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Due Date: 11/20/2026</w:t>
            </w:r>
          </w:p>
          <w:p w14:paraId="389D3285" w14:textId="501B36AE"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 xml:space="preserve">Item status and Closure criteria:  complete the cleaning detect method validation </w:t>
            </w:r>
          </w:p>
        </w:tc>
      </w:tr>
      <w:tr w:rsidR="00932AC2" w:rsidRPr="00450D1F" w14:paraId="0D0AA51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8EFA7F2" w14:textId="6DB7A96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Materials &amp; Specification</w:t>
            </w:r>
          </w:p>
        </w:tc>
      </w:tr>
      <w:tr w:rsidR="00932AC2" w:rsidRPr="00450D1F" w14:paraId="66D838FA"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9A246" w14:textId="3BFAE8DE"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R</w:t>
            </w:r>
            <w:r w:rsidRPr="00450D1F">
              <w:rPr>
                <w:rFonts w:ascii="Arial" w:eastAsia="Segoe UI" w:hAnsi="Arial" w:cs="Arial"/>
                <w:sz w:val="18"/>
                <w:szCs w:val="18"/>
              </w:rPr>
              <w:t>aw material supplier</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233850" w14:textId="23C469A3" w:rsidR="00932AC2" w:rsidRPr="00450D1F" w:rsidRDefault="00932AC2" w:rsidP="0085210F">
            <w:pPr>
              <w:spacing w:line="240" w:lineRule="auto"/>
              <w:jc w:val="both"/>
              <w:rPr>
                <w:rFonts w:ascii="Arial" w:eastAsia="Times New Roman" w:hAnsi="Arial" w:cs="Arial"/>
                <w:sz w:val="18"/>
                <w:szCs w:val="18"/>
              </w:rPr>
            </w:pPr>
            <w:r w:rsidRPr="00450D1F">
              <w:rPr>
                <w:rFonts w:ascii="Arial" w:eastAsia="Segoe UI" w:hAnsi="Arial" w:cs="Arial"/>
                <w:sz w:val="18"/>
                <w:szCs w:val="18"/>
              </w:rPr>
              <w:t>A new raw material supplier has been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342994" w14:textId="411555A7" w:rsidR="00932AC2" w:rsidRPr="00450D1F" w:rsidRDefault="00932AC2" w:rsidP="0085210F">
            <w:pPr>
              <w:spacing w:line="240" w:lineRule="auto"/>
              <w:jc w:val="both"/>
              <w:rPr>
                <w:rFonts w:ascii="Arial" w:eastAsia="Times New Roman" w:hAnsi="Arial" w:cs="Arial"/>
                <w:sz w:val="18"/>
                <w:szCs w:val="18"/>
              </w:rPr>
            </w:pPr>
            <w:ins w:id="1166" w:author="Xuning Wei12232" w:date="2026-08-04T17:30:00Z">
              <w:r w:rsidRPr="00450D1F">
                <w:rPr>
                  <w:rFonts w:ascii="Arial" w:hAnsi="Arial" w:cs="Arial"/>
                  <w:sz w:val="18"/>
                  <w:szCs w:val="18"/>
                  <w:rPrChange w:id="1167" w:author="Xuning Wei12232" w:date="2026-08-21T17:50:00Z">
                    <w:rPr>
                      <w:rFonts w:ascii="Arial" w:eastAsia="Times New Roman" w:hAnsi="Arial" w:cs="Arial"/>
                      <w:sz w:val="18"/>
                      <w:szCs w:val="18"/>
                    </w:rPr>
                  </w:rPrChange>
                </w:rPr>
                <w:t>Low</w:t>
              </w:r>
            </w:ins>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52C0EC5" w14:textId="6A83AD6D" w:rsidR="00932AC2" w:rsidRPr="00450D1F" w:rsidRDefault="00932AC2" w:rsidP="0085210F">
            <w:pPr>
              <w:spacing w:line="240" w:lineRule="auto"/>
              <w:jc w:val="both"/>
              <w:rPr>
                <w:rFonts w:ascii="Arial" w:eastAsia="Times New Roman" w:hAnsi="Arial" w:cs="Arial"/>
                <w:sz w:val="18"/>
                <w:szCs w:val="18"/>
              </w:rPr>
            </w:pPr>
            <w:ins w:id="1168" w:author="Xuning Wei12232" w:date="2026-08-21T17:45:00Z">
              <w:r w:rsidRPr="00450D1F">
                <w:rPr>
                  <w:rFonts w:ascii="Arial" w:hAnsi="Arial" w:cs="Arial"/>
                  <w:sz w:val="18"/>
                  <w:szCs w:val="18"/>
                </w:rPr>
                <w:t>Relevant contents have been filled in Change-140020-030</w:t>
              </w:r>
            </w:ins>
            <w:r w:rsidRPr="00450D1F">
              <w:rPr>
                <w:rFonts w:ascii="Arial" w:hAnsi="Arial" w:cs="Arial"/>
                <w:sz w:val="18"/>
                <w:szCs w:val="18"/>
              </w:rPr>
              <w:t>6</w:t>
            </w:r>
            <w:ins w:id="1169" w:author="Xuning Wei12232" w:date="2026-08-21T17:45:00Z">
              <w:r w:rsidRPr="00450D1F">
                <w:rPr>
                  <w:rFonts w:ascii="Arial" w:hAnsi="Arial" w:cs="Arial"/>
                  <w:sz w:val="18"/>
                  <w:szCs w:val="18"/>
                </w:rPr>
                <w:t>.01</w:t>
              </w:r>
            </w:ins>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3F8D16" w14:textId="58A10C8E" w:rsidR="00932AC2" w:rsidRPr="00450D1F" w:rsidRDefault="00932AC2" w:rsidP="0085210F">
            <w:pPr>
              <w:spacing w:line="240" w:lineRule="auto"/>
              <w:jc w:val="both"/>
              <w:rPr>
                <w:rFonts w:ascii="Arial" w:eastAsia="Times New Roman" w:hAnsi="Arial" w:cs="Arial"/>
                <w:sz w:val="18"/>
                <w:szCs w:val="18"/>
              </w:rPr>
            </w:pPr>
            <w:ins w:id="1170" w:author="Xuning Wei12232" w:date="2026-08-21T17:41:00Z">
              <w:r w:rsidRPr="00450D1F">
                <w:rPr>
                  <w:rFonts w:ascii="Arial" w:hAnsi="Arial" w:cs="Arial"/>
                  <w:sz w:val="18"/>
                  <w:szCs w:val="18"/>
                </w:rPr>
                <w:t>CMMD</w:t>
              </w:r>
            </w:ins>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143F97" w14:textId="356B9B3F" w:rsidR="00932AC2" w:rsidRPr="00450D1F" w:rsidRDefault="00932AC2" w:rsidP="0085210F">
            <w:pPr>
              <w:spacing w:line="240" w:lineRule="auto"/>
              <w:jc w:val="both"/>
              <w:rPr>
                <w:rFonts w:ascii="Arial" w:eastAsia="Times New Roman" w:hAnsi="Arial" w:cs="Arial"/>
                <w:i/>
                <w:iCs/>
                <w:sz w:val="18"/>
                <w:szCs w:val="18"/>
              </w:rPr>
            </w:pPr>
            <w:ins w:id="1171" w:author="Xuning Wei12232" w:date="2026-08-21T17:41: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7EC18435"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C6C2358" w14:textId="4468C650"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Material Specification</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9F01C60" w14:textId="29A1B2EC"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 xml:space="preserve">1. The purity specification of </w:t>
            </w:r>
            <w:proofErr w:type="spellStart"/>
            <w:r w:rsidRPr="00450D1F">
              <w:rPr>
                <w:rFonts w:ascii="Arial" w:eastAsia="Times New Roman" w:hAnsi="Arial" w:cs="Arial"/>
                <w:sz w:val="18"/>
                <w:szCs w:val="18"/>
              </w:rPr>
              <w:t>Fmoc</w:t>
            </w:r>
            <w:proofErr w:type="spellEnd"/>
            <w:r w:rsidRPr="00450D1F">
              <w:rPr>
                <w:rFonts w:ascii="Arial" w:eastAsia="Times New Roman" w:hAnsi="Arial" w:cs="Arial"/>
                <w:sz w:val="18"/>
                <w:szCs w:val="18"/>
              </w:rPr>
              <w:t>-L-N-Me-</w:t>
            </w:r>
            <w:proofErr w:type="spellStart"/>
            <w:proofErr w:type="gramStart"/>
            <w:r w:rsidRPr="00450D1F">
              <w:rPr>
                <w:rFonts w:ascii="Arial" w:eastAsia="Times New Roman" w:hAnsi="Arial" w:cs="Arial"/>
                <w:sz w:val="18"/>
                <w:szCs w:val="18"/>
              </w:rPr>
              <w:t>Asn</w:t>
            </w:r>
            <w:proofErr w:type="spellEnd"/>
            <w:r w:rsidRPr="00450D1F">
              <w:rPr>
                <w:rFonts w:ascii="Arial" w:eastAsia="Times New Roman" w:hAnsi="Arial" w:cs="Arial"/>
                <w:sz w:val="18"/>
                <w:szCs w:val="18"/>
              </w:rPr>
              <w:t>(</w:t>
            </w:r>
            <w:proofErr w:type="spellStart"/>
            <w:proofErr w:type="gramEnd"/>
            <w:r w:rsidRPr="00450D1F">
              <w:rPr>
                <w:rFonts w:ascii="Arial" w:eastAsia="Times New Roman" w:hAnsi="Arial" w:cs="Arial"/>
                <w:sz w:val="18"/>
                <w:szCs w:val="18"/>
              </w:rPr>
              <w:t>Trt</w:t>
            </w:r>
            <w:proofErr w:type="spellEnd"/>
            <w:r w:rsidRPr="00450D1F">
              <w:rPr>
                <w:rFonts w:ascii="Arial" w:eastAsia="Times New Roman" w:hAnsi="Arial" w:cs="Arial"/>
                <w:sz w:val="18"/>
                <w:szCs w:val="18"/>
              </w:rPr>
              <w:t>)-OH has been adjusted from ≥98.0% to ≥99.0%. The specification of Des-Methyl impurity was adjusted from ≤0.2% to ≤0.1%.</w:t>
            </w:r>
          </w:p>
          <w:p w14:paraId="018BBD73" w14:textId="77777777"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lastRenderedPageBreak/>
              <w:t xml:space="preserve">2. Add detection of </w:t>
            </w:r>
            <w:proofErr w:type="spellStart"/>
            <w:r w:rsidRPr="00450D1F">
              <w:rPr>
                <w:rFonts w:ascii="Arial" w:eastAsia="Times New Roman" w:hAnsi="Arial" w:cs="Arial"/>
                <w:sz w:val="18"/>
                <w:szCs w:val="18"/>
              </w:rPr>
              <w:t>Fmoc</w:t>
            </w:r>
            <w:proofErr w:type="spellEnd"/>
            <w:r w:rsidRPr="00450D1F">
              <w:rPr>
                <w:rFonts w:ascii="Arial" w:eastAsia="Times New Roman" w:hAnsi="Arial" w:cs="Arial"/>
                <w:sz w:val="18"/>
                <w:szCs w:val="18"/>
              </w:rPr>
              <w:t>-</w:t>
            </w:r>
            <w:proofErr w:type="spellStart"/>
            <w:r w:rsidRPr="00450D1F">
              <w:rPr>
                <w:rFonts w:ascii="Arial" w:eastAsia="Times New Roman" w:hAnsi="Arial" w:cs="Arial"/>
                <w:sz w:val="18"/>
                <w:szCs w:val="18"/>
              </w:rPr>
              <w:t>Leu</w:t>
            </w:r>
            <w:proofErr w:type="spellEnd"/>
            <w:r w:rsidRPr="00450D1F">
              <w:rPr>
                <w:rFonts w:ascii="Arial" w:eastAsia="Times New Roman" w:hAnsi="Arial" w:cs="Arial"/>
                <w:sz w:val="18"/>
                <w:szCs w:val="18"/>
              </w:rPr>
              <w:t xml:space="preserve">-OH and </w:t>
            </w:r>
            <w:proofErr w:type="spellStart"/>
            <w:r w:rsidRPr="00450D1F">
              <w:rPr>
                <w:rFonts w:ascii="Arial" w:eastAsia="Times New Roman" w:hAnsi="Arial" w:cs="Arial"/>
                <w:sz w:val="18"/>
                <w:szCs w:val="18"/>
              </w:rPr>
              <w:t>Fmoc</w:t>
            </w:r>
            <w:proofErr w:type="spellEnd"/>
            <w:r w:rsidRPr="00450D1F">
              <w:rPr>
                <w:rFonts w:ascii="Arial" w:eastAsia="Times New Roman" w:hAnsi="Arial" w:cs="Arial"/>
                <w:sz w:val="18"/>
                <w:szCs w:val="18"/>
              </w:rPr>
              <w:t xml:space="preserve">-Ile-OH in </w:t>
            </w:r>
            <w:proofErr w:type="spellStart"/>
            <w:r w:rsidRPr="00450D1F">
              <w:rPr>
                <w:rFonts w:ascii="Arial" w:eastAsia="Times New Roman" w:hAnsi="Arial" w:cs="Arial"/>
                <w:sz w:val="18"/>
                <w:szCs w:val="18"/>
              </w:rPr>
              <w:t>Fmoc</w:t>
            </w:r>
            <w:proofErr w:type="spellEnd"/>
            <w:r w:rsidRPr="00450D1F">
              <w:rPr>
                <w:rFonts w:ascii="Arial" w:eastAsia="Times New Roman" w:hAnsi="Arial" w:cs="Arial"/>
                <w:sz w:val="18"/>
                <w:szCs w:val="18"/>
              </w:rPr>
              <w:t>-L-Val-OH, with specifications of ≤0.1% each.</w:t>
            </w:r>
          </w:p>
          <w:p w14:paraId="285116E8" w14:textId="77777777" w:rsidR="00932AC2" w:rsidRPr="00450D1F" w:rsidRDefault="00932AC2" w:rsidP="0085210F">
            <w:pPr>
              <w:spacing w:line="240" w:lineRule="auto"/>
              <w:jc w:val="both"/>
              <w:rPr>
                <w:rFonts w:ascii="Arial" w:eastAsia="仿宋_GB2312" w:hAnsi="Arial" w:cs="Arial"/>
                <w:sz w:val="18"/>
                <w:szCs w:val="18"/>
              </w:rPr>
            </w:pPr>
            <w:r w:rsidRPr="00450D1F">
              <w:rPr>
                <w:rFonts w:ascii="Arial" w:eastAsia="Times New Roman" w:hAnsi="Arial" w:cs="Arial"/>
                <w:sz w:val="18"/>
                <w:szCs w:val="18"/>
              </w:rPr>
              <w:t xml:space="preserve">3. </w:t>
            </w:r>
            <w:r w:rsidRPr="00450D1F">
              <w:rPr>
                <w:rFonts w:ascii="Arial" w:eastAsia="仿宋_GB2312" w:hAnsi="Arial" w:cs="Arial"/>
                <w:sz w:val="18"/>
                <w:szCs w:val="18"/>
              </w:rPr>
              <w:t xml:space="preserve">The purity specification of </w:t>
            </w:r>
            <w:proofErr w:type="spellStart"/>
            <w:r w:rsidRPr="00450D1F">
              <w:rPr>
                <w:rFonts w:ascii="Arial" w:eastAsia="仿宋_GB2312" w:hAnsi="Arial" w:cs="Arial"/>
                <w:sz w:val="18"/>
                <w:szCs w:val="18"/>
              </w:rPr>
              <w:t>Fmoc</w:t>
            </w:r>
            <w:proofErr w:type="spellEnd"/>
            <w:r w:rsidRPr="00450D1F">
              <w:rPr>
                <w:rFonts w:ascii="Arial" w:eastAsia="仿宋_GB2312" w:hAnsi="Arial" w:cs="Arial"/>
                <w:sz w:val="18"/>
                <w:szCs w:val="18"/>
              </w:rPr>
              <w:t>-L-α-Me-</w:t>
            </w:r>
            <w:proofErr w:type="spellStart"/>
            <w:r w:rsidRPr="00450D1F">
              <w:rPr>
                <w:rFonts w:ascii="Arial" w:eastAsia="仿宋_GB2312" w:hAnsi="Arial" w:cs="Arial"/>
                <w:sz w:val="18"/>
                <w:szCs w:val="18"/>
              </w:rPr>
              <w:t>Phe</w:t>
            </w:r>
            <w:proofErr w:type="spellEnd"/>
            <w:r w:rsidRPr="00450D1F">
              <w:rPr>
                <w:rFonts w:ascii="Arial" w:eastAsia="仿宋_GB2312" w:hAnsi="Arial" w:cs="Arial"/>
                <w:sz w:val="18"/>
                <w:szCs w:val="18"/>
              </w:rPr>
              <w:t xml:space="preserve">-OH and </w:t>
            </w:r>
            <w:proofErr w:type="spellStart"/>
            <w:r w:rsidRPr="00450D1F">
              <w:rPr>
                <w:rFonts w:ascii="Arial" w:eastAsia="仿宋_GB2312" w:hAnsi="Arial" w:cs="Arial"/>
                <w:sz w:val="18"/>
                <w:szCs w:val="18"/>
              </w:rPr>
              <w:t>Fmoc</w:t>
            </w:r>
            <w:proofErr w:type="spellEnd"/>
            <w:r w:rsidRPr="00450D1F">
              <w:rPr>
                <w:rFonts w:ascii="Arial" w:eastAsia="仿宋_GB2312" w:hAnsi="Arial" w:cs="Arial"/>
                <w:sz w:val="18"/>
                <w:szCs w:val="18"/>
              </w:rPr>
              <w:t>-L-</w:t>
            </w:r>
            <w:proofErr w:type="spellStart"/>
            <w:proofErr w:type="gramStart"/>
            <w:r w:rsidRPr="00450D1F">
              <w:rPr>
                <w:rFonts w:ascii="Arial" w:eastAsia="仿宋_GB2312" w:hAnsi="Arial" w:cs="Arial"/>
                <w:sz w:val="18"/>
                <w:szCs w:val="18"/>
              </w:rPr>
              <w:t>Orn</w:t>
            </w:r>
            <w:proofErr w:type="spellEnd"/>
            <w:r w:rsidRPr="00450D1F">
              <w:rPr>
                <w:rFonts w:ascii="Arial" w:eastAsia="仿宋_GB2312" w:hAnsi="Arial" w:cs="Arial"/>
                <w:sz w:val="18"/>
                <w:szCs w:val="18"/>
              </w:rPr>
              <w:t>(</w:t>
            </w:r>
            <w:proofErr w:type="spellStart"/>
            <w:proofErr w:type="gramEnd"/>
            <w:r w:rsidRPr="00450D1F">
              <w:rPr>
                <w:rFonts w:ascii="Arial" w:eastAsia="仿宋_GB2312" w:hAnsi="Arial" w:cs="Arial"/>
                <w:sz w:val="18"/>
                <w:szCs w:val="18"/>
              </w:rPr>
              <w:t>Boc</w:t>
            </w:r>
            <w:proofErr w:type="spellEnd"/>
            <w:r w:rsidRPr="00450D1F">
              <w:rPr>
                <w:rFonts w:ascii="Arial" w:eastAsia="仿宋_GB2312" w:hAnsi="Arial" w:cs="Arial"/>
                <w:sz w:val="18"/>
                <w:szCs w:val="18"/>
              </w:rPr>
              <w:t>)-OH have been adjusted from ≥98.0% to ≥99.0%.</w:t>
            </w:r>
          </w:p>
          <w:p w14:paraId="0B94C575" w14:textId="0FF93B11"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4.</w:t>
            </w:r>
            <w:r w:rsidRPr="00450D1F">
              <w:rPr>
                <w:rFonts w:ascii="Arial" w:eastAsia="Times New Roman" w:hAnsi="Arial" w:cs="Arial"/>
                <w:sz w:val="18"/>
                <w:szCs w:val="18"/>
              </w:rPr>
              <w:tab/>
              <w:t>The specification of N,N-</w:t>
            </w:r>
            <w:proofErr w:type="spellStart"/>
            <w:r w:rsidRPr="00450D1F">
              <w:rPr>
                <w:rFonts w:ascii="Arial" w:eastAsia="Times New Roman" w:hAnsi="Arial" w:cs="Arial"/>
                <w:sz w:val="18"/>
                <w:szCs w:val="18"/>
              </w:rPr>
              <w:t>Dimethylformamide</w:t>
            </w:r>
            <w:proofErr w:type="spellEnd"/>
            <w:r w:rsidRPr="00450D1F">
              <w:rPr>
                <w:rFonts w:ascii="Arial" w:eastAsia="Times New Roman" w:hAnsi="Arial" w:cs="Arial"/>
                <w:sz w:val="18"/>
                <w:szCs w:val="18"/>
              </w:rPr>
              <w:t xml:space="preserve">, </w:t>
            </w:r>
            <w:proofErr w:type="spellStart"/>
            <w:r w:rsidRPr="00450D1F">
              <w:rPr>
                <w:rFonts w:ascii="Arial" w:eastAsia="Times New Roman" w:hAnsi="Arial" w:cs="Arial"/>
                <w:sz w:val="18"/>
                <w:szCs w:val="18"/>
              </w:rPr>
              <w:t>Piperidine</w:t>
            </w:r>
            <w:proofErr w:type="spellEnd"/>
            <w:r w:rsidRPr="00450D1F">
              <w:rPr>
                <w:rFonts w:ascii="Arial" w:eastAsia="Times New Roman" w:hAnsi="Arial" w:cs="Arial"/>
                <w:sz w:val="18"/>
                <w:szCs w:val="18"/>
              </w:rPr>
              <w:t xml:space="preserve">, Methanol, </w:t>
            </w:r>
            <w:proofErr w:type="spellStart"/>
            <w:r w:rsidRPr="00450D1F">
              <w:rPr>
                <w:rFonts w:ascii="Arial" w:eastAsia="Times New Roman" w:hAnsi="Arial" w:cs="Arial"/>
                <w:sz w:val="18"/>
                <w:szCs w:val="18"/>
              </w:rPr>
              <w:t>Ethyldiisopropylamine</w:t>
            </w:r>
            <w:proofErr w:type="spellEnd"/>
            <w:r w:rsidRPr="00450D1F">
              <w:rPr>
                <w:rFonts w:ascii="Arial" w:eastAsia="Times New Roman" w:hAnsi="Arial" w:cs="Arial"/>
                <w:sz w:val="18"/>
                <w:szCs w:val="18"/>
              </w:rPr>
              <w:t xml:space="preserve">, Ethyl acetate, </w:t>
            </w:r>
            <w:proofErr w:type="spellStart"/>
            <w:r w:rsidRPr="00450D1F">
              <w:rPr>
                <w:rFonts w:ascii="Arial" w:eastAsia="Times New Roman" w:hAnsi="Arial" w:cs="Arial"/>
                <w:sz w:val="18"/>
                <w:szCs w:val="18"/>
              </w:rPr>
              <w:t>tert</w:t>
            </w:r>
            <w:proofErr w:type="spellEnd"/>
            <w:r w:rsidRPr="00450D1F">
              <w:rPr>
                <w:rFonts w:ascii="Arial" w:eastAsia="Times New Roman" w:hAnsi="Arial" w:cs="Arial"/>
                <w:sz w:val="18"/>
                <w:szCs w:val="18"/>
              </w:rPr>
              <w:t xml:space="preserve">-Butyl methyl ether, Pyridine, Toluene, Purified water, Heptane, </w:t>
            </w:r>
            <w:proofErr w:type="spellStart"/>
            <w:r w:rsidRPr="00450D1F">
              <w:rPr>
                <w:rFonts w:ascii="Arial" w:eastAsia="Times New Roman" w:hAnsi="Arial" w:cs="Arial"/>
                <w:sz w:val="18"/>
                <w:szCs w:val="18"/>
              </w:rPr>
              <w:t>Trifluoroacetic</w:t>
            </w:r>
            <w:proofErr w:type="spellEnd"/>
            <w:r w:rsidRPr="00450D1F">
              <w:rPr>
                <w:rFonts w:ascii="Arial" w:eastAsia="Times New Roman" w:hAnsi="Arial" w:cs="Arial"/>
                <w:sz w:val="18"/>
                <w:szCs w:val="18"/>
              </w:rPr>
              <w:t xml:space="preserve"> acid were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567CEED" w14:textId="64FB637F"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lastRenderedPageBreak/>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33499F3" w14:textId="50FC082B" w:rsidR="00932AC2" w:rsidRPr="00450D1F" w:rsidRDefault="00932AC2" w:rsidP="0085210F">
            <w:pPr>
              <w:spacing w:line="240" w:lineRule="auto"/>
              <w:jc w:val="both"/>
              <w:rPr>
                <w:rFonts w:ascii="Arial" w:eastAsia="Arial" w:hAnsi="Arial" w:cs="Arial"/>
                <w:sz w:val="18"/>
                <w:szCs w:val="18"/>
              </w:rPr>
            </w:pPr>
            <w:r w:rsidRPr="00450D1F">
              <w:rPr>
                <w:rFonts w:ascii="Arial" w:eastAsia="Arial" w:hAnsi="Arial" w:cs="Arial"/>
                <w:sz w:val="18"/>
                <w:szCs w:val="18"/>
                <w:u w:val="single"/>
              </w:rPr>
              <w:t>Relevant contents have been filled in Change-140020-030205.01</w:t>
            </w:r>
          </w:p>
          <w:p w14:paraId="5A7A477E" w14:textId="075717B1" w:rsidR="00932AC2" w:rsidRPr="00450D1F" w:rsidRDefault="00932AC2"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0158E1C" w14:textId="0C27E0C2"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56B31C" w14:textId="77777777"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Assigned Owner: Yongle Liu</w:t>
            </w:r>
          </w:p>
          <w:p w14:paraId="1521F0FF" w14:textId="4F30FF08"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Pr>
                <w:rFonts w:ascii="Arial" w:eastAsia="Arial" w:hAnsi="Arial" w:cs="Arial"/>
                <w:sz w:val="18"/>
                <w:szCs w:val="18"/>
                <w:u w:val="single"/>
              </w:rPr>
              <w:t>11/20/2026</w:t>
            </w:r>
          </w:p>
          <w:p w14:paraId="75F979C5" w14:textId="36166BED" w:rsidR="00932AC2" w:rsidRPr="00450D1F" w:rsidRDefault="00932AC2" w:rsidP="0085210F">
            <w:pPr>
              <w:spacing w:line="240" w:lineRule="auto"/>
              <w:jc w:val="both"/>
              <w:rPr>
                <w:rFonts w:ascii="Arial" w:eastAsia="Times New Roman" w:hAnsi="Arial" w:cs="Arial"/>
                <w:sz w:val="18"/>
                <w:szCs w:val="18"/>
              </w:rPr>
            </w:pPr>
            <w:r w:rsidRPr="00450D1F">
              <w:rPr>
                <w:rFonts w:ascii="Arial" w:eastAsia="Arial" w:hAnsi="Arial" w:cs="Arial"/>
                <w:sz w:val="18"/>
                <w:szCs w:val="18"/>
                <w:u w:val="single"/>
              </w:rPr>
              <w:t xml:space="preserve">Item status and Closure criteria: </w:t>
            </w:r>
            <w:r w:rsidRPr="00450D1F">
              <w:rPr>
                <w:rFonts w:ascii="Arial" w:eastAsia="Arial" w:hAnsi="Arial" w:cs="Arial"/>
                <w:color w:val="0000FF"/>
                <w:sz w:val="18"/>
                <w:szCs w:val="18"/>
                <w:u w:val="single"/>
              </w:rPr>
              <w:t>Change control sign-off</w:t>
            </w:r>
          </w:p>
        </w:tc>
      </w:tr>
      <w:tr w:rsidR="00932AC2" w:rsidRPr="00450D1F" w14:paraId="0D6D2C2B" w14:textId="77777777" w:rsidTr="00382476">
        <w:trPr>
          <w:trHeight w:val="44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083338C1" w14:textId="77777777" w:rsidR="00932AC2" w:rsidRPr="00450D1F" w:rsidRDefault="00932AC2" w:rsidP="0085210F">
            <w:pPr>
              <w:spacing w:beforeLines="50" w:before="120" w:after="0" w:line="240" w:lineRule="auto"/>
              <w:jc w:val="both"/>
              <w:rPr>
                <w:ins w:id="1172" w:author="Xuning Wei12232" w:date="2026-08-24T11:28:00Z"/>
                <w:rFonts w:ascii="Arial" w:hAnsi="Arial" w:cs="Arial"/>
                <w:sz w:val="18"/>
                <w:szCs w:val="18"/>
              </w:rPr>
            </w:pPr>
            <w:r w:rsidRPr="00450D1F">
              <w:rPr>
                <w:rFonts w:ascii="Arial" w:eastAsia="Times New Roman" w:hAnsi="Arial" w:cs="Arial"/>
                <w:bCs/>
                <w:sz w:val="18"/>
                <w:szCs w:val="18"/>
              </w:rPr>
              <w:t>Product Quality Specification</w:t>
            </w:r>
          </w:p>
          <w:p w14:paraId="64D44595" w14:textId="77777777" w:rsidR="00932AC2" w:rsidRPr="00450D1F" w:rsidRDefault="00932AC2" w:rsidP="0085210F">
            <w:pPr>
              <w:spacing w:line="240" w:lineRule="auto"/>
              <w:jc w:val="both"/>
              <w:rPr>
                <w:rFonts w:ascii="Arial" w:eastAsia="Times New Roman" w:hAnsi="Arial" w:cs="Arial"/>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7E40EB" w14:textId="462D0823"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Analytical method of Identification changed from AM-013 to AM-140020-025</w:t>
            </w:r>
          </w:p>
        </w:tc>
        <w:tc>
          <w:tcPr>
            <w:tcW w:w="1134" w:type="dxa"/>
            <w:vMerge w:val="restart"/>
            <w:tcBorders>
              <w:top w:val="single" w:sz="6" w:space="0" w:color="AAAAAA"/>
              <w:left w:val="single" w:sz="6" w:space="0" w:color="AAAAAA"/>
              <w:right w:val="single" w:sz="6" w:space="0" w:color="AAAAAA"/>
            </w:tcBorders>
            <w:shd w:val="clear" w:color="auto" w:fill="EEF4FB"/>
            <w:vAlign w:val="center"/>
          </w:tcPr>
          <w:p w14:paraId="0C8D3E68" w14:textId="305F8289"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Low</w:t>
            </w:r>
          </w:p>
        </w:tc>
        <w:tc>
          <w:tcPr>
            <w:tcW w:w="3118" w:type="dxa"/>
            <w:vMerge w:val="restart"/>
            <w:tcBorders>
              <w:top w:val="single" w:sz="6" w:space="0" w:color="AAAAAA"/>
              <w:left w:val="single" w:sz="6" w:space="0" w:color="AAAAAA"/>
              <w:right w:val="single" w:sz="6" w:space="0" w:color="AAAAAA"/>
            </w:tcBorders>
            <w:shd w:val="clear" w:color="auto" w:fill="EEF4FB"/>
            <w:vAlign w:val="center"/>
          </w:tcPr>
          <w:p w14:paraId="219FD6C1" w14:textId="5B1F9623" w:rsidR="00932AC2" w:rsidRPr="00450D1F" w:rsidRDefault="00932AC2" w:rsidP="0085210F">
            <w:pPr>
              <w:spacing w:line="240" w:lineRule="auto"/>
              <w:jc w:val="both"/>
              <w:rPr>
                <w:rFonts w:ascii="Arial" w:eastAsia="Times New Roman" w:hAnsi="Arial" w:cs="Arial"/>
                <w:sz w:val="18"/>
                <w:szCs w:val="18"/>
              </w:rPr>
            </w:pPr>
            <w:ins w:id="1173" w:author="Xuning Wei12232" w:date="2026-08-21T17:48:00Z">
              <w:r w:rsidRPr="00450D1F">
                <w:rPr>
                  <w:rFonts w:ascii="Arial" w:hAnsi="Arial" w:cs="Arial"/>
                  <w:sz w:val="18"/>
                  <w:szCs w:val="18"/>
                </w:rPr>
                <w:t>Relevant contents have been filled in Change-140020</w:t>
              </w:r>
            </w:ins>
            <w:r w:rsidRPr="00450D1F">
              <w:rPr>
                <w:rFonts w:ascii="Arial" w:hAnsi="Arial" w:cs="Arial"/>
                <w:sz w:val="18"/>
                <w:szCs w:val="18"/>
              </w:rPr>
              <w:t>0302</w:t>
            </w:r>
            <w:ins w:id="1174" w:author="Xuning Wei12232" w:date="2026-08-21T17:48:00Z">
              <w:r w:rsidRPr="00450D1F">
                <w:rPr>
                  <w:rFonts w:ascii="Arial" w:hAnsi="Arial" w:cs="Arial"/>
                  <w:sz w:val="18"/>
                  <w:szCs w:val="18"/>
                </w:rPr>
                <w:t>0</w:t>
              </w:r>
            </w:ins>
            <w:r w:rsidRPr="00450D1F">
              <w:rPr>
                <w:rFonts w:ascii="Arial" w:hAnsi="Arial" w:cs="Arial"/>
                <w:sz w:val="18"/>
                <w:szCs w:val="18"/>
              </w:rPr>
              <w:t>5</w:t>
            </w:r>
            <w:ins w:id="1175" w:author="Xuning Wei12232" w:date="2026-08-21T17:48:00Z">
              <w:r w:rsidRPr="00450D1F">
                <w:rPr>
                  <w:rFonts w:ascii="Arial" w:hAnsi="Arial" w:cs="Arial"/>
                  <w:sz w:val="18"/>
                  <w:szCs w:val="18"/>
                </w:rPr>
                <w:t>.01</w:t>
              </w:r>
            </w:ins>
          </w:p>
        </w:tc>
        <w:tc>
          <w:tcPr>
            <w:tcW w:w="992" w:type="dxa"/>
            <w:vMerge w:val="restart"/>
            <w:tcBorders>
              <w:top w:val="single" w:sz="6" w:space="0" w:color="AAAAAA"/>
              <w:left w:val="single" w:sz="6" w:space="0" w:color="AAAAAA"/>
              <w:right w:val="single" w:sz="6" w:space="0" w:color="AAAAAA"/>
            </w:tcBorders>
            <w:shd w:val="clear" w:color="auto" w:fill="EEF4FB"/>
            <w:vAlign w:val="center"/>
          </w:tcPr>
          <w:p w14:paraId="0BFE5BB8" w14:textId="65CFAAC8"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AR</w:t>
            </w:r>
          </w:p>
        </w:tc>
        <w:tc>
          <w:tcPr>
            <w:tcW w:w="3402" w:type="dxa"/>
            <w:vMerge w:val="restart"/>
            <w:tcBorders>
              <w:top w:val="single" w:sz="6" w:space="0" w:color="AAAAAA"/>
              <w:left w:val="single" w:sz="6" w:space="0" w:color="AAAAAA"/>
              <w:right w:val="single" w:sz="6" w:space="0" w:color="AAAAAA"/>
            </w:tcBorders>
            <w:shd w:val="clear" w:color="auto" w:fill="EEF4FB"/>
            <w:vAlign w:val="center"/>
          </w:tcPr>
          <w:p w14:paraId="38115EC3" w14:textId="6AD7B456" w:rsidR="00932AC2" w:rsidRPr="00450D1F" w:rsidRDefault="00932AC2" w:rsidP="0085210F">
            <w:pPr>
              <w:spacing w:line="240" w:lineRule="auto"/>
              <w:jc w:val="both"/>
              <w:rPr>
                <w:rFonts w:ascii="Arial" w:eastAsia="Times New Roman" w:hAnsi="Arial" w:cs="Arial"/>
                <w:i/>
                <w:iCs/>
                <w:sz w:val="18"/>
                <w:szCs w:val="18"/>
              </w:rPr>
            </w:pPr>
            <w:ins w:id="1176" w:author="Xuning Wei12232" w:date="2026-08-21T17:48: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16824A1F" w14:textId="77777777" w:rsidTr="00382476">
        <w:trPr>
          <w:trHeight w:val="439"/>
        </w:trPr>
        <w:tc>
          <w:tcPr>
            <w:tcW w:w="1410" w:type="dxa"/>
            <w:vMerge/>
            <w:vAlign w:val="center"/>
          </w:tcPr>
          <w:p w14:paraId="0C71EBD9"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719A89" w14:textId="5B0F0DCB"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 xml:space="preserve">Add specified impurity in Purity and related impurities by UHPLC test item: ASYM-153207 (L2 endo-Gly24): ≤ 0.5%; ASYM-152486 (L2 des-(Asn21-NMeAsn22)): ≤ 2.0% </w:t>
            </w:r>
          </w:p>
        </w:tc>
        <w:tc>
          <w:tcPr>
            <w:tcW w:w="1134" w:type="dxa"/>
            <w:vMerge/>
            <w:vAlign w:val="center"/>
          </w:tcPr>
          <w:p w14:paraId="66421DCF"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117E7634"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3B8960DD"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2055CC10" w14:textId="77777777" w:rsidR="00932AC2" w:rsidRPr="00450D1F" w:rsidRDefault="00932AC2" w:rsidP="0085210F">
            <w:pPr>
              <w:spacing w:line="240" w:lineRule="auto"/>
              <w:jc w:val="both"/>
              <w:rPr>
                <w:rFonts w:ascii="Arial" w:hAnsi="Arial" w:cs="Arial"/>
                <w:sz w:val="18"/>
                <w:szCs w:val="18"/>
              </w:rPr>
            </w:pPr>
          </w:p>
        </w:tc>
      </w:tr>
      <w:tr w:rsidR="00932AC2" w:rsidRPr="00450D1F" w14:paraId="515C94FD" w14:textId="77777777" w:rsidTr="00382476">
        <w:trPr>
          <w:trHeight w:val="439"/>
        </w:trPr>
        <w:tc>
          <w:tcPr>
            <w:tcW w:w="1410" w:type="dxa"/>
            <w:vMerge/>
            <w:vAlign w:val="center"/>
          </w:tcPr>
          <w:p w14:paraId="1F62459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8150395" w14:textId="6B91076D"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Update the acceptance criteria of individual impurities from ≤1.0% to ≤ 0.5% are based on historical data and PAR study documents</w:t>
            </w:r>
          </w:p>
        </w:tc>
        <w:tc>
          <w:tcPr>
            <w:tcW w:w="1134" w:type="dxa"/>
            <w:vMerge/>
            <w:vAlign w:val="center"/>
          </w:tcPr>
          <w:p w14:paraId="79372E69"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54FC76B1"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74624A93"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79D3E747" w14:textId="77777777" w:rsidR="00932AC2" w:rsidRPr="00450D1F" w:rsidRDefault="00932AC2" w:rsidP="0085210F">
            <w:pPr>
              <w:spacing w:line="240" w:lineRule="auto"/>
              <w:jc w:val="both"/>
              <w:rPr>
                <w:rFonts w:ascii="Arial" w:hAnsi="Arial" w:cs="Arial"/>
                <w:sz w:val="18"/>
                <w:szCs w:val="18"/>
              </w:rPr>
            </w:pPr>
          </w:p>
        </w:tc>
      </w:tr>
      <w:tr w:rsidR="00932AC2" w:rsidRPr="00450D1F" w14:paraId="6B882B0E" w14:textId="77777777" w:rsidTr="00382476">
        <w:trPr>
          <w:trHeight w:val="439"/>
        </w:trPr>
        <w:tc>
          <w:tcPr>
            <w:tcW w:w="1410" w:type="dxa"/>
            <w:vMerge/>
            <w:vAlign w:val="center"/>
          </w:tcPr>
          <w:p w14:paraId="0696EC7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AEAE5" w14:textId="0D9B79B1"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The change of adding the unit of the test items, and adding the requirement of “Report individual impurities ≥ 0.10% by RRT” to the item of Any individual impurities</w:t>
            </w:r>
          </w:p>
        </w:tc>
        <w:tc>
          <w:tcPr>
            <w:tcW w:w="1134" w:type="dxa"/>
            <w:vMerge/>
            <w:vAlign w:val="center"/>
          </w:tcPr>
          <w:p w14:paraId="43124695"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2F2A917B"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0F1BDCE0"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3AF531E6" w14:textId="77777777" w:rsidR="00932AC2" w:rsidRPr="00450D1F" w:rsidRDefault="00932AC2" w:rsidP="0085210F">
            <w:pPr>
              <w:spacing w:line="240" w:lineRule="auto"/>
              <w:jc w:val="both"/>
              <w:rPr>
                <w:rFonts w:ascii="Arial" w:hAnsi="Arial" w:cs="Arial"/>
                <w:sz w:val="18"/>
                <w:szCs w:val="18"/>
              </w:rPr>
            </w:pPr>
          </w:p>
        </w:tc>
      </w:tr>
      <w:tr w:rsidR="00932AC2" w:rsidRPr="00450D1F" w14:paraId="6C0760B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0F9D904" w14:textId="72E3F7D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lastRenderedPageBreak/>
              <w:t>QC &amp; Contract Labs </w:t>
            </w:r>
          </w:p>
        </w:tc>
      </w:tr>
      <w:tr w:rsidR="00932AC2" w:rsidRPr="00450D1F" w14:paraId="00B6D77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E9F666" w14:textId="719BBC9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9E8D54" w14:textId="6E6E86AB"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Clear quantitative requirements are specified for both sample handling procedures and test result acceptance criteria for IPC testing (Document No. AM-140020-029,  AM-140020-031, AM-140020-030)</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A0CD66" w14:textId="15545409"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F47B86" w14:textId="5F2891A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The new method has been fully validated.</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33A9BC" w14:textId="32683F8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0353E9" w14:textId="64592C86"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 xml:space="preserve">Completed </w:t>
            </w:r>
          </w:p>
        </w:tc>
      </w:tr>
      <w:tr w:rsidR="00932AC2" w:rsidRPr="00450D1F" w14:paraId="3C7D760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3A13882" w14:textId="0F07CC74"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019B3C" w14:textId="2A7E74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lang w:val="en-GB"/>
              </w:rPr>
              <w:t xml:space="preserve">The drying endpoint LOD acceptance criterion is tightened from 10.0% to 9% </w:t>
            </w:r>
            <w:r w:rsidRPr="00450D1F">
              <w:rPr>
                <w:rFonts w:ascii="Arial" w:hAnsi="Arial" w:cs="Arial"/>
                <w:color w:val="0000FF"/>
                <w:sz w:val="18"/>
                <w:szCs w:val="18"/>
              </w:rPr>
              <w:t>(w/w)</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AD15A1" w14:textId="317D8E7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C094EA"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Relevant contents have been filled in Change-CPo140020-030104.01</w:t>
            </w:r>
          </w:p>
          <w:p w14:paraId="36238A3F" w14:textId="737B999A" w:rsidR="00932AC2" w:rsidRPr="00450D1F" w:rsidRDefault="00932AC2" w:rsidP="0085210F">
            <w:pPr>
              <w:spacing w:line="240" w:lineRule="auto"/>
              <w:jc w:val="both"/>
              <w:rPr>
                <w:rFonts w:ascii="Arial" w:eastAsia="Arial" w:hAnsi="Arial" w:cs="Arial"/>
                <w:color w:val="0000FF"/>
                <w:sz w:val="18"/>
                <w:szCs w:val="18"/>
                <w:u w:val="single"/>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7B54AD" w14:textId="2C139B1A"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F8ABBD1"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8540628" w14:textId="00AF36FF"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Pr>
                <w:rFonts w:ascii="Arial" w:eastAsia="Arial" w:hAnsi="Arial" w:cs="Arial"/>
                <w:color w:val="0000FF"/>
                <w:sz w:val="18"/>
                <w:szCs w:val="18"/>
                <w:u w:val="single"/>
              </w:rPr>
              <w:t>11/05/2026</w:t>
            </w:r>
            <w:commentRangeStart w:id="1177"/>
            <w:r w:rsidRPr="00450D1F">
              <w:rPr>
                <w:rStyle w:val="af5"/>
                <w:rFonts w:ascii="Arial" w:eastAsia="Arial" w:hAnsi="Arial" w:cs="Arial"/>
                <w:color w:val="0000FF"/>
                <w:sz w:val="18"/>
                <w:szCs w:val="18"/>
                <w:u w:val="single"/>
              </w:rPr>
              <w:commentReference w:id="1178"/>
            </w:r>
            <w:commentRangeEnd w:id="1177"/>
            <w:r w:rsidRPr="00450D1F">
              <w:rPr>
                <w:rStyle w:val="af5"/>
                <w:rFonts w:ascii="Arial" w:hAnsi="Arial" w:cs="Arial"/>
                <w:color w:val="0000FF"/>
                <w:sz w:val="18"/>
                <w:szCs w:val="18"/>
              </w:rPr>
              <w:commentReference w:id="1177"/>
            </w:r>
          </w:p>
          <w:p w14:paraId="726C36C1" w14:textId="4A7D2670"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932AC2" w:rsidRPr="00450D1F" w14:paraId="26BBF8E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4EFD16" w14:textId="2147FB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Sample Preparation and Handling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5012E1" w14:textId="618C5AD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u w:val="single"/>
              </w:rPr>
              <w:t xml:space="preserve">TSP </w:t>
            </w:r>
            <w:r w:rsidRPr="00450D1F">
              <w:rPr>
                <w:rFonts w:ascii="Arial" w:hAnsi="Arial" w:cs="Arial"/>
                <w:color w:val="0000FF"/>
                <w:sz w:val="18"/>
                <w:szCs w:val="18"/>
              </w:rPr>
              <w:t>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F10C11" w14:textId="608531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CD0928"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TSP to-do list:</w:t>
            </w:r>
          </w:p>
          <w:p w14:paraId="04E53B6C" w14:textId="4C013151"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TSP-1400200305.01</w:t>
            </w:r>
          </w:p>
          <w:p w14:paraId="6D68C935" w14:textId="577030E2"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TSP-1400200307.01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FBD8B5" w14:textId="416FA7C4"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83DD39" w14:textId="1FC2A318"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24CAB770" w14:textId="4231D3AC"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43B58BAB" w14:textId="41BB90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Due Date: 11/14//2026</w:t>
            </w:r>
          </w:p>
        </w:tc>
      </w:tr>
      <w:tr w:rsidR="00932AC2" w:rsidRPr="00450D1F" w14:paraId="794EFB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FD0900" w14:textId="77777777" w:rsidR="00932AC2" w:rsidRPr="00450D1F" w:rsidRDefault="00932AC2" w:rsidP="0085210F">
            <w:pPr>
              <w:spacing w:line="240" w:lineRule="auto"/>
              <w:jc w:val="both"/>
              <w:rPr>
                <w:rFonts w:ascii="Arial" w:eastAsia="Times New Roman" w:hAnsi="Arial" w:cs="Arial"/>
                <w:b/>
                <w:color w:val="0000FF"/>
                <w:sz w:val="18"/>
                <w:szCs w:val="18"/>
              </w:rPr>
            </w:pPr>
            <w:r w:rsidRPr="00450D1F">
              <w:rPr>
                <w:rFonts w:ascii="Arial" w:eastAsia="Times New Roman" w:hAnsi="Arial" w:cs="Arial"/>
                <w:b/>
                <w:color w:val="0000FF"/>
                <w:sz w:val="18"/>
                <w:szCs w:val="18"/>
              </w:rPr>
              <w:t>Technical Studies </w:t>
            </w:r>
          </w:p>
        </w:tc>
      </w:tr>
      <w:tr w:rsidR="00932AC2" w:rsidRPr="00450D1F" w14:paraId="12190C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606AD56" w14:textId="7C166514" w:rsidR="00932AC2" w:rsidRPr="00450D1F" w:rsidRDefault="00932AC2" w:rsidP="0085210F">
            <w:pPr>
              <w:spacing w:line="240" w:lineRule="auto"/>
              <w:jc w:val="both"/>
              <w:rPr>
                <w:rFonts w:ascii="Arial" w:hAnsi="Arial" w:cs="Arial"/>
                <w:color w:val="0000FF"/>
                <w:sz w:val="18"/>
                <w:szCs w:val="18"/>
                <w:rPrChange w:id="1179" w:author="Xuning Wei12232" w:date="2026-08-05T19:02:00Z">
                  <w:rPr>
                    <w:rFonts w:ascii="Arial" w:eastAsia="Times New Roman" w:hAnsi="Arial" w:cs="Arial"/>
                    <w:sz w:val="18"/>
                    <w:szCs w:val="18"/>
                  </w:rPr>
                </w:rPrChange>
              </w:rPr>
            </w:pPr>
            <w:ins w:id="1180" w:author="Xuning Wei12232" w:date="2026-08-04T17:21:00Z">
              <w:r w:rsidRPr="00450D1F">
                <w:rPr>
                  <w:rFonts w:ascii="Arial" w:hAnsi="Arial" w:cs="Arial"/>
                  <w:color w:val="0000FF"/>
                  <w:sz w:val="18"/>
                  <w:szCs w:val="18"/>
                </w:rPr>
                <w:t>Stability S</w:t>
              </w:r>
              <w:r w:rsidRPr="00450D1F">
                <w:rPr>
                  <w:rFonts w:ascii="Arial" w:hAnsi="Arial" w:cs="Arial"/>
                  <w:color w:val="0000FF"/>
                  <w:sz w:val="18"/>
                  <w:szCs w:val="18"/>
                  <w:rPrChange w:id="1181" w:author="Xuning Wei12232" w:date="2026-08-05T19:02:00Z">
                    <w:rPr/>
                  </w:rPrChange>
                </w:rPr>
                <w:t>tudy</w:t>
              </w:r>
            </w:ins>
            <w:del w:id="1182" w:author="Xuning Wei12232" w:date="2026-08-04T17:21:00Z">
              <w:r w:rsidRPr="00450D1F" w:rsidDel="002B1828">
                <w:rPr>
                  <w:rFonts w:ascii="Arial" w:hAnsi="Arial" w:cs="Arial"/>
                  <w:color w:val="0000FF"/>
                  <w:sz w:val="18"/>
                  <w:szCs w:val="18"/>
                  <w:rPrChange w:id="1183" w:author="Xuning Wei12232" w:date="2026-08-05T19:02: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349AE1" w14:textId="40AD9C8F" w:rsidR="00932AC2" w:rsidRPr="00450D1F" w:rsidRDefault="00932AC2" w:rsidP="0085210F">
            <w:pPr>
              <w:spacing w:line="240" w:lineRule="auto"/>
              <w:jc w:val="both"/>
              <w:rPr>
                <w:rFonts w:ascii="Arial" w:hAnsi="Arial" w:cs="Arial"/>
                <w:color w:val="0000FF"/>
                <w:sz w:val="18"/>
                <w:szCs w:val="18"/>
                <w:rPrChange w:id="1184" w:author="Xuning Wei12232" w:date="2026-08-05T19:02:00Z">
                  <w:rPr>
                    <w:rFonts w:ascii="Arial" w:eastAsia="Times New Roman" w:hAnsi="Arial" w:cs="Arial"/>
                    <w:sz w:val="18"/>
                    <w:szCs w:val="18"/>
                  </w:rPr>
                </w:rPrChange>
              </w:rPr>
            </w:pPr>
            <w:del w:id="1185" w:author="Xuning Wei12232" w:date="2026-08-04T17:24:00Z">
              <w:r w:rsidRPr="00450D1F" w:rsidDel="008A06CD">
                <w:rPr>
                  <w:rFonts w:ascii="Arial" w:hAnsi="Arial" w:cs="Arial"/>
                  <w:color w:val="0000FF"/>
                  <w:sz w:val="18"/>
                  <w:szCs w:val="18"/>
                  <w:rPrChange w:id="1186" w:author="Xuning Wei12232" w:date="2026-08-05T19:02:00Z">
                    <w:rPr>
                      <w:rFonts w:ascii="Arial" w:eastAsia="Times New Roman" w:hAnsi="Arial" w:cs="Arial"/>
                      <w:sz w:val="18"/>
                      <w:szCs w:val="18"/>
                    </w:rPr>
                  </w:rPrChange>
                </w:rPr>
                <w:delText>N/A</w:delText>
              </w:r>
            </w:del>
            <w:ins w:id="1187" w:author="Xuning Wei12232" w:date="2026-08-05T19:02:00Z">
              <w:r w:rsidRPr="00450D1F">
                <w:rPr>
                  <w:rFonts w:ascii="Arial" w:hAnsi="Arial" w:cs="Arial"/>
                  <w:color w:val="0000FF"/>
                  <w:sz w:val="18"/>
                  <w:szCs w:val="18"/>
                  <w:rPrChange w:id="1188" w:author="Xuning Wei12232" w:date="2026-08-05T19:02:00Z">
                    <w:rPr>
                      <w:rFonts w:ascii="Arial" w:eastAsia="Times New Roman" w:hAnsi="Arial" w:cs="Arial"/>
                      <w:color w:val="0000FF"/>
                      <w:sz w:val="18"/>
                      <w:szCs w:val="18"/>
                    </w:rPr>
                  </w:rPrChange>
                </w:rPr>
                <w:t>Stability testing for</w:t>
              </w:r>
            </w:ins>
            <w:r w:rsidRPr="00450D1F">
              <w:rPr>
                <w:rFonts w:ascii="Arial" w:hAnsi="Arial" w:cs="Arial"/>
                <w:color w:val="0000FF"/>
                <w:sz w:val="18"/>
                <w:szCs w:val="18"/>
              </w:rPr>
              <w:t xml:space="preserve"> ASYM-141366;</w:t>
            </w:r>
            <w:ins w:id="1189" w:author="Xuning Wei12232" w:date="2026-08-05T19:02:00Z">
              <w:r w:rsidRPr="00450D1F">
                <w:rPr>
                  <w:rFonts w:ascii="Arial" w:hAnsi="Arial" w:cs="Arial"/>
                  <w:color w:val="0000FF"/>
                  <w:sz w:val="18"/>
                  <w:szCs w:val="18"/>
                  <w:rPrChange w:id="1190" w:author="Xuning Wei12232" w:date="2026-08-05T19:02:00Z">
                    <w:rPr>
                      <w:rFonts w:ascii="Arial" w:eastAsia="Times New Roman" w:hAnsi="Arial" w:cs="Arial"/>
                      <w:color w:val="0000FF"/>
                      <w:sz w:val="18"/>
                      <w:szCs w:val="18"/>
                    </w:rPr>
                  </w:rPrChange>
                </w:rPr>
                <w:t xml:space="preserve"> LSN4182924 / ASYM-140020</w:t>
              </w:r>
            </w:ins>
            <w:ins w:id="1191" w:author="Xuning Wei12232" w:date="2026-08-05T18:57:00Z">
              <w:r w:rsidRPr="00450D1F">
                <w:rPr>
                  <w:rFonts w:ascii="Arial" w:hAnsi="Arial" w:cs="Arial"/>
                  <w:color w:val="0000FF"/>
                  <w:sz w:val="18"/>
                  <w:szCs w:val="18"/>
                </w:rPr>
                <w:t xml:space="preserve"> </w:t>
              </w:r>
            </w:ins>
            <w:ins w:id="1192" w:author="Xuning Wei12232" w:date="2026-08-05T18:53:00Z">
              <w:r w:rsidRPr="00450D1F">
                <w:rPr>
                  <w:rFonts w:ascii="Arial" w:hAnsi="Arial" w:cs="Arial"/>
                  <w:color w:val="0000FF"/>
                  <w:sz w:val="18"/>
                  <w:szCs w:val="18"/>
                  <w:rPrChange w:id="1193" w:author="Xuning Wei12232" w:date="2026-08-05T19:02:00Z">
                    <w:rPr/>
                  </w:rPrChange>
                </w:rPr>
                <w:t>have been added for the PPQ Batches.</w:t>
              </w:r>
            </w:ins>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266D06" w14:textId="6D3E84CE" w:rsidR="00932AC2" w:rsidRPr="00450D1F" w:rsidRDefault="00932AC2" w:rsidP="0085210F">
            <w:pPr>
              <w:spacing w:line="240" w:lineRule="auto"/>
              <w:jc w:val="both"/>
              <w:rPr>
                <w:rFonts w:ascii="Arial" w:eastAsia="Times New Roman" w:hAnsi="Arial" w:cs="Arial"/>
                <w:color w:val="0000FF"/>
                <w:sz w:val="18"/>
                <w:szCs w:val="18"/>
                <w:rPrChange w:id="1194" w:author="Xuning Wei12232" w:date="2026-08-05T19:02:00Z">
                  <w:rPr>
                    <w:rFonts w:ascii="Arial" w:eastAsia="Times New Roman" w:hAnsi="Arial" w:cs="Arial"/>
                    <w:sz w:val="18"/>
                    <w:szCs w:val="18"/>
                  </w:rPr>
                </w:rPrChange>
              </w:rPr>
            </w:pPr>
            <w:ins w:id="1195" w:author="Xuning Wei12232" w:date="2026-08-04T17:25:00Z">
              <w:r w:rsidRPr="00450D1F">
                <w:rPr>
                  <w:rFonts w:ascii="Arial" w:eastAsia="Times New Roman" w:hAnsi="Arial" w:cs="Arial"/>
                  <w:color w:val="0000FF"/>
                  <w:sz w:val="18"/>
                  <w:szCs w:val="18"/>
                  <w:rPrChange w:id="1196" w:author="Xuning Wei12232" w:date="2026-08-05T19:02:00Z">
                    <w:rPr>
                      <w:rFonts w:ascii="Arial" w:eastAsia="Times New Roman" w:hAnsi="Arial" w:cs="Arial"/>
                      <w:sz w:val="18"/>
                      <w:szCs w:val="18"/>
                    </w:rPr>
                  </w:rPrChange>
                </w:rPr>
                <w:t>Low</w:t>
              </w:r>
              <w:r w:rsidRPr="00450D1F" w:rsidDel="000514D8">
                <w:rPr>
                  <w:rFonts w:ascii="Arial" w:eastAsia="Times New Roman" w:hAnsi="Arial" w:cs="Arial"/>
                  <w:color w:val="0000FF"/>
                  <w:sz w:val="18"/>
                  <w:szCs w:val="18"/>
                  <w:rPrChange w:id="1197" w:author="Xuning Wei12232" w:date="2026-08-05T19:02:00Z">
                    <w:rPr>
                      <w:rFonts w:ascii="Arial" w:eastAsia="Times New Roman" w:hAnsi="Arial" w:cs="Arial"/>
                      <w:sz w:val="18"/>
                      <w:szCs w:val="18"/>
                    </w:rPr>
                  </w:rPrChange>
                </w:rPr>
                <w:t xml:space="preserve"> </w:t>
              </w:r>
            </w:ins>
            <w:del w:id="1198" w:author="Xuning Wei12232" w:date="2026-08-04T17:24:00Z">
              <w:r w:rsidRPr="00450D1F" w:rsidDel="000514D8">
                <w:rPr>
                  <w:rFonts w:ascii="Arial" w:eastAsia="Times New Roman" w:hAnsi="Arial" w:cs="Arial"/>
                  <w:color w:val="0000FF"/>
                  <w:sz w:val="18"/>
                  <w:szCs w:val="18"/>
                  <w:rPrChange w:id="1199" w:author="Xuning Wei12232" w:date="2026-08-05T19:02: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315D5D" w14:textId="68D9B72B" w:rsidR="00932AC2" w:rsidRPr="00450D1F" w:rsidRDefault="00932AC2" w:rsidP="0085210F">
            <w:pPr>
              <w:spacing w:line="240" w:lineRule="auto"/>
              <w:jc w:val="both"/>
              <w:rPr>
                <w:rFonts w:ascii="Arial" w:eastAsia="Times New Roman" w:hAnsi="Arial" w:cs="Arial"/>
                <w:color w:val="0000FF"/>
                <w:sz w:val="18"/>
                <w:szCs w:val="18"/>
                <w:rPrChange w:id="1200" w:author="Xuning Wei12232" w:date="2026-08-05T19:02:00Z">
                  <w:rPr>
                    <w:rFonts w:ascii="Arial" w:eastAsia="Times New Roman" w:hAnsi="Arial" w:cs="Arial"/>
                    <w:sz w:val="18"/>
                    <w:szCs w:val="18"/>
                  </w:rPr>
                </w:rPrChange>
              </w:rPr>
            </w:pPr>
            <w:ins w:id="1201" w:author="Xuning Wei12232" w:date="2026-08-05T18:55:00Z">
              <w:r w:rsidRPr="00450D1F">
                <w:rPr>
                  <w:rFonts w:ascii="Arial" w:hAnsi="Arial" w:cs="Arial"/>
                  <w:color w:val="0000FF"/>
                  <w:sz w:val="18"/>
                  <w:szCs w:val="18"/>
                  <w:rPrChange w:id="1202" w:author="Xuning Wei12232" w:date="2026-08-05T19:02:00Z">
                    <w:rPr/>
                  </w:rPrChange>
                </w:rPr>
                <w:t>Stability protocol shall be formulated and implemented.</w:t>
              </w:r>
            </w:ins>
            <w:del w:id="1203" w:author="Xuning Wei12232" w:date="2026-08-04T17:24:00Z">
              <w:r w:rsidRPr="00450D1F" w:rsidDel="000514D8">
                <w:rPr>
                  <w:rFonts w:ascii="Arial" w:eastAsia="Times New Roman" w:hAnsi="Arial" w:cs="Arial"/>
                  <w:color w:val="0000FF"/>
                  <w:sz w:val="18"/>
                  <w:szCs w:val="18"/>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BD79EFD" w14:textId="43D485B0" w:rsidR="00932AC2" w:rsidRPr="00450D1F" w:rsidRDefault="00932AC2" w:rsidP="0085210F">
            <w:pPr>
              <w:spacing w:line="240" w:lineRule="auto"/>
              <w:jc w:val="both"/>
              <w:rPr>
                <w:rFonts w:ascii="Arial" w:eastAsia="Times New Roman" w:hAnsi="Arial" w:cs="Arial"/>
                <w:color w:val="0000FF"/>
                <w:sz w:val="18"/>
                <w:szCs w:val="18"/>
                <w:rPrChange w:id="1204" w:author="Xuning Wei12232" w:date="2026-08-05T19:02:00Z">
                  <w:rPr>
                    <w:rFonts w:ascii="Arial" w:eastAsia="Times New Roman" w:hAnsi="Arial" w:cs="Arial"/>
                    <w:sz w:val="18"/>
                    <w:szCs w:val="18"/>
                  </w:rPr>
                </w:rPrChange>
              </w:rPr>
            </w:pPr>
            <w:ins w:id="1205" w:author="Xuning Wei12232" w:date="2026-08-05T18:54:00Z">
              <w:r w:rsidRPr="00450D1F">
                <w:rPr>
                  <w:rFonts w:ascii="Arial" w:eastAsia="Times New Roman" w:hAnsi="Arial" w:cs="Arial"/>
                  <w:color w:val="0000FF"/>
                  <w:sz w:val="18"/>
                  <w:szCs w:val="18"/>
                </w:rPr>
                <w:t>ARD</w:t>
              </w:r>
            </w:ins>
            <w:del w:id="1206" w:author="Xuning Wei12232" w:date="2026-08-04T17:24:00Z">
              <w:r w:rsidRPr="00450D1F" w:rsidDel="000514D8">
                <w:rPr>
                  <w:rFonts w:ascii="Arial" w:eastAsia="Times New Roman" w:hAnsi="Arial" w:cs="Arial"/>
                  <w:color w:val="0000FF"/>
                  <w:sz w:val="18"/>
                  <w:szCs w:val="18"/>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9FB2075" w14:textId="60FF9B5D" w:rsidR="00932AC2" w:rsidRPr="00450D1F" w:rsidRDefault="00932AC2" w:rsidP="0085210F">
            <w:pPr>
              <w:spacing w:line="240" w:lineRule="auto"/>
              <w:jc w:val="both"/>
              <w:rPr>
                <w:rFonts w:ascii="Arial" w:eastAsia="Times New Roman" w:hAnsi="Arial" w:cs="Arial"/>
                <w:color w:val="0000FF"/>
                <w:sz w:val="18"/>
                <w:szCs w:val="18"/>
                <w:rPrChange w:id="1207" w:author="Xuning Wei12232" w:date="2026-08-05T19:02:00Z">
                  <w:rPr>
                    <w:rFonts w:ascii="Arial" w:eastAsia="Times New Roman" w:hAnsi="Arial" w:cs="Arial"/>
                    <w:sz w:val="18"/>
                    <w:szCs w:val="18"/>
                  </w:rPr>
                </w:rPrChange>
              </w:rPr>
            </w:pPr>
            <w:ins w:id="1208" w:author="Xuning Wei12232" w:date="2026-08-05T18:54:00Z">
              <w:r w:rsidRPr="00450D1F">
                <w:rPr>
                  <w:rFonts w:ascii="Arial" w:hAnsi="Arial" w:cs="Arial"/>
                  <w:color w:val="0000FF"/>
                  <w:sz w:val="18"/>
                  <w:szCs w:val="18"/>
                </w:rPr>
                <w:t>After PPQ Batches</w:t>
              </w:r>
            </w:ins>
            <w:del w:id="1209" w:author="Xuning Wei12232" w:date="2026-08-04T17:24:00Z">
              <w:r w:rsidRPr="00450D1F" w:rsidDel="000514D8">
                <w:rPr>
                  <w:rFonts w:ascii="Arial" w:eastAsia="Times New Roman" w:hAnsi="Arial" w:cs="Arial"/>
                  <w:color w:val="0000FF"/>
                  <w:sz w:val="18"/>
                  <w:szCs w:val="18"/>
                </w:rPr>
                <w:delText>N/A</w:delText>
              </w:r>
            </w:del>
          </w:p>
        </w:tc>
      </w:tr>
      <w:tr w:rsidR="00932AC2" w:rsidRPr="00450D1F" w14:paraId="3C243AD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09CBB1" w14:textId="0409C6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Contamination control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D8455B" w14:textId="06098AE9"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Contamination control readiness 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E977DF" w14:textId="3722C7B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A8683F" w14:textId="7D8816EE"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contamination control readiness report RA-1400200301 will be completed prior to manufacturing.</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BDD0F2C"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Production</w:t>
            </w:r>
          </w:p>
          <w:p w14:paraId="64B4289A"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9BD8B0" w14:textId="28B8D96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Assigned Owner: He Han</w:t>
            </w:r>
          </w:p>
          <w:p w14:paraId="37D49947"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Due Date: 10/30//2026</w:t>
            </w:r>
          </w:p>
          <w:p w14:paraId="6E86958D"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3DEED15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B67CA8" w14:textId="7208FB4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Validation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D91558" w14:textId="5D9BCADF"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Validation </w:t>
            </w:r>
            <w:proofErr w:type="gramStart"/>
            <w:r w:rsidRPr="00450D1F">
              <w:rPr>
                <w:rFonts w:ascii="Arial" w:hAnsi="Arial" w:cs="Arial"/>
                <w:color w:val="0000FF"/>
                <w:sz w:val="18"/>
                <w:szCs w:val="18"/>
              </w:rPr>
              <w:t>readiness  is</w:t>
            </w:r>
            <w:proofErr w:type="gramEnd"/>
            <w:r w:rsidRPr="00450D1F">
              <w:rPr>
                <w:rFonts w:ascii="Arial" w:hAnsi="Arial" w:cs="Arial"/>
                <w:color w:val="0000FF"/>
                <w:sz w:val="18"/>
                <w:szCs w:val="18"/>
              </w:rPr>
              <w:t xml:space="preserve">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2BA55"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Low</w:t>
            </w:r>
          </w:p>
          <w:p w14:paraId="2914A26B"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3293F"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process validation readiness checklist</w:t>
            </w:r>
          </w:p>
          <w:p w14:paraId="7E020B9B" w14:textId="458204D3"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Cpv-CPo140020-030101</w:t>
            </w:r>
          </w:p>
          <w:p w14:paraId="17A7A75C" w14:textId="3CF98878"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Cpv-CPo140020-030201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207880"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CMMD</w:t>
            </w:r>
          </w:p>
          <w:p w14:paraId="15CC28A6"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BB9BD8" w14:textId="36A05ECF"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7A568309"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63EDDABE" w14:textId="20E0B763"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 xml:space="preserve">Due Date: </w:t>
            </w:r>
            <w:r>
              <w:rPr>
                <w:rFonts w:ascii="Arial" w:hAnsi="Arial" w:cs="Arial"/>
                <w:color w:val="0000FF"/>
                <w:sz w:val="18"/>
                <w:szCs w:val="18"/>
              </w:rPr>
              <w:t>11/20/2026</w:t>
            </w:r>
          </w:p>
          <w:p w14:paraId="544032EF"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7C8ECA6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6B4A4" w14:textId="51B59C75"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Nitrosamine Risk Assessment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BCFE5F" w14:textId="3F40050D"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Risk assessment is being conducted through experiments.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777A05" w14:textId="160EA7AE"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91073A" w14:textId="4B437D8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Conduct Nitrosamine Risk Assessment and Report Preparation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CF2E2F" w14:textId="77336A2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7D1ACA" w14:textId="3EDB6981"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797425"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 prior to product release</w:t>
            </w:r>
          </w:p>
          <w:p w14:paraId="5A69BB8E"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Item status and Closure criteria: </w:t>
            </w:r>
          </w:p>
          <w:p w14:paraId="592BB36A" w14:textId="254D2A34"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u w:val="single"/>
              </w:rPr>
              <w:t>Completion of Nitrosamine Risk Assessment Report</w:t>
            </w:r>
          </w:p>
        </w:tc>
      </w:tr>
    </w:tbl>
    <w:p w14:paraId="72D17C79" w14:textId="4ED08FA8" w:rsidR="001C4524" w:rsidRDefault="001C4524" w:rsidP="00D1501B">
      <w:pPr>
        <w:spacing w:after="0" w:line="240" w:lineRule="auto"/>
        <w:rPr>
          <w:rFonts w:ascii="Arial" w:eastAsia="Times New Roman" w:hAnsi="Arial" w:cs="Arial"/>
          <w:sz w:val="18"/>
          <w:szCs w:val="18"/>
        </w:rPr>
      </w:pPr>
    </w:p>
    <w:p w14:paraId="26E0EC03" w14:textId="2D1AA8FB" w:rsidR="005A4DDF" w:rsidRDefault="0010484C" w:rsidP="00D1501B">
      <w:pPr>
        <w:spacing w:after="0" w:line="240" w:lineRule="auto"/>
        <w:rPr>
          <w:rFonts w:ascii="Arial" w:hAnsi="Arial" w:cs="Arial"/>
          <w:sz w:val="18"/>
          <w:szCs w:val="18"/>
        </w:rPr>
      </w:pPr>
      <w:r w:rsidRPr="00D1501B">
        <w:rPr>
          <w:rFonts w:ascii="Arial" w:hAnsi="Arial" w:cs="Arial"/>
          <w:sz w:val="18"/>
          <w:szCs w:val="18"/>
        </w:rPr>
        <w:t>Note: *The due dates are established based on the current manufacturing schedule and shall not be later than the actual PPQ initiation date.</w:t>
      </w:r>
    </w:p>
    <w:p w14:paraId="5FC9A8B9" w14:textId="7BB862CC" w:rsidR="004F3ADE" w:rsidRDefault="004F3ADE" w:rsidP="00D1501B">
      <w:pPr>
        <w:spacing w:after="0" w:line="240" w:lineRule="auto"/>
        <w:rPr>
          <w:rFonts w:ascii="Arial" w:hAnsi="Arial" w:cs="Arial"/>
          <w:sz w:val="18"/>
          <w:szCs w:val="18"/>
        </w:rPr>
      </w:pPr>
    </w:p>
    <w:p w14:paraId="6BB3280A" w14:textId="77777777" w:rsidR="004F3ADE" w:rsidRPr="004F3ADE" w:rsidRDefault="004F3ADE" w:rsidP="00D1501B">
      <w:pPr>
        <w:spacing w:after="0" w:line="240" w:lineRule="auto"/>
        <w:rPr>
          <w:rFonts w:ascii="Arial" w:hAnsi="Arial" w:cs="Arial"/>
          <w:sz w:val="18"/>
          <w:szCs w:val="18"/>
        </w:rPr>
        <w:sectPr w:rsidR="004F3ADE" w:rsidRPr="004F3ADE" w:rsidSect="004F3ADE">
          <w:headerReference w:type="default" r:id="rId24"/>
          <w:pgSz w:w="15840" w:h="12240" w:orient="landscape"/>
          <w:pgMar w:top="1800" w:right="1440" w:bottom="1800" w:left="1440" w:header="890" w:footer="567" w:gutter="0"/>
          <w:cols w:space="720"/>
          <w:docGrid w:linePitch="360"/>
        </w:sectPr>
      </w:pPr>
    </w:p>
    <w:p w14:paraId="082F568B" w14:textId="101DBC33" w:rsidR="00D1501B" w:rsidRPr="00D1501B" w:rsidRDefault="00D1501B" w:rsidP="00D1501B">
      <w:pPr>
        <w:spacing w:after="0" w:line="240" w:lineRule="auto"/>
        <w:rPr>
          <w:rFonts w:ascii="Arial" w:eastAsia="Times New Roman" w:hAnsi="Arial" w:cs="Arial"/>
          <w:sz w:val="18"/>
          <w:szCs w:val="18"/>
        </w:rPr>
      </w:pPr>
    </w:p>
    <w:p w14:paraId="1DCAE8A3" w14:textId="0256F5C7" w:rsidR="005A4DDF" w:rsidRPr="0075456A"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216" w:name="_Toc244012619"/>
      <w:r w:rsidRPr="0075456A">
        <w:rPr>
          <w:rFonts w:ascii="Arial" w:eastAsia="Times New Roman" w:hAnsi="Arial" w:cs="Arial"/>
          <w:b/>
          <w:bCs/>
          <w:sz w:val="18"/>
          <w:szCs w:val="18"/>
        </w:rPr>
        <w:t>5</w:t>
      </w:r>
      <w:r w:rsidR="005A4DDF" w:rsidRPr="0075456A">
        <w:rPr>
          <w:rFonts w:ascii="Arial" w:eastAsia="Times New Roman" w:hAnsi="Arial" w:cs="Arial"/>
          <w:b/>
          <w:bCs/>
          <w:sz w:val="18"/>
          <w:szCs w:val="18"/>
        </w:rPr>
        <w:t>. R</w:t>
      </w:r>
      <w:r w:rsidR="005A4DDF" w:rsidRPr="00D1501B">
        <w:rPr>
          <w:rFonts w:ascii="Arial" w:eastAsia="Times New Roman" w:hAnsi="Arial" w:cs="Arial"/>
          <w:b/>
          <w:bCs/>
          <w:sz w:val="18"/>
          <w:szCs w:val="18"/>
        </w:rPr>
        <w:t>aw Material Supplier Information</w:t>
      </w:r>
      <w:bookmarkEnd w:id="1216"/>
      <w:r w:rsidR="005A4DDF" w:rsidRPr="00D1501B">
        <w:rPr>
          <w:rFonts w:ascii="Arial" w:eastAsia="Times New Roman" w:hAnsi="Arial" w:cs="Arial"/>
          <w:b/>
          <w:bCs/>
          <w:sz w:val="18"/>
          <w:szCs w:val="18"/>
        </w:rPr>
        <w:t> </w:t>
      </w:r>
    </w:p>
    <w:p w14:paraId="46DBFEDD" w14:textId="473DDEE5" w:rsidR="005A4DDF" w:rsidRPr="00D1501B" w:rsidRDefault="005A4DDF" w:rsidP="00D1501B">
      <w:pPr>
        <w:spacing w:beforeLines="50" w:before="120" w:afterLines="50" w:after="120" w:line="360" w:lineRule="auto"/>
        <w:contextualSpacing/>
        <w:jc w:val="both"/>
        <w:rPr>
          <w:ins w:id="1217" w:author="Xuning Wei12232" w:date="2026-08-24T11:45:00Z"/>
          <w:rFonts w:ascii="Arial" w:eastAsia="Times New Roman" w:hAnsi="Arial" w:cs="Arial"/>
          <w:sz w:val="21"/>
          <w:szCs w:val="21"/>
        </w:rPr>
      </w:pPr>
      <w:r w:rsidRPr="00D1501B">
        <w:rPr>
          <w:rFonts w:ascii="Arial" w:hAnsi="Arial" w:cs="Arial"/>
          <w:bCs/>
          <w:sz w:val="21"/>
          <w:szCs w:val="21"/>
        </w:rPr>
        <w:t xml:space="preserve">All suppliers of critical raw materials and primary packaging materials must be qualified in accordance with the </w:t>
      </w:r>
      <w:proofErr w:type="spellStart"/>
      <w:ins w:id="1218" w:author="Xuning Wei12232" w:date="2026-08-21T17:51:00Z">
        <w:r w:rsidR="00406761" w:rsidRPr="00D1501B">
          <w:rPr>
            <w:rFonts w:ascii="Arial" w:hAnsi="Arial" w:cs="Arial"/>
            <w:bCs/>
            <w:sz w:val="21"/>
            <w:szCs w:val="21"/>
            <w:rPrChange w:id="1219" w:author="Xuning Wei12232" w:date="2026-08-21T17:57:00Z">
              <w:rPr>
                <w:rFonts w:ascii="Arial" w:hAnsi="Arial" w:cs="Arial"/>
                <w:bCs/>
                <w:color w:val="000000" w:themeColor="text1"/>
                <w:sz w:val="20"/>
                <w:szCs w:val="20"/>
              </w:rPr>
            </w:rPrChange>
          </w:rPr>
          <w:t>Asymchem</w:t>
        </w:r>
      </w:ins>
      <w:commentRangeStart w:id="1220"/>
      <w:commentRangeStart w:id="1221"/>
      <w:del w:id="1222" w:author="Xuning Wei12232" w:date="2026-08-21T17:51:00Z">
        <w:r w:rsidRPr="00D1501B" w:rsidDel="00406761">
          <w:rPr>
            <w:rFonts w:ascii="Arial" w:hAnsi="Arial" w:cs="Arial"/>
            <w:bCs/>
            <w:sz w:val="21"/>
            <w:szCs w:val="21"/>
          </w:rPr>
          <w:delText>CMO</w:delText>
        </w:r>
      </w:del>
      <w:r w:rsidRPr="00D1501B">
        <w:rPr>
          <w:rFonts w:ascii="Arial" w:hAnsi="Arial" w:cs="Arial"/>
          <w:bCs/>
          <w:sz w:val="21"/>
          <w:szCs w:val="21"/>
        </w:rPr>
        <w:t>'s</w:t>
      </w:r>
      <w:commentRangeEnd w:id="1220"/>
      <w:proofErr w:type="spellEnd"/>
      <w:r w:rsidR="00B944DA" w:rsidRPr="00D1501B">
        <w:rPr>
          <w:rStyle w:val="CommentReference"/>
          <w:rFonts w:ascii="Arial" w:hAnsi="Arial" w:cs="Arial"/>
          <w:bCs/>
        </w:rPr>
        <w:commentReference w:id="1220"/>
      </w:r>
      <w:commentRangeEnd w:id="1221"/>
      <w:r w:rsidRPr="00D1501B">
        <w:rPr>
          <w:rStyle w:val="CommentReference"/>
          <w:rFonts w:ascii="Arial" w:hAnsi="Arial" w:cs="Arial"/>
        </w:rPr>
        <w:commentReference w:id="1221"/>
      </w:r>
      <w:r w:rsidRPr="00D1501B">
        <w:rPr>
          <w:rFonts w:ascii="Arial" w:hAnsi="Arial" w:cs="Arial"/>
          <w:bCs/>
          <w:sz w:val="21"/>
          <w:szCs w:val="21"/>
        </w:rPr>
        <w:t xml:space="preserve"> Supplier Qualification</w:t>
      </w:r>
      <w:ins w:id="1223" w:author="Xuning Wei12232" w:date="2026-08-21T17:57:00Z">
        <w:r w:rsidR="008E461D" w:rsidRPr="00D1501B">
          <w:rPr>
            <w:rFonts w:ascii="Arial" w:hAnsi="Arial" w:cs="Arial"/>
            <w:sz w:val="21"/>
            <w:szCs w:val="21"/>
          </w:rPr>
          <w:t xml:space="preserve"> (</w:t>
        </w:r>
      </w:ins>
      <w:commentRangeStart w:id="1224"/>
      <w:commentRangeStart w:id="1225"/>
      <w:r w:rsidR="5EEEBC0C" w:rsidRPr="00D1501B">
        <w:rPr>
          <w:rFonts w:ascii="Arial" w:hAnsi="Arial" w:cs="Arial"/>
          <w:sz w:val="21"/>
          <w:szCs w:val="21"/>
        </w:rPr>
        <w:t>MM-046</w:t>
      </w:r>
      <w:commentRangeEnd w:id="1224"/>
      <w:r w:rsidRPr="00D1501B">
        <w:rPr>
          <w:rStyle w:val="CommentReference"/>
          <w:rFonts w:ascii="Arial" w:hAnsi="Arial" w:cs="Arial"/>
          <w:bCs/>
        </w:rPr>
        <w:commentReference w:id="1224"/>
      </w:r>
      <w:commentRangeEnd w:id="1225"/>
      <w:r w:rsidRPr="00D1501B">
        <w:rPr>
          <w:rStyle w:val="CommentReference"/>
          <w:rFonts w:ascii="Arial" w:hAnsi="Arial" w:cs="Arial"/>
        </w:rPr>
        <w:commentReference w:id="1225"/>
      </w:r>
      <w:ins w:id="1226" w:author="Xuning Wei12232" w:date="2026-08-21T17:57:00Z">
        <w:r w:rsidR="008E461D" w:rsidRPr="00D1501B">
          <w:rPr>
            <w:rFonts w:ascii="Arial" w:hAnsi="Arial" w:cs="Arial"/>
            <w:bCs/>
            <w:sz w:val="21"/>
            <w:szCs w:val="21"/>
            <w:rPrChange w:id="1227" w:author="Xuning Wei12232" w:date="2026-08-21T17:57:00Z">
              <w:rPr>
                <w:rFonts w:ascii="Arial" w:hAnsi="Arial" w:cs="Arial"/>
                <w:bCs/>
                <w:color w:val="000000" w:themeColor="text1"/>
                <w:sz w:val="20"/>
                <w:szCs w:val="20"/>
              </w:rPr>
            </w:rPrChange>
          </w:rPr>
          <w:t>)</w:t>
        </w:r>
      </w:ins>
      <w:r w:rsidRPr="00D1501B">
        <w:rPr>
          <w:rFonts w:ascii="Arial" w:hAnsi="Arial" w:cs="Arial"/>
          <w:bCs/>
          <w:sz w:val="21"/>
          <w:szCs w:val="21"/>
        </w:rPr>
        <w:t xml:space="preserve"> and Evaluation procedure prior to their use in PPQ batches. The approved supplier list is provided below</w:t>
      </w:r>
      <w:ins w:id="1228" w:author="Xuning Wei12232" w:date="2026-08-24T11:46:00Z">
        <w:r w:rsidR="00B83604" w:rsidRPr="00D1501B">
          <w:rPr>
            <w:rFonts w:ascii="Arial" w:hAnsi="Arial" w:cs="Arial"/>
            <w:bCs/>
            <w:sz w:val="21"/>
            <w:szCs w:val="21"/>
          </w:rPr>
          <w:t xml:space="preserve"> (</w:t>
        </w:r>
      </w:ins>
      <w:commentRangeStart w:id="1229"/>
      <w:commentRangeStart w:id="1230"/>
      <w:ins w:id="1231" w:author="Xuning Wei12232" w:date="2026-08-24T11:47:00Z">
        <w:r w:rsidR="00B83604" w:rsidRPr="00D1501B">
          <w:rPr>
            <w:rFonts w:ascii="Arial" w:hAnsi="Arial" w:cs="Arial"/>
            <w:bCs/>
            <w:sz w:val="21"/>
            <w:szCs w:val="21"/>
          </w:rPr>
          <w:t>table 1</w:t>
        </w:r>
      </w:ins>
      <w:commentRangeEnd w:id="1229"/>
      <w:r w:rsidR="00E640E2" w:rsidRPr="00D1501B">
        <w:rPr>
          <w:rStyle w:val="CommentReference"/>
          <w:rFonts w:ascii="Arial" w:hAnsi="Arial" w:cs="Arial"/>
          <w:bCs/>
        </w:rPr>
        <w:commentReference w:id="1229"/>
      </w:r>
      <w:commentRangeEnd w:id="1230"/>
      <w:r w:rsidRPr="00D1501B">
        <w:rPr>
          <w:rStyle w:val="CommentReference"/>
          <w:rFonts w:ascii="Arial" w:hAnsi="Arial" w:cs="Arial"/>
        </w:rPr>
        <w:commentReference w:id="1230"/>
      </w:r>
      <w:r w:rsidR="00B21CFC">
        <w:rPr>
          <w:rFonts w:ascii="Arial" w:hAnsi="Arial" w:cs="Arial"/>
          <w:bCs/>
          <w:sz w:val="21"/>
          <w:szCs w:val="21"/>
        </w:rPr>
        <w:t>6</w:t>
      </w:r>
      <w:ins w:id="1232" w:author="Xuning Wei12232" w:date="2026-08-24T11:46:00Z">
        <w:r w:rsidR="00B83604" w:rsidRPr="00D1501B">
          <w:rPr>
            <w:rFonts w:ascii="Arial" w:hAnsi="Arial" w:cs="Arial"/>
            <w:bCs/>
            <w:sz w:val="21"/>
            <w:szCs w:val="21"/>
          </w:rPr>
          <w:t>)</w:t>
        </w:r>
      </w:ins>
      <w:r w:rsidR="00D1501B">
        <w:rPr>
          <w:rFonts w:ascii="Arial" w:eastAsia="Times New Roman" w:hAnsi="Arial" w:cs="Arial"/>
          <w:sz w:val="21"/>
          <w:szCs w:val="21"/>
        </w:rPr>
        <w:t>.</w:t>
      </w:r>
    </w:p>
    <w:p w14:paraId="455530EB" w14:textId="0590C826" w:rsidR="00B83604" w:rsidRPr="0075456A" w:rsidRDefault="00B83604">
      <w:pPr>
        <w:spacing w:beforeLines="50" w:before="120" w:afterLines="50" w:after="120" w:line="360" w:lineRule="auto"/>
        <w:contextualSpacing/>
        <w:jc w:val="center"/>
        <w:rPr>
          <w:rFonts w:ascii="Arial" w:hAnsi="Arial" w:cs="Arial"/>
          <w:sz w:val="20"/>
          <w:szCs w:val="20"/>
        </w:rPr>
        <w:pPrChange w:id="1233" w:author="Xuning Wei12232" w:date="2026-08-24T11:47:00Z">
          <w:pPr>
            <w:spacing w:beforeLines="50" w:before="120" w:afterLines="50" w:after="120" w:line="360" w:lineRule="auto"/>
            <w:contextualSpacing/>
            <w:jc w:val="both"/>
          </w:pPr>
        </w:pPrChange>
      </w:pPr>
      <w:commentRangeStart w:id="1234"/>
      <w:commentRangeStart w:id="1235"/>
      <w:ins w:id="1236" w:author="Xuning Wei12232" w:date="2026-08-24T11:45:00Z">
        <w:r w:rsidRPr="0075456A">
          <w:rPr>
            <w:rFonts w:ascii="Arial" w:hAnsi="Arial" w:cs="Arial"/>
            <w:b/>
            <w:sz w:val="18"/>
            <w:szCs w:val="18"/>
          </w:rPr>
          <w:t xml:space="preserve">Table </w:t>
        </w:r>
      </w:ins>
      <w:ins w:id="1237" w:author="Xuning Wei12232" w:date="2026-08-24T11:46:00Z">
        <w:r w:rsidRPr="0075456A">
          <w:rPr>
            <w:rFonts w:ascii="Arial" w:hAnsi="Arial" w:cs="Arial"/>
            <w:b/>
            <w:sz w:val="18"/>
            <w:szCs w:val="18"/>
          </w:rPr>
          <w:t>1</w:t>
        </w:r>
      </w:ins>
      <w:commentRangeEnd w:id="1234"/>
      <w:r w:rsidR="00E640E2" w:rsidRPr="0075456A">
        <w:rPr>
          <w:rStyle w:val="CommentReference"/>
          <w:rFonts w:ascii="Arial" w:hAnsi="Arial" w:cs="Arial"/>
          <w:b/>
          <w:sz w:val="18"/>
          <w:szCs w:val="18"/>
        </w:rPr>
        <w:commentReference w:id="1234"/>
      </w:r>
      <w:commentRangeEnd w:id="1235"/>
      <w:r w:rsidRPr="0075456A">
        <w:rPr>
          <w:rStyle w:val="CommentReference"/>
        </w:rPr>
        <w:commentReference w:id="1235"/>
      </w:r>
      <w:r w:rsidR="00B21CFC">
        <w:rPr>
          <w:rFonts w:ascii="Arial" w:hAnsi="Arial" w:cs="Arial"/>
          <w:b/>
          <w:sz w:val="18"/>
          <w:szCs w:val="18"/>
        </w:rPr>
        <w:t>6</w:t>
      </w:r>
      <w:ins w:id="1238" w:author="Xuning Wei12232" w:date="2026-08-24T11:45:00Z">
        <w:r w:rsidRPr="0075456A">
          <w:rPr>
            <w:rFonts w:ascii="Arial" w:hAnsi="Arial" w:cs="Arial"/>
            <w:b/>
            <w:sz w:val="18"/>
            <w:szCs w:val="18"/>
          </w:rPr>
          <w:t xml:space="preserve">: </w:t>
        </w:r>
      </w:ins>
      <w:ins w:id="1239" w:author="Xuning Wei12232" w:date="2026-08-24T11:47:00Z">
        <w:r w:rsidRPr="0075456A">
          <w:rPr>
            <w:rFonts w:ascii="Arial" w:hAnsi="Arial" w:cs="Arial"/>
            <w:b/>
            <w:bCs/>
            <w:sz w:val="20"/>
            <w:szCs w:val="20"/>
          </w:rPr>
          <w:t xml:space="preserve">The </w:t>
        </w:r>
      </w:ins>
      <w:ins w:id="1240" w:author="Xuning Wei12232" w:date="2026-08-24T11:48:00Z">
        <w:r w:rsidRPr="0075456A">
          <w:rPr>
            <w:rFonts w:ascii="Arial" w:hAnsi="Arial" w:cs="Arial"/>
            <w:b/>
            <w:bCs/>
            <w:sz w:val="20"/>
            <w:szCs w:val="20"/>
          </w:rPr>
          <w:t>A</w:t>
        </w:r>
      </w:ins>
      <w:ins w:id="1241" w:author="Xuning Wei12232" w:date="2026-08-24T11:47:00Z">
        <w:r w:rsidRPr="0075456A">
          <w:rPr>
            <w:rFonts w:ascii="Arial" w:hAnsi="Arial" w:cs="Arial"/>
            <w:b/>
            <w:bCs/>
            <w:sz w:val="20"/>
            <w:szCs w:val="20"/>
          </w:rPr>
          <w:t xml:space="preserve">pproved </w:t>
        </w:r>
      </w:ins>
      <w:ins w:id="1242" w:author="Xuning Wei12232" w:date="2026-08-24T11:48:00Z">
        <w:r w:rsidRPr="0075456A">
          <w:rPr>
            <w:rFonts w:ascii="Arial" w:hAnsi="Arial" w:cs="Arial"/>
            <w:b/>
            <w:bCs/>
            <w:sz w:val="20"/>
            <w:szCs w:val="20"/>
          </w:rPr>
          <w:t>S</w:t>
        </w:r>
      </w:ins>
      <w:ins w:id="1243" w:author="Xuning Wei12232" w:date="2026-08-24T11:47:00Z">
        <w:r w:rsidRPr="0075456A">
          <w:rPr>
            <w:rFonts w:ascii="Arial" w:hAnsi="Arial" w:cs="Arial"/>
            <w:b/>
            <w:bCs/>
            <w:sz w:val="20"/>
            <w:szCs w:val="20"/>
          </w:rPr>
          <w:t xml:space="preserve">upplier </w:t>
        </w:r>
      </w:ins>
      <w:ins w:id="1244" w:author="Xuning Wei12232" w:date="2026-08-24T11:48:00Z">
        <w:r w:rsidRPr="0075456A">
          <w:rPr>
            <w:rFonts w:ascii="Arial" w:hAnsi="Arial" w:cs="Arial"/>
            <w:b/>
            <w:bCs/>
            <w:sz w:val="20"/>
            <w:szCs w:val="20"/>
          </w:rPr>
          <w:t>L</w:t>
        </w:r>
      </w:ins>
      <w:ins w:id="1245" w:author="Xuning Wei12232" w:date="2026-08-24T11:47:00Z">
        <w:r w:rsidRPr="0075456A">
          <w:rPr>
            <w:rFonts w:ascii="Arial" w:hAnsi="Arial" w:cs="Arial"/>
            <w:b/>
            <w:bCs/>
            <w:sz w:val="20"/>
            <w:szCs w:val="20"/>
            <w:rPrChange w:id="1246" w:author="Xuning Wei12232" w:date="2026-08-24T11:48:00Z">
              <w:rPr>
                <w:rFonts w:ascii="Arial" w:hAnsi="Arial" w:cs="Arial"/>
                <w:bCs/>
                <w:color w:val="000000" w:themeColor="text1"/>
                <w:sz w:val="20"/>
                <w:szCs w:val="20"/>
              </w:rPr>
            </w:rPrChange>
          </w:rPr>
          <w:t xml:space="preserve">ist </w:t>
        </w:r>
      </w:ins>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Change w:id="1247" w:author="Xuning Wei12232" w:date="2026-08-21T17:59:00Z">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PrChange>
      </w:tblPr>
      <w:tblGrid>
        <w:gridCol w:w="1126"/>
        <w:gridCol w:w="993"/>
        <w:gridCol w:w="2268"/>
        <w:gridCol w:w="1275"/>
        <w:gridCol w:w="1560"/>
        <w:gridCol w:w="1402"/>
        <w:tblGridChange w:id="1248">
          <w:tblGrid>
            <w:gridCol w:w="1126"/>
            <w:gridCol w:w="993"/>
            <w:gridCol w:w="2268"/>
            <w:gridCol w:w="1275"/>
            <w:gridCol w:w="1560"/>
            <w:gridCol w:w="1402"/>
          </w:tblGrid>
        </w:tblGridChange>
      </w:tblGrid>
      <w:tr w:rsidR="00CC7953" w:rsidRPr="00D1501B" w14:paraId="73D7AF01" w14:textId="77777777" w:rsidTr="00D71889">
        <w:trPr>
          <w:trHeight w:val="300"/>
          <w:tblHeader/>
          <w:trPrChange w:id="1249" w:author="Xuning Wei12232" w:date="2026-08-21T17:59:00Z">
            <w:trPr>
              <w:trHeight w:val="300"/>
              <w:tblHeader/>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0"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00CD50DC" w14:textId="2E380B11" w:rsidR="005A4DDF" w:rsidRPr="00D1501B" w:rsidRDefault="005A4DDF">
            <w:pPr>
              <w:jc w:val="center"/>
              <w:rPr>
                <w:rFonts w:ascii="Arial" w:eastAsia="Times New Roman" w:hAnsi="Arial" w:cs="Arial"/>
                <w:color w:val="FFFFFF" w:themeColor="background1"/>
                <w:sz w:val="18"/>
                <w:szCs w:val="18"/>
              </w:rPr>
              <w:pPrChange w:id="1251" w:author="Xuning Wei12232" w:date="2026-08-21T17:59:00Z">
                <w:pPr/>
              </w:pPrChange>
            </w:pPr>
            <w:r w:rsidRPr="00D1501B">
              <w:rPr>
                <w:rFonts w:ascii="Arial" w:eastAsia="Times New Roman" w:hAnsi="Arial" w:cs="Arial"/>
                <w:b/>
                <w:bCs/>
                <w:color w:val="FFFFFF" w:themeColor="background1"/>
                <w:sz w:val="18"/>
                <w:szCs w:val="18"/>
              </w:rPr>
              <w:t>Raw Material Name</w:t>
            </w:r>
          </w:p>
        </w:tc>
        <w:tc>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2"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FA3C2F7" w14:textId="370D68D6" w:rsidR="005A4DDF" w:rsidRPr="00D1501B" w:rsidRDefault="005A4DDF">
            <w:pPr>
              <w:jc w:val="center"/>
              <w:rPr>
                <w:rFonts w:ascii="Arial" w:eastAsia="Times New Roman" w:hAnsi="Arial" w:cs="Arial"/>
                <w:color w:val="FFFFFF" w:themeColor="background1"/>
                <w:sz w:val="18"/>
                <w:szCs w:val="18"/>
              </w:rPr>
              <w:pPrChange w:id="1253" w:author="Xuning Wei12232" w:date="2026-08-21T17:59:00Z">
                <w:pPr/>
              </w:pPrChange>
            </w:pPr>
            <w:r w:rsidRPr="00D1501B">
              <w:rPr>
                <w:rFonts w:ascii="Arial" w:eastAsia="Times New Roman" w:hAnsi="Arial" w:cs="Arial"/>
                <w:b/>
                <w:bCs/>
                <w:color w:val="FFFFFF" w:themeColor="background1"/>
                <w:sz w:val="18"/>
                <w:szCs w:val="18"/>
              </w:rPr>
              <w:t>Material Code (PPQ)</w:t>
            </w:r>
          </w:p>
        </w:tc>
        <w:tc>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4"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87B5CAB" w14:textId="187BB588" w:rsidR="005A4DDF" w:rsidRPr="00D1501B" w:rsidRDefault="005A4DDF">
            <w:pPr>
              <w:jc w:val="center"/>
              <w:rPr>
                <w:rFonts w:ascii="Arial" w:eastAsia="Times New Roman" w:hAnsi="Arial" w:cs="Arial"/>
                <w:color w:val="FFFFFF" w:themeColor="background1"/>
                <w:sz w:val="18"/>
                <w:szCs w:val="18"/>
              </w:rPr>
              <w:pPrChange w:id="1255" w:author="Xuning Wei12232" w:date="2026-08-21T17:59:00Z">
                <w:pPr/>
              </w:pPrChange>
            </w:pPr>
            <w:r w:rsidRPr="00D1501B">
              <w:rPr>
                <w:rFonts w:ascii="Arial" w:eastAsia="Times New Roman" w:hAnsi="Arial" w:cs="Arial"/>
                <w:b/>
                <w:bCs/>
                <w:color w:val="FFFFFF" w:themeColor="background1"/>
                <w:sz w:val="18"/>
                <w:szCs w:val="18"/>
              </w:rPr>
              <w:t>Approved Supplier(s)</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6"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1F9ED062" w14:textId="5CEFE970" w:rsidR="005A4DDF" w:rsidRPr="00D1501B" w:rsidRDefault="005A4DDF">
            <w:pPr>
              <w:jc w:val="center"/>
              <w:rPr>
                <w:rFonts w:ascii="Arial" w:eastAsia="Times New Roman" w:hAnsi="Arial" w:cs="Arial"/>
                <w:color w:val="FFFFFF" w:themeColor="background1"/>
                <w:sz w:val="18"/>
                <w:szCs w:val="18"/>
              </w:rPr>
              <w:pPrChange w:id="1257" w:author="Xuning Wei12232" w:date="2026-08-21T17:59:00Z">
                <w:pPr/>
              </w:pPrChange>
            </w:pPr>
            <w:r w:rsidRPr="00D1501B">
              <w:rPr>
                <w:rFonts w:ascii="Arial" w:eastAsia="Times New Roman" w:hAnsi="Arial" w:cs="Arial"/>
                <w:b/>
                <w:bCs/>
                <w:color w:val="FFFFFF" w:themeColor="background1"/>
                <w:sz w:val="18"/>
                <w:szCs w:val="18"/>
              </w:rPr>
              <w:t>Supplier Classification</w:t>
            </w:r>
          </w:p>
        </w:tc>
        <w:tc>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8"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AAD0549" w14:textId="7ADB4F04" w:rsidR="005A4DDF" w:rsidRPr="00D1501B" w:rsidRDefault="005A4DDF">
            <w:pPr>
              <w:jc w:val="center"/>
              <w:rPr>
                <w:rFonts w:ascii="Arial" w:eastAsia="Times New Roman" w:hAnsi="Arial" w:cs="Arial"/>
                <w:color w:val="FFFFFF" w:themeColor="background1"/>
                <w:sz w:val="18"/>
                <w:szCs w:val="18"/>
              </w:rPr>
              <w:pPrChange w:id="1259" w:author="Xuning Wei12232" w:date="2026-08-21T17:59:00Z">
                <w:pPr/>
              </w:pPrChange>
            </w:pPr>
            <w:r w:rsidRPr="00D1501B">
              <w:rPr>
                <w:rFonts w:ascii="Arial" w:eastAsia="Times New Roman" w:hAnsi="Arial" w:cs="Arial"/>
                <w:b/>
                <w:bCs/>
                <w:color w:val="FFFFFF" w:themeColor="background1"/>
                <w:sz w:val="18"/>
                <w:szCs w:val="18"/>
              </w:rPr>
              <w:t>Supplier Qualification Document No.</w:t>
            </w:r>
          </w:p>
        </w:tc>
        <w:tc>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60"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4AB09883" w14:textId="4A734AC8" w:rsidR="005A4DDF" w:rsidRPr="00D1501B" w:rsidRDefault="005A4DDF">
            <w:pPr>
              <w:jc w:val="center"/>
              <w:rPr>
                <w:rFonts w:ascii="Arial" w:eastAsia="Times New Roman" w:hAnsi="Arial" w:cs="Arial"/>
                <w:color w:val="FFFFFF" w:themeColor="background1"/>
                <w:sz w:val="18"/>
                <w:szCs w:val="18"/>
              </w:rPr>
              <w:pPrChange w:id="1261" w:author="Xuning Wei12232" w:date="2026-08-21T17:59:00Z">
                <w:pPr/>
              </w:pPrChange>
            </w:pPr>
            <w:r w:rsidRPr="00D1501B">
              <w:rPr>
                <w:rFonts w:ascii="Arial" w:eastAsia="Times New Roman" w:hAnsi="Arial" w:cs="Arial"/>
                <w:b/>
                <w:bCs/>
                <w:color w:val="FFFFFF" w:themeColor="background1"/>
                <w:sz w:val="18"/>
                <w:szCs w:val="18"/>
              </w:rPr>
              <w:t>Latest Audit Date</w:t>
            </w:r>
          </w:p>
        </w:tc>
      </w:tr>
      <w:tr w:rsidR="00CC7953" w:rsidRPr="00D1501B" w14:paraId="3BCA3FE0" w14:textId="77777777" w:rsidTr="00D71889">
        <w:trPr>
          <w:trHeight w:val="306"/>
          <w:trPrChange w:id="1262"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263"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3461BC44" w14:textId="065376E7" w:rsidR="00646FE4" w:rsidRPr="00D1501B" w:rsidRDefault="00646FE4">
            <w:pPr>
              <w:spacing w:after="0"/>
              <w:jc w:val="center"/>
              <w:rPr>
                <w:rFonts w:ascii="Arial" w:eastAsia="Times New Roman" w:hAnsi="Arial" w:cs="Arial"/>
                <w:sz w:val="18"/>
                <w:szCs w:val="18"/>
              </w:rPr>
              <w:pPrChange w:id="1264" w:author="Xuning Wei12232" w:date="2026-08-21T17:59:00Z">
                <w:pPr>
                  <w:spacing w:after="0"/>
                </w:pPr>
              </w:pPrChange>
            </w:pPr>
            <w:r w:rsidRPr="00D1501B">
              <w:rPr>
                <w:rFonts w:ascii="Arial" w:eastAsia="仿宋_GB2312" w:hAnsi="Arial" w:cs="Arial"/>
                <w:sz w:val="18"/>
                <w:szCs w:val="18"/>
              </w:rPr>
              <w:t>2-CTC resin</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265"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24803CC5" w14:textId="19019D00" w:rsidR="00646FE4" w:rsidRPr="00D1501B" w:rsidRDefault="00646FE4">
            <w:pPr>
              <w:spacing w:after="0"/>
              <w:jc w:val="center"/>
              <w:rPr>
                <w:rFonts w:ascii="Arial" w:eastAsia="Times New Roman" w:hAnsi="Arial" w:cs="Arial"/>
                <w:sz w:val="18"/>
                <w:szCs w:val="18"/>
              </w:rPr>
              <w:pPrChange w:id="1266" w:author="Xuning Wei12232" w:date="2026-08-21T17:59:00Z">
                <w:pPr>
                  <w:spacing w:after="0"/>
                </w:pPr>
              </w:pPrChange>
            </w:pPr>
            <w:r w:rsidRPr="00D1501B">
              <w:rPr>
                <w:rFonts w:ascii="Arial" w:eastAsia="仿宋_GB2312" w:hAnsi="Arial" w:cs="Arial"/>
                <w:sz w:val="18"/>
                <w:szCs w:val="18"/>
              </w:rPr>
              <w:t>YL005205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267"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66A810A7" w14:textId="4B052FFE" w:rsidR="00646FE4" w:rsidRPr="00D1501B" w:rsidRDefault="00646FE4">
            <w:pPr>
              <w:spacing w:after="0"/>
              <w:jc w:val="center"/>
              <w:rPr>
                <w:rFonts w:ascii="Arial" w:eastAsia="Times New Roman" w:hAnsi="Arial" w:cs="Arial"/>
                <w:sz w:val="18"/>
                <w:szCs w:val="18"/>
              </w:rPr>
              <w:pPrChange w:id="1268" w:author="Xuning Wei12232" w:date="2026-08-21T17:59:00Z">
                <w:pPr>
                  <w:spacing w:after="0"/>
                </w:pPr>
              </w:pPrChange>
            </w:pPr>
            <w:r w:rsidRPr="00D1501B">
              <w:rPr>
                <w:rFonts w:ascii="Arial" w:eastAsia="仿宋_GB2312" w:hAnsi="Arial" w:cs="Arial"/>
                <w:sz w:val="18"/>
                <w:szCs w:val="18"/>
              </w:rPr>
              <w:t xml:space="preserve">Tianjin </w:t>
            </w:r>
            <w:proofErr w:type="spellStart"/>
            <w:r w:rsidRPr="00D1501B">
              <w:rPr>
                <w:rFonts w:ascii="Arial" w:eastAsia="仿宋_GB2312" w:hAnsi="Arial" w:cs="Arial"/>
                <w:sz w:val="18"/>
                <w:szCs w:val="18"/>
              </w:rPr>
              <w:t>Nankai</w:t>
            </w:r>
            <w:proofErr w:type="spellEnd"/>
            <w:r w:rsidRPr="00D1501B">
              <w:rPr>
                <w:rFonts w:ascii="Arial" w:eastAsia="仿宋_GB2312" w:hAnsi="Arial" w:cs="Arial"/>
                <w:sz w:val="18"/>
                <w:szCs w:val="18"/>
              </w:rPr>
              <w:t xml:space="preserve"> </w:t>
            </w:r>
            <w:proofErr w:type="spellStart"/>
            <w:r w:rsidRPr="00D1501B">
              <w:rPr>
                <w:rFonts w:ascii="Arial" w:eastAsia="仿宋_GB2312" w:hAnsi="Arial" w:cs="Arial"/>
                <w:sz w:val="18"/>
                <w:szCs w:val="18"/>
              </w:rPr>
              <w:t>Hecheng</w:t>
            </w:r>
            <w:proofErr w:type="spellEnd"/>
            <w:r w:rsidRPr="00D1501B">
              <w:rPr>
                <w:rFonts w:ascii="Arial" w:eastAsia="仿宋_GB2312" w:hAnsi="Arial" w:cs="Arial"/>
                <w:sz w:val="18"/>
                <w:szCs w:val="18"/>
              </w:rPr>
              <w:t xml:space="preserve"> S&amp;T Co., Ltd.</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269"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5893D49F" w14:textId="643F6BC5" w:rsidR="00646FE4" w:rsidRPr="00D1501B" w:rsidRDefault="00D71889">
            <w:pPr>
              <w:spacing w:after="0"/>
              <w:jc w:val="center"/>
              <w:rPr>
                <w:rFonts w:ascii="Arial" w:eastAsia="Times New Roman" w:hAnsi="Arial" w:cs="Arial"/>
                <w:sz w:val="18"/>
                <w:szCs w:val="18"/>
              </w:rPr>
              <w:pPrChange w:id="1270" w:author="Xuning Wei12232" w:date="2026-08-21T17:59:00Z">
                <w:pPr>
                  <w:spacing w:after="0"/>
                </w:pPr>
              </w:pPrChange>
            </w:pPr>
            <w:ins w:id="1271" w:author="Xuning Wei12232" w:date="2026-08-21T17:58:00Z">
              <w:r w:rsidRPr="00D1501B">
                <w:rPr>
                  <w:rFonts w:ascii="Arial" w:eastAsia="Times New Roman" w:hAnsi="Arial" w:cs="Arial"/>
                  <w:iCs/>
                  <w:sz w:val="18"/>
                  <w:szCs w:val="18"/>
                </w:rPr>
                <w:t>Class</w:t>
              </w:r>
            </w:ins>
            <w:commentRangeStart w:id="1272"/>
            <w:commentRangeStart w:id="1273"/>
            <w:del w:id="1274" w:author="Xuning Wei12232" w:date="2026-08-21T17:58:00Z">
              <w:r w:rsidR="00646FE4" w:rsidRPr="00D1501B" w:rsidDel="00D71889">
                <w:rPr>
                  <w:rFonts w:ascii="Arial" w:eastAsia="Times New Roman" w:hAnsi="Arial" w:cs="Arial"/>
                  <w:iCs/>
                  <w:sz w:val="18"/>
                  <w:szCs w:val="18"/>
                </w:rPr>
                <w:delText>Level</w:delText>
              </w:r>
            </w:del>
            <w:r w:rsidR="00646FE4" w:rsidRPr="00D1501B">
              <w:rPr>
                <w:rFonts w:ascii="Arial" w:eastAsia="Times New Roman" w:hAnsi="Arial" w:cs="Arial"/>
                <w:iCs/>
                <w:sz w:val="18"/>
                <w:szCs w:val="18"/>
              </w:rPr>
              <w:t xml:space="preserve"> 2</w:t>
            </w:r>
            <w:commentRangeEnd w:id="1272"/>
            <w:r w:rsidR="00652EFC" w:rsidRPr="00D1501B">
              <w:rPr>
                <w:rStyle w:val="CommentReference"/>
                <w:rFonts w:ascii="Arial" w:eastAsia="Times New Roman" w:hAnsi="Arial" w:cs="Arial"/>
                <w:sz w:val="18"/>
                <w:szCs w:val="18"/>
              </w:rPr>
              <w:commentReference w:id="1272"/>
            </w:r>
            <w:commentRangeEnd w:id="1273"/>
            <w:r w:rsidRPr="00D1501B">
              <w:rPr>
                <w:rStyle w:val="CommentReference"/>
                <w:rFonts w:ascii="Arial" w:hAnsi="Arial" w:cs="Arial"/>
                <w:sz w:val="18"/>
                <w:szCs w:val="18"/>
              </w:rPr>
              <w:commentReference w:id="1273"/>
            </w:r>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275"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A50BE90" w14:textId="29F522AC" w:rsidR="00646FE4" w:rsidRPr="00D1501B" w:rsidRDefault="00646FE4">
            <w:pPr>
              <w:spacing w:after="0"/>
              <w:jc w:val="center"/>
              <w:rPr>
                <w:rFonts w:ascii="Arial" w:eastAsia="Times New Roman" w:hAnsi="Arial" w:cs="Arial"/>
                <w:sz w:val="18"/>
                <w:szCs w:val="18"/>
              </w:rPr>
              <w:pPrChange w:id="1276" w:author="Xuning Wei12232" w:date="2026-08-21T17:59:00Z">
                <w:pPr>
                  <w:spacing w:after="0"/>
                </w:pPr>
              </w:pPrChange>
            </w:pPr>
            <w:r w:rsidRPr="00D1501B">
              <w:rPr>
                <w:rFonts w:ascii="Arial" w:eastAsia="Times New Roman" w:hAnsi="Arial" w:cs="Arial"/>
                <w:iCs/>
                <w:sz w:val="18"/>
                <w:szCs w:val="18"/>
              </w:rPr>
              <w:t>ADT2026002.V01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277"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6AB7C3E" w14:textId="3C3FF72D" w:rsidR="00646FE4" w:rsidRPr="00D1501B" w:rsidRDefault="00646FE4">
            <w:pPr>
              <w:spacing w:after="0"/>
              <w:jc w:val="center"/>
              <w:rPr>
                <w:rFonts w:ascii="Arial" w:eastAsia="Times New Roman" w:hAnsi="Arial" w:cs="Arial"/>
                <w:sz w:val="18"/>
                <w:szCs w:val="18"/>
              </w:rPr>
              <w:pPrChange w:id="1278" w:author="Xuning Wei12232" w:date="2026-08-21T17:59:00Z">
                <w:pPr>
                  <w:spacing w:after="0"/>
                </w:pPr>
              </w:pPrChange>
            </w:pPr>
            <w:r w:rsidRPr="00D1501B">
              <w:rPr>
                <w:rFonts w:ascii="Arial" w:eastAsia="Times New Roman" w:hAnsi="Arial" w:cs="Arial"/>
                <w:iCs/>
                <w:sz w:val="18"/>
                <w:szCs w:val="18"/>
              </w:rPr>
              <w:t>01/13/2026</w:t>
            </w:r>
          </w:p>
        </w:tc>
      </w:tr>
      <w:tr w:rsidR="00CC7953" w:rsidRPr="00D1501B" w14:paraId="07D7F384" w14:textId="77777777" w:rsidTr="00D71889">
        <w:trPr>
          <w:trHeight w:val="306"/>
          <w:trPrChange w:id="1279"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280"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5A92052" w14:textId="77777777" w:rsidR="00646FE4" w:rsidRPr="00D1501B" w:rsidRDefault="00646FE4">
            <w:pPr>
              <w:spacing w:after="0"/>
              <w:jc w:val="center"/>
              <w:rPr>
                <w:rFonts w:ascii="Arial" w:eastAsia="仿宋_GB2312" w:hAnsi="Arial" w:cs="Arial"/>
                <w:sz w:val="18"/>
                <w:szCs w:val="18"/>
              </w:rPr>
              <w:pPrChange w:id="1281"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282"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449B5C5" w14:textId="77777777" w:rsidR="00646FE4" w:rsidRPr="00D1501B" w:rsidRDefault="00646FE4">
            <w:pPr>
              <w:spacing w:after="0"/>
              <w:jc w:val="center"/>
              <w:rPr>
                <w:rFonts w:ascii="Arial" w:eastAsia="仿宋_GB2312" w:hAnsi="Arial" w:cs="Arial"/>
                <w:sz w:val="18"/>
                <w:szCs w:val="18"/>
              </w:rPr>
              <w:pPrChange w:id="1283"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284"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ACF0117" w14:textId="74A5585B" w:rsidR="00646FE4" w:rsidRPr="00D1501B" w:rsidRDefault="00646FE4">
            <w:pPr>
              <w:spacing w:after="0"/>
              <w:jc w:val="center"/>
              <w:rPr>
                <w:rFonts w:ascii="Arial" w:eastAsia="仿宋_GB2312" w:hAnsi="Arial" w:cs="Arial"/>
                <w:sz w:val="18"/>
                <w:szCs w:val="18"/>
              </w:rPr>
              <w:pPrChange w:id="1285" w:author="Xuning Wei12232" w:date="2026-08-21T17:59:00Z">
                <w:pPr>
                  <w:spacing w:after="0"/>
                </w:pPr>
              </w:pPrChange>
            </w:pPr>
            <w:proofErr w:type="spellStart"/>
            <w:r w:rsidRPr="00D1501B">
              <w:rPr>
                <w:rFonts w:ascii="Arial" w:eastAsia="仿宋_GB2312" w:hAnsi="Arial" w:cs="Arial"/>
                <w:sz w:val="18"/>
                <w:szCs w:val="18"/>
              </w:rPr>
              <w:t>Sunresin</w:t>
            </w:r>
            <w:proofErr w:type="spellEnd"/>
            <w:r w:rsidRPr="00D1501B">
              <w:rPr>
                <w:rFonts w:ascii="Arial" w:eastAsia="仿宋_GB2312" w:hAnsi="Arial" w:cs="Arial"/>
                <w:sz w:val="18"/>
                <w:szCs w:val="18"/>
              </w:rPr>
              <w:t xml:space="preserve"> New Materials </w:t>
            </w:r>
            <w:proofErr w:type="spellStart"/>
            <w:r w:rsidRPr="00D1501B">
              <w:rPr>
                <w:rFonts w:ascii="Arial" w:eastAsia="仿宋_GB2312" w:hAnsi="Arial" w:cs="Arial"/>
                <w:sz w:val="18"/>
                <w:szCs w:val="18"/>
              </w:rPr>
              <w:t>Co.Ltd</w:t>
            </w:r>
            <w:proofErr w:type="spellEnd"/>
            <w:r w:rsidRPr="00D1501B">
              <w:rPr>
                <w:rFonts w:ascii="Arial" w:eastAsia="仿宋_GB2312" w:hAnsi="Arial" w:cs="Arial"/>
                <w:sz w:val="18"/>
                <w:szCs w:val="18"/>
              </w:rPr>
              <w:t xml:space="preserve">., </w:t>
            </w:r>
            <w:proofErr w:type="spellStart"/>
            <w:r w:rsidRPr="00D1501B">
              <w:rPr>
                <w:rFonts w:ascii="Arial" w:eastAsia="仿宋_GB2312" w:hAnsi="Arial" w:cs="Arial"/>
                <w:sz w:val="18"/>
                <w:szCs w:val="18"/>
              </w:rPr>
              <w:t>GaoLing</w:t>
            </w:r>
            <w:proofErr w:type="spellEnd"/>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286"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2697D84" w14:textId="0DCC8A9D" w:rsidR="00646FE4" w:rsidRPr="00D1501B" w:rsidRDefault="00D71889">
            <w:pPr>
              <w:spacing w:after="0"/>
              <w:jc w:val="center"/>
              <w:rPr>
                <w:rFonts w:ascii="Arial" w:eastAsia="Times New Roman" w:hAnsi="Arial" w:cs="Arial"/>
                <w:iCs/>
                <w:sz w:val="18"/>
                <w:szCs w:val="18"/>
              </w:rPr>
              <w:pPrChange w:id="1287" w:author="Xuning Wei12232" w:date="2026-08-21T17:59:00Z">
                <w:pPr>
                  <w:spacing w:after="0"/>
                </w:pPr>
              </w:pPrChange>
            </w:pPr>
            <w:ins w:id="1288" w:author="Xuning Wei12232" w:date="2026-08-21T17:58:00Z">
              <w:r w:rsidRPr="00D1501B">
                <w:rPr>
                  <w:rFonts w:ascii="Arial" w:hAnsi="Arial" w:cs="Arial"/>
                  <w:sz w:val="18"/>
                  <w:szCs w:val="18"/>
                </w:rPr>
                <w:t>Class</w:t>
              </w:r>
            </w:ins>
            <w:ins w:id="1289" w:author="Xuning Wei12232" w:date="2026-08-21T17:59:00Z">
              <w:r w:rsidRPr="00D1501B">
                <w:rPr>
                  <w:rFonts w:ascii="Arial" w:hAnsi="Arial" w:cs="Arial"/>
                  <w:sz w:val="18"/>
                  <w:szCs w:val="18"/>
                </w:rPr>
                <w:t xml:space="preserve"> </w:t>
              </w:r>
            </w:ins>
            <w:del w:id="1290" w:author="Xuning Wei12232" w:date="2026-08-21T17:58:00Z">
              <w:r w:rsidR="00646FE4" w:rsidRPr="00D1501B" w:rsidDel="00D71889">
                <w:rPr>
                  <w:rFonts w:ascii="Arial" w:eastAsia="Times New Roman" w:hAnsi="Arial" w:cs="Arial"/>
                  <w:iCs/>
                  <w:sz w:val="18"/>
                  <w:szCs w:val="18"/>
                </w:rPr>
                <w:delText xml:space="preserve">Level </w:delText>
              </w:r>
            </w:del>
            <w:r w:rsidR="00646FE4" w:rsidRPr="00D1501B">
              <w:rPr>
                <w:rFonts w:ascii="Arial" w:eastAsia="Times New Roman" w:hAnsi="Arial" w:cs="Arial"/>
                <w:iCs/>
                <w:sz w:val="18"/>
                <w:szCs w:val="18"/>
              </w:rPr>
              <w:t>2</w:t>
            </w:r>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291"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400E03B" w14:textId="29D30B64" w:rsidR="00646FE4" w:rsidRPr="00D1501B" w:rsidRDefault="00646FE4">
            <w:pPr>
              <w:spacing w:after="0"/>
              <w:jc w:val="center"/>
              <w:rPr>
                <w:rFonts w:ascii="Arial" w:eastAsia="Times New Roman" w:hAnsi="Arial" w:cs="Arial"/>
                <w:sz w:val="18"/>
                <w:szCs w:val="18"/>
              </w:rPr>
              <w:pPrChange w:id="1292" w:author="Xuning Wei12232" w:date="2026-08-21T17:59:00Z">
                <w:pPr>
                  <w:spacing w:after="0"/>
                </w:pPr>
              </w:pPrChange>
            </w:pPr>
            <w:r w:rsidRPr="00D1501B">
              <w:rPr>
                <w:rFonts w:ascii="Arial" w:eastAsia="Times New Roman" w:hAnsi="Arial" w:cs="Arial"/>
                <w:iCs/>
                <w:sz w:val="18"/>
                <w:szCs w:val="18"/>
              </w:rPr>
              <w:t>ADT2026001.V01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293"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0A728E0" w14:textId="2068D28C" w:rsidR="00646FE4" w:rsidRPr="00D1501B" w:rsidRDefault="00646FE4">
            <w:pPr>
              <w:spacing w:after="0"/>
              <w:jc w:val="center"/>
              <w:rPr>
                <w:rFonts w:ascii="Arial" w:eastAsia="Times New Roman" w:hAnsi="Arial" w:cs="Arial"/>
                <w:sz w:val="18"/>
                <w:szCs w:val="18"/>
              </w:rPr>
              <w:pPrChange w:id="1294" w:author="Xuning Wei12232" w:date="2026-08-21T17:59:00Z">
                <w:pPr>
                  <w:spacing w:after="0"/>
                </w:pPr>
              </w:pPrChange>
            </w:pPr>
            <w:r w:rsidRPr="00D1501B">
              <w:rPr>
                <w:rFonts w:ascii="Arial" w:eastAsia="Times New Roman" w:hAnsi="Arial" w:cs="Arial"/>
                <w:iCs/>
                <w:sz w:val="18"/>
                <w:szCs w:val="18"/>
              </w:rPr>
              <w:t>01/06/2026</w:t>
            </w:r>
          </w:p>
        </w:tc>
      </w:tr>
      <w:tr w:rsidR="00D71889" w:rsidRPr="00D1501B" w14:paraId="6B9FAB1D" w14:textId="77777777" w:rsidTr="00D71889">
        <w:trPr>
          <w:trHeight w:val="306"/>
          <w:trPrChange w:id="1295"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vAlign w:val="center"/>
            <w:hideMark/>
            <w:tcPrChange w:id="1296" w:author="Xuning Wei12232" w:date="2026-08-21T17:59:00Z">
              <w:tcPr>
                <w:tcW w:w="1126" w:type="dxa"/>
                <w:vMerge w:val="restart"/>
                <w:tcBorders>
                  <w:top w:val="single" w:sz="6" w:space="0" w:color="AAAAAA"/>
                  <w:left w:val="single" w:sz="6" w:space="0" w:color="AAAAAA"/>
                  <w:right w:val="single" w:sz="6" w:space="0" w:color="AAAAAA"/>
                </w:tcBorders>
                <w:vAlign w:val="center"/>
                <w:hideMark/>
              </w:tcPr>
            </w:tcPrChange>
          </w:tcPr>
          <w:p w14:paraId="590136AF" w14:textId="210F0655" w:rsidR="00D71889" w:rsidRPr="00D1501B" w:rsidRDefault="00D71889">
            <w:pPr>
              <w:spacing w:after="0"/>
              <w:jc w:val="center"/>
              <w:rPr>
                <w:rFonts w:ascii="Arial" w:eastAsia="Times New Roman" w:hAnsi="Arial" w:cs="Arial"/>
                <w:sz w:val="18"/>
                <w:szCs w:val="18"/>
              </w:rPr>
              <w:pPrChange w:id="1297"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w:t>
            </w:r>
            <w:proofErr w:type="spellStart"/>
            <w:r w:rsidRPr="00D1501B">
              <w:rPr>
                <w:rFonts w:ascii="Arial" w:eastAsia="仿宋_GB2312" w:hAnsi="Arial" w:cs="Arial"/>
                <w:sz w:val="18"/>
                <w:szCs w:val="18"/>
              </w:rPr>
              <w:t>Gly</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vAlign w:val="center"/>
            <w:hideMark/>
            <w:tcPrChange w:id="1298" w:author="Xuning Wei12232" w:date="2026-08-21T17:59:00Z">
              <w:tcPr>
                <w:tcW w:w="993" w:type="dxa"/>
                <w:vMerge w:val="restart"/>
                <w:tcBorders>
                  <w:top w:val="single" w:sz="6" w:space="0" w:color="AAAAAA"/>
                  <w:left w:val="single" w:sz="6" w:space="0" w:color="AAAAAA"/>
                  <w:right w:val="single" w:sz="6" w:space="0" w:color="AAAAAA"/>
                </w:tcBorders>
                <w:vAlign w:val="center"/>
                <w:hideMark/>
              </w:tcPr>
            </w:tcPrChange>
          </w:tcPr>
          <w:p w14:paraId="1E9BCE43" w14:textId="46677268" w:rsidR="00D71889" w:rsidRPr="00D1501B" w:rsidRDefault="00D71889">
            <w:pPr>
              <w:spacing w:after="0"/>
              <w:jc w:val="center"/>
              <w:rPr>
                <w:rFonts w:ascii="Arial" w:eastAsia="Times New Roman" w:hAnsi="Arial" w:cs="Arial"/>
                <w:sz w:val="18"/>
                <w:szCs w:val="18"/>
              </w:rPr>
              <w:pPrChange w:id="1299" w:author="Xuning Wei12232" w:date="2026-08-21T17:59:00Z">
                <w:pPr>
                  <w:spacing w:after="0"/>
                </w:pPr>
              </w:pPrChange>
            </w:pPr>
            <w:r w:rsidRPr="00D1501B">
              <w:rPr>
                <w:rFonts w:ascii="Arial" w:eastAsia="仿宋_GB2312" w:hAnsi="Arial" w:cs="Arial"/>
                <w:sz w:val="18"/>
                <w:szCs w:val="18"/>
              </w:rPr>
              <w:t>YL004846</w:t>
            </w:r>
          </w:p>
        </w:tc>
        <w:tc>
          <w:tcPr>
            <w:tcW w:w="2268" w:type="dxa"/>
            <w:tcBorders>
              <w:top w:val="single" w:sz="6" w:space="0" w:color="AAAAAA"/>
              <w:left w:val="single" w:sz="6" w:space="0" w:color="AAAAAA"/>
              <w:bottom w:val="single" w:sz="4" w:space="0" w:color="auto"/>
              <w:right w:val="single" w:sz="6" w:space="0" w:color="AAAAAA"/>
            </w:tcBorders>
            <w:vAlign w:val="center"/>
            <w:hideMark/>
            <w:tcPrChange w:id="1300" w:author="Xuning Wei12232" w:date="2026-08-21T17:59:00Z">
              <w:tcPr>
                <w:tcW w:w="2268" w:type="dxa"/>
                <w:tcBorders>
                  <w:top w:val="single" w:sz="6" w:space="0" w:color="AAAAAA"/>
                  <w:left w:val="single" w:sz="6" w:space="0" w:color="AAAAAA"/>
                  <w:bottom w:val="single" w:sz="4" w:space="0" w:color="auto"/>
                  <w:right w:val="single" w:sz="6" w:space="0" w:color="AAAAAA"/>
                </w:tcBorders>
                <w:vAlign w:val="center"/>
                <w:hideMark/>
              </w:tcPr>
            </w:tcPrChange>
          </w:tcPr>
          <w:p w14:paraId="5A44AF63" w14:textId="357C6E8B" w:rsidR="00D71889" w:rsidRPr="00D1501B" w:rsidRDefault="00D71889">
            <w:pPr>
              <w:spacing w:after="0"/>
              <w:jc w:val="center"/>
              <w:rPr>
                <w:rFonts w:ascii="Arial" w:eastAsia="仿宋_GB2312" w:hAnsi="Arial" w:cs="Arial"/>
                <w:sz w:val="18"/>
                <w:szCs w:val="18"/>
              </w:rPr>
              <w:pPrChange w:id="1301"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vAlign w:val="center"/>
            <w:hideMark/>
            <w:tcPrChange w:id="1302" w:author="Xuning Wei12232" w:date="2026-08-21T17:59:00Z">
              <w:tcPr>
                <w:tcW w:w="1275" w:type="dxa"/>
                <w:tcBorders>
                  <w:top w:val="single" w:sz="6" w:space="0" w:color="AAAAAA"/>
                  <w:left w:val="single" w:sz="6" w:space="0" w:color="AAAAAA"/>
                  <w:bottom w:val="single" w:sz="4" w:space="0" w:color="auto"/>
                  <w:right w:val="single" w:sz="6" w:space="0" w:color="AAAAAA"/>
                </w:tcBorders>
                <w:vAlign w:val="center"/>
                <w:hideMark/>
              </w:tcPr>
            </w:tcPrChange>
          </w:tcPr>
          <w:p w14:paraId="18095B02" w14:textId="242A234E" w:rsidR="00D71889" w:rsidRPr="00D1501B" w:rsidRDefault="00D71889">
            <w:pPr>
              <w:spacing w:after="0"/>
              <w:jc w:val="center"/>
              <w:rPr>
                <w:rFonts w:ascii="Arial" w:eastAsia="Times New Roman" w:hAnsi="Arial" w:cs="Arial"/>
                <w:sz w:val="18"/>
                <w:szCs w:val="18"/>
              </w:rPr>
              <w:pPrChange w:id="1303" w:author="Xuning Wei12232" w:date="2026-08-21T17:59:00Z">
                <w:pPr>
                  <w:spacing w:after="0"/>
                </w:pPr>
              </w:pPrChange>
            </w:pPr>
            <w:ins w:id="1304" w:author="Xuning Wei12232" w:date="2026-08-21T17:59:00Z">
              <w:r w:rsidRPr="00D1501B">
                <w:rPr>
                  <w:rFonts w:ascii="Arial" w:hAnsi="Arial" w:cs="Arial"/>
                  <w:sz w:val="18"/>
                  <w:szCs w:val="18"/>
                  <w:rPrChange w:id="1305" w:author="Xuning Wei12232" w:date="2026-08-21T17:59:00Z">
                    <w:rPr>
                      <w:color w:val="0000FF"/>
                    </w:rPr>
                  </w:rPrChange>
                </w:rPr>
                <w:t xml:space="preserve">Class </w:t>
              </w:r>
              <w:r w:rsidRPr="00D1501B">
                <w:rPr>
                  <w:rFonts w:ascii="Arial" w:eastAsia="Times New Roman" w:hAnsi="Arial" w:cs="Arial"/>
                  <w:iCs/>
                  <w:sz w:val="18"/>
                  <w:szCs w:val="18"/>
                </w:rPr>
                <w:t>2</w:t>
              </w:r>
            </w:ins>
            <w:del w:id="130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vAlign w:val="center"/>
            <w:tcPrChange w:id="1307" w:author="Xuning Wei12232" w:date="2026-08-21T17:59:00Z">
              <w:tcPr>
                <w:tcW w:w="1560" w:type="dxa"/>
                <w:tcBorders>
                  <w:top w:val="single" w:sz="6" w:space="0" w:color="AAAAAA"/>
                  <w:left w:val="single" w:sz="6" w:space="0" w:color="AAAAAA"/>
                  <w:bottom w:val="single" w:sz="4" w:space="0" w:color="auto"/>
                  <w:right w:val="single" w:sz="6" w:space="0" w:color="AAAAAA"/>
                </w:tcBorders>
                <w:vAlign w:val="center"/>
              </w:tcPr>
            </w:tcPrChange>
          </w:tcPr>
          <w:p w14:paraId="39F520BC" w14:textId="1399F60B" w:rsidR="00D71889" w:rsidRPr="00D1501B" w:rsidRDefault="00D71889">
            <w:pPr>
              <w:spacing w:after="0"/>
              <w:jc w:val="center"/>
              <w:rPr>
                <w:rFonts w:ascii="Arial" w:eastAsia="Times New Roman" w:hAnsi="Arial" w:cs="Arial"/>
                <w:sz w:val="18"/>
                <w:szCs w:val="18"/>
              </w:rPr>
              <w:pPrChange w:id="1308"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vAlign w:val="center"/>
            <w:tcPrChange w:id="1309" w:author="Xuning Wei12232" w:date="2026-08-21T17:59:00Z">
              <w:tcPr>
                <w:tcW w:w="1402" w:type="dxa"/>
                <w:tcBorders>
                  <w:top w:val="single" w:sz="6" w:space="0" w:color="AAAAAA"/>
                  <w:left w:val="single" w:sz="6" w:space="0" w:color="AAAAAA"/>
                  <w:bottom w:val="single" w:sz="4" w:space="0" w:color="auto"/>
                  <w:right w:val="single" w:sz="6" w:space="0" w:color="AAAAAA"/>
                </w:tcBorders>
                <w:vAlign w:val="center"/>
              </w:tcPr>
            </w:tcPrChange>
          </w:tcPr>
          <w:p w14:paraId="0BF5B14E" w14:textId="0526BF56" w:rsidR="00D71889" w:rsidRPr="00D1501B" w:rsidRDefault="00D71889">
            <w:pPr>
              <w:spacing w:after="0"/>
              <w:jc w:val="center"/>
              <w:rPr>
                <w:rFonts w:ascii="Arial" w:eastAsia="Times New Roman" w:hAnsi="Arial" w:cs="Arial"/>
                <w:sz w:val="18"/>
                <w:szCs w:val="18"/>
              </w:rPr>
              <w:pPrChange w:id="1310"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82D16B6" w14:textId="77777777" w:rsidTr="00D71889">
        <w:trPr>
          <w:trHeight w:val="306"/>
          <w:trPrChange w:id="1311"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vAlign w:val="center"/>
            <w:tcPrChange w:id="1312" w:author="Xuning Wei12232" w:date="2026-08-21T17:59:00Z">
              <w:tcPr>
                <w:tcW w:w="1126" w:type="dxa"/>
                <w:vMerge/>
                <w:tcBorders>
                  <w:top w:val="single" w:sz="6" w:space="0" w:color="AAAAAA"/>
                  <w:left w:val="single" w:sz="6" w:space="0" w:color="AAAAAA"/>
                  <w:right w:val="single" w:sz="6" w:space="0" w:color="AAAAAA"/>
                </w:tcBorders>
                <w:vAlign w:val="center"/>
              </w:tcPr>
            </w:tcPrChange>
          </w:tcPr>
          <w:p w14:paraId="3696462F" w14:textId="77777777" w:rsidR="00D71889" w:rsidRPr="00D1501B" w:rsidRDefault="00D71889">
            <w:pPr>
              <w:spacing w:after="0"/>
              <w:jc w:val="center"/>
              <w:rPr>
                <w:rFonts w:ascii="Arial" w:eastAsia="仿宋_GB2312" w:hAnsi="Arial" w:cs="Arial"/>
                <w:sz w:val="18"/>
                <w:szCs w:val="18"/>
              </w:rPr>
              <w:pPrChange w:id="1313" w:author="Xuning Wei12232" w:date="2026-08-21T17:59:00Z">
                <w:pPr>
                  <w:spacing w:after="0"/>
                </w:pPr>
              </w:pPrChange>
            </w:pPr>
            <w:commentRangeStart w:id="1314"/>
            <w:commentRangeStart w:id="1315"/>
          </w:p>
        </w:tc>
        <w:tc>
          <w:tcPr>
            <w:tcW w:w="993" w:type="dxa"/>
            <w:vMerge/>
            <w:tcBorders>
              <w:top w:val="single" w:sz="6" w:space="0" w:color="AAAAAA"/>
              <w:left w:val="single" w:sz="6" w:space="0" w:color="AAAAAA"/>
              <w:right w:val="single" w:sz="6" w:space="0" w:color="AAAAAA"/>
            </w:tcBorders>
            <w:vAlign w:val="center"/>
            <w:tcPrChange w:id="1316" w:author="Xuning Wei12232" w:date="2026-08-21T17:59:00Z">
              <w:tcPr>
                <w:tcW w:w="993" w:type="dxa"/>
                <w:vMerge/>
                <w:tcBorders>
                  <w:top w:val="single" w:sz="6" w:space="0" w:color="AAAAAA"/>
                  <w:left w:val="single" w:sz="6" w:space="0" w:color="AAAAAA"/>
                  <w:right w:val="single" w:sz="6" w:space="0" w:color="AAAAAA"/>
                </w:tcBorders>
                <w:vAlign w:val="center"/>
              </w:tcPr>
            </w:tcPrChange>
          </w:tcPr>
          <w:p w14:paraId="3E0F505E" w14:textId="77777777" w:rsidR="00D71889" w:rsidRPr="00D1501B" w:rsidRDefault="00D71889">
            <w:pPr>
              <w:spacing w:after="0"/>
              <w:jc w:val="center"/>
              <w:rPr>
                <w:rFonts w:ascii="Arial" w:eastAsia="仿宋_GB2312" w:hAnsi="Arial" w:cs="Arial"/>
                <w:sz w:val="18"/>
                <w:szCs w:val="18"/>
              </w:rPr>
              <w:pPrChange w:id="1317"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vAlign w:val="center"/>
            <w:tcPrChange w:id="1318" w:author="Xuning Wei12232" w:date="2026-08-21T17:59:00Z">
              <w:tcPr>
                <w:tcW w:w="2268" w:type="dxa"/>
                <w:tcBorders>
                  <w:top w:val="single" w:sz="4" w:space="0" w:color="auto"/>
                  <w:left w:val="single" w:sz="6" w:space="0" w:color="AAAAAA"/>
                  <w:bottom w:val="single" w:sz="4" w:space="0" w:color="auto"/>
                  <w:right w:val="single" w:sz="6" w:space="0" w:color="AAAAAA"/>
                </w:tcBorders>
                <w:vAlign w:val="center"/>
              </w:tcPr>
            </w:tcPrChange>
          </w:tcPr>
          <w:p w14:paraId="6C8AF113" w14:textId="3B456655" w:rsidR="00D71889" w:rsidRPr="00D1501B" w:rsidRDefault="00D71889">
            <w:pPr>
              <w:spacing w:after="0"/>
              <w:jc w:val="center"/>
              <w:rPr>
                <w:rFonts w:ascii="Arial" w:eastAsia="仿宋_GB2312" w:hAnsi="Arial" w:cs="Arial"/>
                <w:sz w:val="18"/>
                <w:szCs w:val="18"/>
              </w:rPr>
              <w:pPrChange w:id="1319"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vAlign w:val="center"/>
            <w:tcPrChange w:id="1320" w:author="Xuning Wei12232" w:date="2026-08-21T17:59:00Z">
              <w:tcPr>
                <w:tcW w:w="1275" w:type="dxa"/>
                <w:tcBorders>
                  <w:top w:val="single" w:sz="4" w:space="0" w:color="auto"/>
                  <w:left w:val="single" w:sz="6" w:space="0" w:color="AAAAAA"/>
                  <w:bottom w:val="single" w:sz="4" w:space="0" w:color="auto"/>
                  <w:right w:val="single" w:sz="6" w:space="0" w:color="AAAAAA"/>
                </w:tcBorders>
                <w:vAlign w:val="center"/>
              </w:tcPr>
            </w:tcPrChange>
          </w:tcPr>
          <w:p w14:paraId="294F5852" w14:textId="2FE2CC85" w:rsidR="00D71889" w:rsidRPr="00D1501B" w:rsidRDefault="00D71889">
            <w:pPr>
              <w:spacing w:after="0"/>
              <w:jc w:val="center"/>
              <w:rPr>
                <w:rFonts w:ascii="Arial" w:eastAsia="Times New Roman" w:hAnsi="Arial" w:cs="Arial"/>
                <w:iCs/>
                <w:sz w:val="18"/>
                <w:szCs w:val="18"/>
              </w:rPr>
              <w:pPrChange w:id="1321" w:author="Xuning Wei12232" w:date="2026-08-21T17:59:00Z">
                <w:pPr>
                  <w:spacing w:after="0"/>
                </w:pPr>
              </w:pPrChange>
            </w:pPr>
            <w:ins w:id="1322" w:author="Xuning Wei12232" w:date="2026-08-21T17:59:00Z">
              <w:r w:rsidRPr="00D1501B">
                <w:rPr>
                  <w:rFonts w:ascii="Arial" w:hAnsi="Arial" w:cs="Arial"/>
                  <w:sz w:val="18"/>
                  <w:szCs w:val="18"/>
                  <w:rPrChange w:id="1323" w:author="Xuning Wei12232" w:date="2026-08-21T17:59:00Z">
                    <w:rPr>
                      <w:color w:val="0000FF"/>
                    </w:rPr>
                  </w:rPrChange>
                </w:rPr>
                <w:t xml:space="preserve">Class </w:t>
              </w:r>
              <w:r w:rsidRPr="00D1501B">
                <w:rPr>
                  <w:rFonts w:ascii="Arial" w:eastAsia="Times New Roman" w:hAnsi="Arial" w:cs="Arial"/>
                  <w:iCs/>
                  <w:sz w:val="18"/>
                  <w:szCs w:val="18"/>
                </w:rPr>
                <w:t>2</w:t>
              </w:r>
            </w:ins>
            <w:del w:id="132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vAlign w:val="center"/>
            <w:tcPrChange w:id="1325" w:author="Xuning Wei12232" w:date="2026-08-21T17:59:00Z">
              <w:tcPr>
                <w:tcW w:w="1560" w:type="dxa"/>
                <w:tcBorders>
                  <w:top w:val="single" w:sz="4" w:space="0" w:color="auto"/>
                  <w:left w:val="single" w:sz="6" w:space="0" w:color="AAAAAA"/>
                  <w:bottom w:val="single" w:sz="4" w:space="0" w:color="auto"/>
                  <w:right w:val="single" w:sz="6" w:space="0" w:color="AAAAAA"/>
                </w:tcBorders>
                <w:vAlign w:val="center"/>
              </w:tcPr>
            </w:tcPrChange>
          </w:tcPr>
          <w:p w14:paraId="63FC0359" w14:textId="3A87033C" w:rsidR="00D71889" w:rsidRPr="00D1501B" w:rsidRDefault="00D71889">
            <w:pPr>
              <w:spacing w:after="0"/>
              <w:jc w:val="center"/>
              <w:rPr>
                <w:rFonts w:ascii="Arial" w:eastAsia="Times New Roman" w:hAnsi="Arial" w:cs="Arial"/>
                <w:sz w:val="18"/>
                <w:szCs w:val="18"/>
              </w:rPr>
              <w:pPrChange w:id="1326"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vAlign w:val="center"/>
            <w:tcPrChange w:id="1327" w:author="Xuning Wei12232" w:date="2026-08-21T17:59:00Z">
              <w:tcPr>
                <w:tcW w:w="1402" w:type="dxa"/>
                <w:tcBorders>
                  <w:top w:val="single" w:sz="4" w:space="0" w:color="auto"/>
                  <w:left w:val="single" w:sz="6" w:space="0" w:color="AAAAAA"/>
                  <w:bottom w:val="single" w:sz="4" w:space="0" w:color="auto"/>
                  <w:right w:val="single" w:sz="6" w:space="0" w:color="AAAAAA"/>
                </w:tcBorders>
                <w:vAlign w:val="center"/>
              </w:tcPr>
            </w:tcPrChange>
          </w:tcPr>
          <w:p w14:paraId="56196B10" w14:textId="6893E917" w:rsidR="00D71889" w:rsidRPr="00D1501B" w:rsidRDefault="00D71889">
            <w:pPr>
              <w:spacing w:after="0"/>
              <w:jc w:val="center"/>
              <w:rPr>
                <w:rFonts w:ascii="Arial" w:eastAsia="Times New Roman" w:hAnsi="Arial" w:cs="Arial"/>
                <w:sz w:val="18"/>
                <w:szCs w:val="18"/>
              </w:rPr>
              <w:pPrChange w:id="1328" w:author="Xuning Wei12232" w:date="2026-08-21T17:59:00Z">
                <w:pPr>
                  <w:spacing w:after="0"/>
                </w:pPr>
              </w:pPrChange>
            </w:pPr>
            <w:r w:rsidRPr="00D1501B">
              <w:rPr>
                <w:rFonts w:ascii="Arial" w:eastAsia="Times New Roman" w:hAnsi="Arial" w:cs="Arial"/>
                <w:iCs/>
                <w:sz w:val="18"/>
                <w:szCs w:val="18"/>
              </w:rPr>
              <w:t>10/29/2025</w:t>
            </w:r>
          </w:p>
        </w:tc>
      </w:tr>
      <w:commentRangeEnd w:id="1314"/>
      <w:tr w:rsidR="00D71889" w:rsidRPr="00D1501B" w14:paraId="34B61CF9" w14:textId="77777777" w:rsidTr="00D71889">
        <w:trPr>
          <w:trHeight w:val="306"/>
          <w:trPrChange w:id="1329"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vAlign w:val="center"/>
            <w:tcPrChange w:id="1330" w:author="Xuning Wei12232" w:date="2026-08-21T17:59:00Z">
              <w:tcPr>
                <w:tcW w:w="1126" w:type="dxa"/>
                <w:vMerge/>
                <w:tcBorders>
                  <w:left w:val="single" w:sz="6" w:space="0" w:color="AAAAAA"/>
                  <w:bottom w:val="single" w:sz="6" w:space="0" w:color="AAAAAA"/>
                  <w:right w:val="single" w:sz="6" w:space="0" w:color="AAAAAA"/>
                </w:tcBorders>
                <w:vAlign w:val="center"/>
              </w:tcPr>
            </w:tcPrChange>
          </w:tcPr>
          <w:p w14:paraId="5FDCBCBB" w14:textId="77777777" w:rsidR="00D71889" w:rsidRPr="00D1501B" w:rsidRDefault="00DD6122">
            <w:pPr>
              <w:spacing w:after="0"/>
              <w:jc w:val="center"/>
              <w:rPr>
                <w:rFonts w:ascii="Arial" w:eastAsia="仿宋_GB2312" w:hAnsi="Arial" w:cs="Arial"/>
                <w:sz w:val="18"/>
                <w:szCs w:val="18"/>
              </w:rPr>
              <w:pPrChange w:id="1331" w:author="Xuning Wei12232" w:date="2026-08-21T17:59:00Z">
                <w:pPr>
                  <w:spacing w:after="0"/>
                </w:pPr>
              </w:pPrChange>
            </w:pPr>
            <w:r w:rsidRPr="00D1501B">
              <w:rPr>
                <w:rStyle w:val="CommentReference"/>
                <w:rFonts w:ascii="Arial" w:eastAsia="仿宋_GB2312" w:hAnsi="Arial" w:cs="Arial"/>
                <w:sz w:val="18"/>
                <w:szCs w:val="18"/>
              </w:rPr>
              <w:commentReference w:id="1314"/>
            </w:r>
            <w:commentRangeEnd w:id="1315"/>
            <w:r w:rsidRPr="00D1501B">
              <w:rPr>
                <w:rStyle w:val="CommentReference"/>
                <w:rFonts w:ascii="Arial" w:hAnsi="Arial" w:cs="Arial"/>
                <w:sz w:val="18"/>
                <w:szCs w:val="18"/>
              </w:rPr>
              <w:commentReference w:id="1315"/>
            </w:r>
          </w:p>
        </w:tc>
        <w:tc>
          <w:tcPr>
            <w:tcW w:w="993" w:type="dxa"/>
            <w:vMerge/>
            <w:tcBorders>
              <w:left w:val="single" w:sz="6" w:space="0" w:color="AAAAAA"/>
              <w:bottom w:val="single" w:sz="6" w:space="0" w:color="AAAAAA"/>
              <w:right w:val="single" w:sz="6" w:space="0" w:color="AAAAAA"/>
            </w:tcBorders>
            <w:vAlign w:val="center"/>
            <w:tcPrChange w:id="1333" w:author="Xuning Wei12232" w:date="2026-08-21T17:59:00Z">
              <w:tcPr>
                <w:tcW w:w="993" w:type="dxa"/>
                <w:vMerge/>
                <w:tcBorders>
                  <w:left w:val="single" w:sz="6" w:space="0" w:color="AAAAAA"/>
                  <w:bottom w:val="single" w:sz="6" w:space="0" w:color="AAAAAA"/>
                  <w:right w:val="single" w:sz="6" w:space="0" w:color="AAAAAA"/>
                </w:tcBorders>
                <w:vAlign w:val="center"/>
              </w:tcPr>
            </w:tcPrChange>
          </w:tcPr>
          <w:p w14:paraId="32413A76" w14:textId="77777777" w:rsidR="00D71889" w:rsidRPr="00D1501B" w:rsidRDefault="00D71889">
            <w:pPr>
              <w:spacing w:after="0"/>
              <w:jc w:val="center"/>
              <w:rPr>
                <w:rFonts w:ascii="Arial" w:eastAsia="仿宋_GB2312" w:hAnsi="Arial" w:cs="Arial"/>
                <w:sz w:val="18"/>
                <w:szCs w:val="18"/>
              </w:rPr>
              <w:pPrChange w:id="1334"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vAlign w:val="center"/>
            <w:tcPrChange w:id="1335" w:author="Xuning Wei12232" w:date="2026-08-21T17:59:00Z">
              <w:tcPr>
                <w:tcW w:w="2268" w:type="dxa"/>
                <w:tcBorders>
                  <w:top w:val="single" w:sz="4" w:space="0" w:color="auto"/>
                  <w:left w:val="single" w:sz="6" w:space="0" w:color="AAAAAA"/>
                  <w:bottom w:val="single" w:sz="6" w:space="0" w:color="AAAAAA"/>
                  <w:right w:val="single" w:sz="6" w:space="0" w:color="AAAAAA"/>
                </w:tcBorders>
                <w:vAlign w:val="center"/>
              </w:tcPr>
            </w:tcPrChange>
          </w:tcPr>
          <w:p w14:paraId="0B6C8342" w14:textId="54394A49" w:rsidR="00D71889" w:rsidRPr="00D1501B" w:rsidRDefault="00D71889">
            <w:pPr>
              <w:spacing w:after="0"/>
              <w:jc w:val="center"/>
              <w:rPr>
                <w:rFonts w:ascii="Arial" w:eastAsia="仿宋_GB2312" w:hAnsi="Arial" w:cs="Arial"/>
                <w:sz w:val="18"/>
                <w:szCs w:val="18"/>
              </w:rPr>
              <w:pPrChange w:id="1336" w:author="Xuning Wei12232" w:date="2026-08-21T17:59:00Z">
                <w:pPr>
                  <w:spacing w:after="0"/>
                </w:pPr>
              </w:pPrChange>
            </w:pPr>
            <w:r w:rsidRPr="00D1501B">
              <w:rPr>
                <w:rFonts w:ascii="Arial" w:eastAsia="仿宋_GB2312" w:hAnsi="Arial" w:cs="Arial"/>
                <w:sz w:val="18"/>
                <w:szCs w:val="18"/>
              </w:rPr>
              <w:t>Chengdu ZY Biochemical Technology Co.,</w:t>
            </w:r>
            <w:ins w:id="1337"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vAlign w:val="center"/>
            <w:tcPrChange w:id="1338" w:author="Xuning Wei12232" w:date="2026-08-21T17:59:00Z">
              <w:tcPr>
                <w:tcW w:w="1275" w:type="dxa"/>
                <w:tcBorders>
                  <w:top w:val="single" w:sz="4" w:space="0" w:color="auto"/>
                  <w:left w:val="single" w:sz="6" w:space="0" w:color="AAAAAA"/>
                  <w:bottom w:val="single" w:sz="6" w:space="0" w:color="AAAAAA"/>
                  <w:right w:val="single" w:sz="6" w:space="0" w:color="AAAAAA"/>
                </w:tcBorders>
                <w:vAlign w:val="center"/>
              </w:tcPr>
            </w:tcPrChange>
          </w:tcPr>
          <w:p w14:paraId="5CF42BE7" w14:textId="0FD2B5CB" w:rsidR="00D71889" w:rsidRPr="00D1501B" w:rsidRDefault="00D71889">
            <w:pPr>
              <w:spacing w:after="0"/>
              <w:jc w:val="center"/>
              <w:rPr>
                <w:rFonts w:ascii="Arial" w:eastAsia="Times New Roman" w:hAnsi="Arial" w:cs="Arial"/>
                <w:iCs/>
                <w:sz w:val="18"/>
                <w:szCs w:val="18"/>
              </w:rPr>
              <w:pPrChange w:id="1339" w:author="Xuning Wei12232" w:date="2026-08-21T17:59:00Z">
                <w:pPr>
                  <w:spacing w:after="0"/>
                </w:pPr>
              </w:pPrChange>
            </w:pPr>
            <w:ins w:id="1340" w:author="Xuning Wei12232" w:date="2026-08-21T17:59:00Z">
              <w:r w:rsidRPr="00D1501B">
                <w:rPr>
                  <w:rFonts w:ascii="Arial" w:hAnsi="Arial" w:cs="Arial"/>
                  <w:sz w:val="18"/>
                  <w:szCs w:val="18"/>
                  <w:rPrChange w:id="1341" w:author="Xuning Wei12232" w:date="2026-08-21T17:59:00Z">
                    <w:rPr>
                      <w:color w:val="0000FF"/>
                    </w:rPr>
                  </w:rPrChange>
                </w:rPr>
                <w:t xml:space="preserve">Class </w:t>
              </w:r>
              <w:r w:rsidRPr="00D1501B">
                <w:rPr>
                  <w:rFonts w:ascii="Arial" w:eastAsia="Times New Roman" w:hAnsi="Arial" w:cs="Arial"/>
                  <w:iCs/>
                  <w:sz w:val="18"/>
                  <w:szCs w:val="18"/>
                </w:rPr>
                <w:t>2</w:t>
              </w:r>
            </w:ins>
            <w:del w:id="134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vAlign w:val="center"/>
            <w:tcPrChange w:id="1343" w:author="Xuning Wei12232" w:date="2026-08-21T17:59:00Z">
              <w:tcPr>
                <w:tcW w:w="1560" w:type="dxa"/>
                <w:tcBorders>
                  <w:top w:val="single" w:sz="4" w:space="0" w:color="auto"/>
                  <w:left w:val="single" w:sz="6" w:space="0" w:color="AAAAAA"/>
                  <w:bottom w:val="single" w:sz="6" w:space="0" w:color="AAAAAA"/>
                  <w:right w:val="single" w:sz="6" w:space="0" w:color="AAAAAA"/>
                </w:tcBorders>
                <w:vAlign w:val="center"/>
              </w:tcPr>
            </w:tcPrChange>
          </w:tcPr>
          <w:p w14:paraId="1E452E36" w14:textId="0D61FE76" w:rsidR="00D71889" w:rsidRPr="00D1501B" w:rsidRDefault="00D71889">
            <w:pPr>
              <w:spacing w:after="0"/>
              <w:jc w:val="center"/>
              <w:rPr>
                <w:rFonts w:ascii="Arial" w:eastAsia="Times New Roman" w:hAnsi="Arial" w:cs="Arial"/>
                <w:sz w:val="18"/>
                <w:szCs w:val="18"/>
              </w:rPr>
              <w:pPrChange w:id="1344"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vAlign w:val="center"/>
            <w:tcPrChange w:id="1345" w:author="Xuning Wei12232" w:date="2026-08-21T17:59:00Z">
              <w:tcPr>
                <w:tcW w:w="1402" w:type="dxa"/>
                <w:tcBorders>
                  <w:top w:val="single" w:sz="4" w:space="0" w:color="auto"/>
                  <w:left w:val="single" w:sz="6" w:space="0" w:color="AAAAAA"/>
                  <w:bottom w:val="single" w:sz="6" w:space="0" w:color="AAAAAA"/>
                  <w:right w:val="single" w:sz="6" w:space="0" w:color="AAAAAA"/>
                </w:tcBorders>
                <w:vAlign w:val="center"/>
              </w:tcPr>
            </w:tcPrChange>
          </w:tcPr>
          <w:p w14:paraId="5F0A99AB" w14:textId="036BA5F3" w:rsidR="00D71889" w:rsidRPr="00D1501B" w:rsidRDefault="00D71889">
            <w:pPr>
              <w:spacing w:after="0"/>
              <w:jc w:val="center"/>
              <w:rPr>
                <w:rFonts w:ascii="Arial" w:eastAsia="Times New Roman" w:hAnsi="Arial" w:cs="Arial"/>
                <w:sz w:val="18"/>
                <w:szCs w:val="18"/>
              </w:rPr>
              <w:pPrChange w:id="1346"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C57AE87" w14:textId="77777777" w:rsidTr="00D71889">
        <w:trPr>
          <w:trHeight w:val="306"/>
          <w:trPrChange w:id="1347"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348"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67747710" w14:textId="5872A34C" w:rsidR="00D71889" w:rsidRPr="00D1501B" w:rsidRDefault="00D71889">
            <w:pPr>
              <w:spacing w:after="0"/>
              <w:jc w:val="center"/>
              <w:rPr>
                <w:rFonts w:ascii="Arial" w:eastAsia="Times New Roman" w:hAnsi="Arial" w:cs="Arial"/>
                <w:sz w:val="18"/>
                <w:szCs w:val="18"/>
              </w:rPr>
              <w:pPrChange w:id="1349"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Phe</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350"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7A0880A4" w14:textId="6315E642" w:rsidR="00D71889" w:rsidRPr="00D1501B" w:rsidRDefault="00D71889">
            <w:pPr>
              <w:spacing w:after="0"/>
              <w:jc w:val="center"/>
              <w:rPr>
                <w:rFonts w:ascii="Arial" w:eastAsia="Times New Roman" w:hAnsi="Arial" w:cs="Arial"/>
                <w:sz w:val="18"/>
                <w:szCs w:val="18"/>
              </w:rPr>
              <w:pPrChange w:id="1351" w:author="Xuning Wei12232" w:date="2026-08-21T17:59:00Z">
                <w:pPr>
                  <w:spacing w:after="0"/>
                </w:pPr>
              </w:pPrChange>
            </w:pPr>
            <w:r w:rsidRPr="00D1501B">
              <w:rPr>
                <w:rFonts w:ascii="Arial" w:eastAsia="仿宋_GB2312" w:hAnsi="Arial" w:cs="Arial"/>
                <w:sz w:val="18"/>
                <w:szCs w:val="18"/>
              </w:rPr>
              <w:t>YL004840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352"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333C1FFF" w14:textId="70739EB9" w:rsidR="00D71889" w:rsidRPr="00D1501B" w:rsidRDefault="00D71889">
            <w:pPr>
              <w:spacing w:after="0"/>
              <w:jc w:val="center"/>
              <w:rPr>
                <w:rFonts w:ascii="Arial" w:eastAsia="Times New Roman" w:hAnsi="Arial" w:cs="Arial"/>
                <w:sz w:val="18"/>
                <w:szCs w:val="18"/>
              </w:rPr>
              <w:pPrChange w:id="1353"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354"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24A43C66" w14:textId="6ADA54CE" w:rsidR="00D71889" w:rsidRPr="00D1501B" w:rsidRDefault="00D71889">
            <w:pPr>
              <w:spacing w:after="0"/>
              <w:jc w:val="center"/>
              <w:rPr>
                <w:rFonts w:ascii="Arial" w:eastAsia="Times New Roman" w:hAnsi="Arial" w:cs="Arial"/>
                <w:sz w:val="18"/>
                <w:szCs w:val="18"/>
              </w:rPr>
              <w:pPrChange w:id="1355" w:author="Xuning Wei12232" w:date="2026-08-21T17:59:00Z">
                <w:pPr>
                  <w:spacing w:after="0"/>
                </w:pPr>
              </w:pPrChange>
            </w:pPr>
            <w:ins w:id="1356" w:author="Xuning Wei12232" w:date="2026-08-21T17:59:00Z">
              <w:r w:rsidRPr="00D1501B">
                <w:rPr>
                  <w:rFonts w:ascii="Arial" w:hAnsi="Arial" w:cs="Arial"/>
                  <w:sz w:val="18"/>
                  <w:szCs w:val="18"/>
                  <w:rPrChange w:id="1357" w:author="Xuning Wei12232" w:date="2026-08-21T17:59:00Z">
                    <w:rPr>
                      <w:color w:val="0000FF"/>
                    </w:rPr>
                  </w:rPrChange>
                </w:rPr>
                <w:t xml:space="preserve">Class </w:t>
              </w:r>
              <w:r w:rsidRPr="00D1501B">
                <w:rPr>
                  <w:rFonts w:ascii="Arial" w:eastAsia="Times New Roman" w:hAnsi="Arial" w:cs="Arial"/>
                  <w:iCs/>
                  <w:sz w:val="18"/>
                  <w:szCs w:val="18"/>
                </w:rPr>
                <w:t>2</w:t>
              </w:r>
            </w:ins>
            <w:del w:id="135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359"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ADE8D3" w14:textId="367ED1A7" w:rsidR="00D71889" w:rsidRPr="00D1501B" w:rsidRDefault="00D71889">
            <w:pPr>
              <w:spacing w:after="0"/>
              <w:jc w:val="center"/>
              <w:rPr>
                <w:rFonts w:ascii="Arial" w:eastAsia="Times New Roman" w:hAnsi="Arial" w:cs="Arial"/>
                <w:sz w:val="18"/>
                <w:szCs w:val="18"/>
              </w:rPr>
              <w:pPrChange w:id="1360"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361"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9C9C356" w14:textId="66841F2A" w:rsidR="00D71889" w:rsidRPr="00D1501B" w:rsidRDefault="00D71889">
            <w:pPr>
              <w:spacing w:after="0"/>
              <w:jc w:val="center"/>
              <w:rPr>
                <w:rFonts w:ascii="Arial" w:eastAsia="Times New Roman" w:hAnsi="Arial" w:cs="Arial"/>
                <w:sz w:val="18"/>
                <w:szCs w:val="18"/>
              </w:rPr>
              <w:pPrChange w:id="1362"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D6FD108" w14:textId="77777777" w:rsidTr="00D71889">
        <w:trPr>
          <w:trHeight w:val="306"/>
          <w:trPrChange w:id="1363"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364"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B46AC96" w14:textId="77777777" w:rsidR="00D71889" w:rsidRPr="00D1501B" w:rsidRDefault="00D71889">
            <w:pPr>
              <w:spacing w:after="0"/>
              <w:jc w:val="center"/>
              <w:rPr>
                <w:rFonts w:ascii="Arial" w:eastAsia="仿宋_GB2312" w:hAnsi="Arial" w:cs="Arial"/>
                <w:sz w:val="18"/>
                <w:szCs w:val="18"/>
              </w:rPr>
              <w:pPrChange w:id="1365" w:author="Xuning Wei12232" w:date="2026-08-21T17:59:00Z">
                <w:pPr>
                  <w:spacing w:after="0"/>
                </w:pPr>
              </w:pPrChange>
            </w:pPr>
            <w:commentRangeStart w:id="1366"/>
            <w:commentRangeStart w:id="1367"/>
          </w:p>
        </w:tc>
        <w:tc>
          <w:tcPr>
            <w:tcW w:w="993" w:type="dxa"/>
            <w:vMerge/>
            <w:tcBorders>
              <w:top w:val="single" w:sz="6" w:space="0" w:color="AAAAAA"/>
              <w:left w:val="single" w:sz="6" w:space="0" w:color="AAAAAA"/>
              <w:right w:val="single" w:sz="6" w:space="0" w:color="AAAAAA"/>
            </w:tcBorders>
            <w:shd w:val="clear" w:color="auto" w:fill="FFFFFF"/>
            <w:vAlign w:val="center"/>
            <w:tcPrChange w:id="1368"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157CFF5" w14:textId="77777777" w:rsidR="00D71889" w:rsidRPr="00D1501B" w:rsidRDefault="00D71889">
            <w:pPr>
              <w:spacing w:after="0"/>
              <w:jc w:val="center"/>
              <w:rPr>
                <w:rFonts w:ascii="Arial" w:eastAsia="仿宋_GB2312" w:hAnsi="Arial" w:cs="Arial"/>
                <w:sz w:val="18"/>
                <w:szCs w:val="18"/>
              </w:rPr>
              <w:pPrChange w:id="1369"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370"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D1BF33" w14:textId="1E9D02DD" w:rsidR="00D71889" w:rsidRPr="00D1501B" w:rsidRDefault="00D71889">
            <w:pPr>
              <w:spacing w:after="0"/>
              <w:jc w:val="center"/>
              <w:rPr>
                <w:rFonts w:ascii="Arial" w:eastAsia="仿宋_GB2312" w:hAnsi="Arial" w:cs="Arial"/>
                <w:sz w:val="18"/>
                <w:szCs w:val="18"/>
              </w:rPr>
              <w:pPrChange w:id="1371"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372"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9A0CF28" w14:textId="397502D6" w:rsidR="00D71889" w:rsidRPr="00D1501B" w:rsidRDefault="00D71889">
            <w:pPr>
              <w:spacing w:after="0"/>
              <w:jc w:val="center"/>
              <w:rPr>
                <w:rFonts w:ascii="Arial" w:eastAsia="Times New Roman" w:hAnsi="Arial" w:cs="Arial"/>
                <w:iCs/>
                <w:sz w:val="18"/>
                <w:szCs w:val="18"/>
              </w:rPr>
              <w:pPrChange w:id="1373" w:author="Xuning Wei12232" w:date="2026-08-21T17:59:00Z">
                <w:pPr>
                  <w:spacing w:after="0"/>
                </w:pPr>
              </w:pPrChange>
            </w:pPr>
            <w:ins w:id="1374" w:author="Xuning Wei12232" w:date="2026-08-21T17:59:00Z">
              <w:r w:rsidRPr="00D1501B">
                <w:rPr>
                  <w:rFonts w:ascii="Arial" w:hAnsi="Arial" w:cs="Arial"/>
                  <w:sz w:val="18"/>
                  <w:szCs w:val="18"/>
                  <w:rPrChange w:id="1375" w:author="Xuning Wei12232" w:date="2026-08-21T17:59:00Z">
                    <w:rPr>
                      <w:color w:val="0000FF"/>
                    </w:rPr>
                  </w:rPrChange>
                </w:rPr>
                <w:t xml:space="preserve">Class </w:t>
              </w:r>
              <w:r w:rsidRPr="00D1501B">
                <w:rPr>
                  <w:rFonts w:ascii="Arial" w:eastAsia="Times New Roman" w:hAnsi="Arial" w:cs="Arial"/>
                  <w:iCs/>
                  <w:sz w:val="18"/>
                  <w:szCs w:val="18"/>
                </w:rPr>
                <w:t>2</w:t>
              </w:r>
            </w:ins>
            <w:del w:id="137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377"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9382440" w14:textId="0C914214" w:rsidR="00D71889" w:rsidRPr="00D1501B" w:rsidRDefault="00D71889">
            <w:pPr>
              <w:spacing w:after="0"/>
              <w:jc w:val="center"/>
              <w:rPr>
                <w:rFonts w:ascii="Arial" w:eastAsia="Times New Roman" w:hAnsi="Arial" w:cs="Arial"/>
                <w:sz w:val="18"/>
                <w:szCs w:val="18"/>
              </w:rPr>
              <w:pPrChange w:id="1378"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379"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9D36252" w14:textId="3BA0AAB8" w:rsidR="00D71889" w:rsidRPr="00D1501B" w:rsidRDefault="00D71889">
            <w:pPr>
              <w:spacing w:after="0"/>
              <w:jc w:val="center"/>
              <w:rPr>
                <w:rFonts w:ascii="Arial" w:eastAsia="Times New Roman" w:hAnsi="Arial" w:cs="Arial"/>
                <w:sz w:val="18"/>
                <w:szCs w:val="18"/>
              </w:rPr>
              <w:pPrChange w:id="1380" w:author="Xuning Wei12232" w:date="2026-08-21T17:59:00Z">
                <w:pPr>
                  <w:spacing w:after="0"/>
                </w:pPr>
              </w:pPrChange>
            </w:pPr>
            <w:r w:rsidRPr="00D1501B">
              <w:rPr>
                <w:rFonts w:ascii="Arial" w:eastAsia="Times New Roman" w:hAnsi="Arial" w:cs="Arial"/>
                <w:iCs/>
                <w:sz w:val="18"/>
                <w:szCs w:val="18"/>
              </w:rPr>
              <w:t>10/29/2025</w:t>
            </w:r>
          </w:p>
        </w:tc>
      </w:tr>
      <w:commentRangeEnd w:id="1366"/>
      <w:tr w:rsidR="00D71889" w:rsidRPr="00D1501B" w14:paraId="6F5D7ACA" w14:textId="77777777" w:rsidTr="00D71889">
        <w:trPr>
          <w:trHeight w:val="306"/>
          <w:trPrChange w:id="1381"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382"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01BA056" w14:textId="77777777" w:rsidR="00D71889" w:rsidRPr="00D1501B" w:rsidRDefault="00DD6122">
            <w:pPr>
              <w:spacing w:after="0"/>
              <w:jc w:val="center"/>
              <w:rPr>
                <w:rFonts w:ascii="Arial" w:eastAsia="仿宋_GB2312" w:hAnsi="Arial" w:cs="Arial"/>
                <w:sz w:val="18"/>
                <w:szCs w:val="18"/>
              </w:rPr>
              <w:pPrChange w:id="1383" w:author="Xuning Wei12232" w:date="2026-08-21T17:59:00Z">
                <w:pPr>
                  <w:spacing w:after="0"/>
                </w:pPr>
              </w:pPrChange>
            </w:pPr>
            <w:r w:rsidRPr="00D1501B">
              <w:rPr>
                <w:rStyle w:val="CommentReference"/>
                <w:rFonts w:ascii="Arial" w:eastAsia="仿宋_GB2312" w:hAnsi="Arial" w:cs="Arial"/>
                <w:sz w:val="18"/>
                <w:szCs w:val="18"/>
              </w:rPr>
              <w:commentReference w:id="1366"/>
            </w:r>
            <w:commentRangeEnd w:id="1367"/>
            <w:r w:rsidRPr="00D1501B">
              <w:rPr>
                <w:rStyle w:val="CommentReference"/>
                <w:rFonts w:ascii="Arial" w:hAnsi="Arial" w:cs="Arial"/>
                <w:sz w:val="18"/>
                <w:szCs w:val="18"/>
              </w:rPr>
              <w:commentReference w:id="1367"/>
            </w:r>
          </w:p>
        </w:tc>
        <w:tc>
          <w:tcPr>
            <w:tcW w:w="993" w:type="dxa"/>
            <w:vMerge/>
            <w:tcBorders>
              <w:left w:val="single" w:sz="6" w:space="0" w:color="AAAAAA"/>
              <w:bottom w:val="single" w:sz="6" w:space="0" w:color="AAAAAA"/>
              <w:right w:val="single" w:sz="6" w:space="0" w:color="AAAAAA"/>
            </w:tcBorders>
            <w:shd w:val="clear" w:color="auto" w:fill="FFFFFF"/>
            <w:vAlign w:val="center"/>
            <w:tcPrChange w:id="1385"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EE2ACC1" w14:textId="77777777" w:rsidR="00D71889" w:rsidRPr="00D1501B" w:rsidRDefault="00D71889">
            <w:pPr>
              <w:spacing w:after="0"/>
              <w:jc w:val="center"/>
              <w:rPr>
                <w:rFonts w:ascii="Arial" w:eastAsia="仿宋_GB2312" w:hAnsi="Arial" w:cs="Arial"/>
                <w:sz w:val="18"/>
                <w:szCs w:val="18"/>
              </w:rPr>
              <w:pPrChange w:id="1386"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387"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90A33B8" w14:textId="4A7D3FF6" w:rsidR="00D71889" w:rsidRPr="00D1501B" w:rsidRDefault="00D71889">
            <w:pPr>
              <w:spacing w:after="0"/>
              <w:jc w:val="center"/>
              <w:rPr>
                <w:rFonts w:ascii="Arial" w:eastAsia="仿宋_GB2312" w:hAnsi="Arial" w:cs="Arial"/>
                <w:sz w:val="18"/>
                <w:szCs w:val="18"/>
              </w:rPr>
              <w:pPrChange w:id="1388" w:author="Xuning Wei12232" w:date="2026-08-21T17:59:00Z">
                <w:pPr>
                  <w:spacing w:after="0"/>
                </w:pPr>
              </w:pPrChange>
            </w:pPr>
            <w:r w:rsidRPr="00D1501B">
              <w:rPr>
                <w:rFonts w:ascii="Arial" w:eastAsia="仿宋_GB2312" w:hAnsi="Arial" w:cs="Arial"/>
                <w:sz w:val="18"/>
                <w:szCs w:val="18"/>
              </w:rPr>
              <w:t>Chengdu ZY Biochemical Technology Co.,</w:t>
            </w:r>
            <w:ins w:id="1389"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390"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76ED7E3" w14:textId="2119C90A" w:rsidR="00D71889" w:rsidRPr="00D1501B" w:rsidRDefault="00D71889">
            <w:pPr>
              <w:spacing w:after="0"/>
              <w:jc w:val="center"/>
              <w:rPr>
                <w:rFonts w:ascii="Arial" w:eastAsia="Times New Roman" w:hAnsi="Arial" w:cs="Arial"/>
                <w:iCs/>
                <w:sz w:val="18"/>
                <w:szCs w:val="18"/>
              </w:rPr>
              <w:pPrChange w:id="1391" w:author="Xuning Wei12232" w:date="2026-08-21T17:59:00Z">
                <w:pPr>
                  <w:spacing w:after="0"/>
                </w:pPr>
              </w:pPrChange>
            </w:pPr>
            <w:ins w:id="1392" w:author="Xuning Wei12232" w:date="2026-08-21T17:59:00Z">
              <w:r w:rsidRPr="00D1501B">
                <w:rPr>
                  <w:rFonts w:ascii="Arial" w:hAnsi="Arial" w:cs="Arial"/>
                  <w:sz w:val="18"/>
                  <w:szCs w:val="18"/>
                  <w:rPrChange w:id="1393" w:author="Xuning Wei12232" w:date="2026-08-21T17:59:00Z">
                    <w:rPr>
                      <w:color w:val="0000FF"/>
                    </w:rPr>
                  </w:rPrChange>
                </w:rPr>
                <w:t xml:space="preserve">Class </w:t>
              </w:r>
              <w:r w:rsidRPr="00D1501B">
                <w:rPr>
                  <w:rFonts w:ascii="Arial" w:eastAsia="Times New Roman" w:hAnsi="Arial" w:cs="Arial"/>
                  <w:iCs/>
                  <w:sz w:val="18"/>
                  <w:szCs w:val="18"/>
                </w:rPr>
                <w:t>2</w:t>
              </w:r>
            </w:ins>
            <w:del w:id="139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395"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25CE23A" w14:textId="42B4CDD5" w:rsidR="00D71889" w:rsidRPr="00D1501B" w:rsidRDefault="00D71889">
            <w:pPr>
              <w:spacing w:after="0"/>
              <w:jc w:val="center"/>
              <w:rPr>
                <w:rFonts w:ascii="Arial" w:eastAsia="Times New Roman" w:hAnsi="Arial" w:cs="Arial"/>
                <w:sz w:val="18"/>
                <w:szCs w:val="18"/>
              </w:rPr>
              <w:pPrChange w:id="1396"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397"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05F9ED8" w14:textId="2D493CCC" w:rsidR="00D71889" w:rsidRPr="00D1501B" w:rsidRDefault="00D71889">
            <w:pPr>
              <w:spacing w:after="0"/>
              <w:jc w:val="center"/>
              <w:rPr>
                <w:rFonts w:ascii="Arial" w:eastAsia="Times New Roman" w:hAnsi="Arial" w:cs="Arial"/>
                <w:sz w:val="18"/>
                <w:szCs w:val="18"/>
              </w:rPr>
              <w:pPrChange w:id="1398"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EF229C8" w14:textId="77777777" w:rsidTr="00D71889">
        <w:trPr>
          <w:trHeight w:val="306"/>
          <w:trPrChange w:id="1399"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0"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F17D7E4" w14:textId="0938DC04" w:rsidR="00D71889" w:rsidRPr="00D1501B" w:rsidRDefault="00EE7B3B">
            <w:pPr>
              <w:spacing w:after="0"/>
              <w:jc w:val="center"/>
              <w:rPr>
                <w:rFonts w:ascii="Arial" w:eastAsia="Times New Roman" w:hAnsi="Arial" w:cs="Arial"/>
                <w:sz w:val="18"/>
                <w:szCs w:val="18"/>
              </w:rPr>
              <w:pPrChange w:id="1401" w:author="Xuning Wei12232" w:date="2026-08-21T17:59:00Z">
                <w:pPr>
                  <w:spacing w:after="0"/>
                </w:pPr>
              </w:pPrChange>
            </w:pPr>
            <w:ins w:id="1402" w:author="Xuning Wei12232" w:date="2026-08-21T18:05:00Z">
              <w:r w:rsidRPr="00D1501B">
                <w:rPr>
                  <w:rFonts w:ascii="Arial" w:eastAsia="仿宋_GB2312" w:hAnsi="Arial" w:cs="Arial"/>
                  <w:sz w:val="18"/>
                  <w:szCs w:val="18"/>
                </w:rPr>
                <w:t xml:space="preserve">     </w:t>
              </w:r>
            </w:ins>
            <w:proofErr w:type="spellStart"/>
            <w:r w:rsidR="00D71889" w:rsidRPr="00D1501B">
              <w:rPr>
                <w:rFonts w:ascii="Arial" w:eastAsia="仿宋_GB2312" w:hAnsi="Arial" w:cs="Arial"/>
                <w:sz w:val="18"/>
                <w:szCs w:val="18"/>
              </w:rPr>
              <w:t>Fmoc</w:t>
            </w:r>
            <w:proofErr w:type="spellEnd"/>
            <w:r w:rsidR="00D71889" w:rsidRPr="00D1501B">
              <w:rPr>
                <w:rFonts w:ascii="Arial" w:eastAsia="仿宋_GB2312" w:hAnsi="Arial" w:cs="Arial"/>
                <w:sz w:val="18"/>
                <w:szCs w:val="18"/>
              </w:rPr>
              <w:t>-L-N-Me-</w:t>
            </w:r>
            <w:proofErr w:type="spellStart"/>
            <w:r w:rsidR="00D71889" w:rsidRPr="00D1501B">
              <w:rPr>
                <w:rFonts w:ascii="Arial" w:eastAsia="仿宋_GB2312" w:hAnsi="Arial" w:cs="Arial"/>
                <w:sz w:val="18"/>
                <w:szCs w:val="18"/>
              </w:rPr>
              <w:t>Asn</w:t>
            </w:r>
            <w:proofErr w:type="spellEnd"/>
            <w:r w:rsidR="00D71889" w:rsidRPr="00D1501B">
              <w:rPr>
                <w:rFonts w:ascii="Arial" w:eastAsia="仿宋_GB2312" w:hAnsi="Arial" w:cs="Arial"/>
                <w:sz w:val="18"/>
                <w:szCs w:val="18"/>
              </w:rPr>
              <w:t>(</w:t>
            </w:r>
            <w:proofErr w:type="spellStart"/>
            <w:r w:rsidR="00D71889" w:rsidRPr="00D1501B">
              <w:rPr>
                <w:rFonts w:ascii="Arial" w:eastAsia="仿宋_GB2312" w:hAnsi="Arial" w:cs="Arial"/>
                <w:sz w:val="18"/>
                <w:szCs w:val="18"/>
              </w:rPr>
              <w:t>Trt</w:t>
            </w:r>
            <w:proofErr w:type="spellEnd"/>
            <w:r w:rsidR="00D71889" w:rsidRPr="00D1501B">
              <w:rPr>
                <w:rFonts w:ascii="Arial" w:eastAsia="仿宋_GB2312" w:hAnsi="Arial" w:cs="Arial"/>
                <w:sz w:val="18"/>
                <w:szCs w:val="18"/>
              </w:rPr>
              <w:t>)-OH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3"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20C205AB" w14:textId="5A2F54A8" w:rsidR="00D71889" w:rsidRPr="00D1501B" w:rsidRDefault="00D71889">
            <w:pPr>
              <w:spacing w:after="0"/>
              <w:jc w:val="center"/>
              <w:rPr>
                <w:rFonts w:ascii="Arial" w:eastAsia="Times New Roman" w:hAnsi="Arial" w:cs="Arial"/>
                <w:sz w:val="18"/>
                <w:szCs w:val="18"/>
              </w:rPr>
              <w:pPrChange w:id="1404" w:author="Xuning Wei12232" w:date="2026-08-21T17:59:00Z">
                <w:pPr>
                  <w:spacing w:after="0"/>
                </w:pPr>
              </w:pPrChange>
            </w:pPr>
            <w:r w:rsidRPr="00D1501B">
              <w:rPr>
                <w:rFonts w:ascii="Arial" w:eastAsia="仿宋_GB2312" w:hAnsi="Arial" w:cs="Arial"/>
                <w:sz w:val="18"/>
                <w:szCs w:val="18"/>
              </w:rPr>
              <w:t>YL008617</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5"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E6041AB" w14:textId="41C85E1B" w:rsidR="00D71889" w:rsidRPr="00D1501B" w:rsidRDefault="00D71889">
            <w:pPr>
              <w:spacing w:after="0"/>
              <w:jc w:val="center"/>
              <w:rPr>
                <w:rFonts w:ascii="Arial" w:eastAsia="Times New Roman" w:hAnsi="Arial" w:cs="Arial"/>
                <w:sz w:val="18"/>
                <w:szCs w:val="18"/>
              </w:rPr>
              <w:pPrChange w:id="1406"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7"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DC42113" w14:textId="0935B2ED" w:rsidR="00D71889" w:rsidRPr="00D1501B" w:rsidRDefault="00D71889">
            <w:pPr>
              <w:spacing w:after="0"/>
              <w:jc w:val="center"/>
              <w:rPr>
                <w:rFonts w:ascii="Arial" w:eastAsia="Times New Roman" w:hAnsi="Arial" w:cs="Arial"/>
                <w:sz w:val="18"/>
                <w:szCs w:val="18"/>
              </w:rPr>
              <w:pPrChange w:id="1408" w:author="Xuning Wei12232" w:date="2026-08-21T17:59:00Z">
                <w:pPr>
                  <w:spacing w:after="0"/>
                </w:pPr>
              </w:pPrChange>
            </w:pPr>
            <w:ins w:id="1409" w:author="Xuning Wei12232" w:date="2026-08-21T17:59:00Z">
              <w:r w:rsidRPr="00D1501B">
                <w:rPr>
                  <w:rFonts w:ascii="Arial" w:hAnsi="Arial" w:cs="Arial"/>
                  <w:sz w:val="18"/>
                  <w:szCs w:val="18"/>
                  <w:rPrChange w:id="1410" w:author="Xuning Wei12232" w:date="2026-08-21T17:59:00Z">
                    <w:rPr>
                      <w:color w:val="0000FF"/>
                    </w:rPr>
                  </w:rPrChange>
                </w:rPr>
                <w:t xml:space="preserve">Class </w:t>
              </w:r>
              <w:r w:rsidRPr="00D1501B">
                <w:rPr>
                  <w:rFonts w:ascii="Arial" w:eastAsia="Times New Roman" w:hAnsi="Arial" w:cs="Arial"/>
                  <w:iCs/>
                  <w:sz w:val="18"/>
                  <w:szCs w:val="18"/>
                </w:rPr>
                <w:t>2</w:t>
              </w:r>
            </w:ins>
            <w:del w:id="141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12"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35BB94" w14:textId="14525A6F" w:rsidR="00D71889" w:rsidRPr="00D1501B" w:rsidRDefault="00D71889">
            <w:pPr>
              <w:spacing w:after="0"/>
              <w:jc w:val="center"/>
              <w:rPr>
                <w:rFonts w:ascii="Arial" w:eastAsia="Times New Roman" w:hAnsi="Arial" w:cs="Arial"/>
                <w:sz w:val="18"/>
                <w:szCs w:val="18"/>
              </w:rPr>
              <w:pPrChange w:id="141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14"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6A0943" w14:textId="366402A1" w:rsidR="00D71889" w:rsidRPr="00D1501B" w:rsidRDefault="00D71889">
            <w:pPr>
              <w:spacing w:after="0"/>
              <w:jc w:val="center"/>
              <w:rPr>
                <w:rFonts w:ascii="Arial" w:eastAsia="Times New Roman" w:hAnsi="Arial" w:cs="Arial"/>
                <w:sz w:val="18"/>
                <w:szCs w:val="18"/>
              </w:rPr>
              <w:pPrChange w:id="1415"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477BE422" w14:textId="77777777" w:rsidTr="00D71889">
        <w:trPr>
          <w:trHeight w:val="306"/>
          <w:trPrChange w:id="1416"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417"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5ED4F23" w14:textId="3ECF18C3" w:rsidR="00D71889" w:rsidRPr="00D1501B" w:rsidRDefault="00D71889">
            <w:pPr>
              <w:spacing w:after="0"/>
              <w:jc w:val="center"/>
              <w:rPr>
                <w:rFonts w:ascii="Arial" w:eastAsia="Times New Roman" w:hAnsi="Arial" w:cs="Arial"/>
                <w:sz w:val="18"/>
                <w:szCs w:val="18"/>
              </w:rPr>
              <w:pPrChange w:id="1418" w:author="Xuning Wei12232" w:date="2026-08-21T17:59:00Z">
                <w:pPr>
                  <w:spacing w:after="0"/>
                </w:pPr>
              </w:pPrChange>
            </w:pPr>
            <w:commentRangeStart w:id="1419"/>
            <w:commentRangeStart w:id="1420"/>
            <w:commentRangeStart w:id="1421"/>
            <w:commentRangeStart w:id="1422"/>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Asn</w:t>
            </w:r>
            <w:proofErr w:type="spellEnd"/>
            <w:r w:rsidRPr="00D1501B">
              <w:rPr>
                <w:rFonts w:ascii="Arial" w:eastAsia="仿宋_GB2312" w:hAnsi="Arial" w:cs="Arial"/>
                <w:sz w:val="18"/>
                <w:szCs w:val="18"/>
              </w:rPr>
              <w:t>(</w:t>
            </w:r>
            <w:proofErr w:type="spellStart"/>
            <w:r w:rsidRPr="00D1501B">
              <w:rPr>
                <w:rFonts w:ascii="Arial" w:eastAsia="仿宋_GB2312" w:hAnsi="Arial" w:cs="Arial"/>
                <w:sz w:val="18"/>
                <w:szCs w:val="18"/>
              </w:rPr>
              <w:t>Trt</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423"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C01C304" w14:textId="64CF9356" w:rsidR="00D71889" w:rsidRPr="00D1501B" w:rsidRDefault="00D71889">
            <w:pPr>
              <w:spacing w:after="0"/>
              <w:jc w:val="center"/>
              <w:rPr>
                <w:rFonts w:ascii="Arial" w:eastAsia="Times New Roman" w:hAnsi="Arial" w:cs="Arial"/>
                <w:sz w:val="18"/>
                <w:szCs w:val="18"/>
              </w:rPr>
              <w:pPrChange w:id="1424" w:author="Xuning Wei12232" w:date="2026-08-21T17:59:00Z">
                <w:pPr>
                  <w:spacing w:after="0"/>
                </w:pPr>
              </w:pPrChange>
            </w:pPr>
            <w:r w:rsidRPr="00D1501B">
              <w:rPr>
                <w:rFonts w:ascii="Arial" w:eastAsia="仿宋_GB2312" w:hAnsi="Arial" w:cs="Arial"/>
                <w:sz w:val="18"/>
                <w:szCs w:val="18"/>
              </w:rPr>
              <w:t>YL004843</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425"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AA32701" w14:textId="29F5BA59" w:rsidR="00D71889" w:rsidRPr="00D1501B" w:rsidRDefault="00D71889">
            <w:pPr>
              <w:spacing w:after="0"/>
              <w:jc w:val="center"/>
              <w:rPr>
                <w:rFonts w:ascii="Arial" w:eastAsia="Times New Roman" w:hAnsi="Arial" w:cs="Arial"/>
                <w:sz w:val="18"/>
                <w:szCs w:val="18"/>
              </w:rPr>
              <w:pPrChange w:id="1426"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427"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01C0DD5" w14:textId="4EF6B202" w:rsidR="00D71889" w:rsidRPr="00D1501B" w:rsidRDefault="00D71889">
            <w:pPr>
              <w:spacing w:after="0"/>
              <w:jc w:val="center"/>
              <w:rPr>
                <w:rFonts w:ascii="Arial" w:eastAsia="Times New Roman" w:hAnsi="Arial" w:cs="Arial"/>
                <w:sz w:val="18"/>
                <w:szCs w:val="18"/>
              </w:rPr>
              <w:pPrChange w:id="1428" w:author="Xuning Wei12232" w:date="2026-08-21T17:59:00Z">
                <w:pPr>
                  <w:spacing w:after="0"/>
                </w:pPr>
              </w:pPrChange>
            </w:pPr>
            <w:ins w:id="1429" w:author="Xuning Wei12232" w:date="2026-08-21T17:59:00Z">
              <w:r w:rsidRPr="00D1501B">
                <w:rPr>
                  <w:rFonts w:ascii="Arial" w:hAnsi="Arial" w:cs="Arial"/>
                  <w:sz w:val="18"/>
                  <w:szCs w:val="18"/>
                  <w:rPrChange w:id="1430" w:author="Xuning Wei12232" w:date="2026-08-21T17:59:00Z">
                    <w:rPr>
                      <w:color w:val="0000FF"/>
                    </w:rPr>
                  </w:rPrChange>
                </w:rPr>
                <w:t xml:space="preserve">Class </w:t>
              </w:r>
              <w:r w:rsidRPr="00D1501B">
                <w:rPr>
                  <w:rFonts w:ascii="Arial" w:eastAsia="Times New Roman" w:hAnsi="Arial" w:cs="Arial"/>
                  <w:iCs/>
                  <w:sz w:val="18"/>
                  <w:szCs w:val="18"/>
                </w:rPr>
                <w:t>2</w:t>
              </w:r>
            </w:ins>
            <w:del w:id="143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432"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F4B6E42" w14:textId="047A911F" w:rsidR="00D71889" w:rsidRPr="00D1501B" w:rsidRDefault="00D71889">
            <w:pPr>
              <w:spacing w:after="0"/>
              <w:jc w:val="center"/>
              <w:rPr>
                <w:rFonts w:ascii="Arial" w:eastAsia="Times New Roman" w:hAnsi="Arial" w:cs="Arial"/>
                <w:sz w:val="18"/>
                <w:szCs w:val="18"/>
              </w:rPr>
              <w:pPrChange w:id="143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434"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D1B790" w14:textId="6D1DFA7F" w:rsidR="00D71889" w:rsidRPr="00D1501B" w:rsidRDefault="00D71889">
            <w:pPr>
              <w:spacing w:after="0"/>
              <w:jc w:val="center"/>
              <w:rPr>
                <w:rFonts w:ascii="Arial" w:eastAsia="Times New Roman" w:hAnsi="Arial" w:cs="Arial"/>
                <w:sz w:val="18"/>
                <w:szCs w:val="18"/>
              </w:rPr>
              <w:pPrChange w:id="1435" w:author="Xuning Wei12232" w:date="2026-08-21T17:59:00Z">
                <w:pPr>
                  <w:spacing w:after="0"/>
                </w:pPr>
              </w:pPrChange>
            </w:pPr>
            <w:r w:rsidRPr="00D1501B">
              <w:rPr>
                <w:rFonts w:ascii="Arial" w:eastAsia="Times New Roman" w:hAnsi="Arial" w:cs="Arial"/>
                <w:iCs/>
                <w:sz w:val="18"/>
                <w:szCs w:val="18"/>
              </w:rPr>
              <w:t>10/29/2025</w:t>
            </w:r>
          </w:p>
        </w:tc>
      </w:tr>
      <w:commentRangeEnd w:id="1419"/>
      <w:tr w:rsidR="00D71889" w:rsidRPr="00D1501B" w14:paraId="101AE856" w14:textId="77777777" w:rsidTr="00D71889">
        <w:trPr>
          <w:trHeight w:val="306"/>
          <w:trPrChange w:id="1436"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437"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D3099C7" w14:textId="77777777" w:rsidR="00D71889" w:rsidRPr="00D1501B" w:rsidRDefault="00BC3D4A">
            <w:pPr>
              <w:spacing w:after="0"/>
              <w:jc w:val="center"/>
              <w:rPr>
                <w:rFonts w:ascii="Arial" w:eastAsia="仿宋_GB2312" w:hAnsi="Arial" w:cs="Arial"/>
                <w:sz w:val="18"/>
                <w:szCs w:val="18"/>
              </w:rPr>
              <w:pPrChange w:id="1438" w:author="Xuning Wei12232" w:date="2026-08-21T17:59:00Z">
                <w:pPr>
                  <w:spacing w:after="0"/>
                </w:pPr>
              </w:pPrChange>
            </w:pPr>
            <w:r w:rsidRPr="00D1501B">
              <w:rPr>
                <w:rStyle w:val="CommentReference"/>
                <w:rFonts w:ascii="Arial" w:eastAsia="仿宋_GB2312" w:hAnsi="Arial" w:cs="Arial"/>
                <w:sz w:val="18"/>
                <w:szCs w:val="18"/>
              </w:rPr>
              <w:commentReference w:id="1419"/>
            </w:r>
            <w:commentRangeEnd w:id="1420"/>
            <w:r w:rsidRPr="00D1501B">
              <w:rPr>
                <w:rStyle w:val="CommentReference"/>
                <w:rFonts w:ascii="Arial" w:hAnsi="Arial" w:cs="Arial"/>
                <w:sz w:val="18"/>
                <w:szCs w:val="18"/>
              </w:rPr>
              <w:commentReference w:id="1420"/>
            </w:r>
            <w:commentRangeEnd w:id="1421"/>
            <w:r w:rsidRPr="00D1501B">
              <w:rPr>
                <w:rStyle w:val="CommentReference"/>
                <w:rFonts w:ascii="Arial" w:hAnsi="Arial" w:cs="Arial"/>
                <w:sz w:val="18"/>
                <w:szCs w:val="18"/>
              </w:rPr>
              <w:commentReference w:id="1421"/>
            </w:r>
            <w:commentRangeEnd w:id="1422"/>
            <w:r w:rsidRPr="00D1501B">
              <w:rPr>
                <w:rStyle w:val="CommentReference"/>
                <w:rFonts w:ascii="Arial" w:hAnsi="Arial" w:cs="Arial"/>
                <w:sz w:val="18"/>
                <w:szCs w:val="18"/>
              </w:rPr>
              <w:commentReference w:id="1422"/>
            </w:r>
          </w:p>
        </w:tc>
        <w:tc>
          <w:tcPr>
            <w:tcW w:w="993" w:type="dxa"/>
            <w:vMerge/>
            <w:tcBorders>
              <w:top w:val="single" w:sz="6" w:space="0" w:color="AAAAAA"/>
              <w:left w:val="single" w:sz="6" w:space="0" w:color="AAAAAA"/>
              <w:right w:val="single" w:sz="6" w:space="0" w:color="AAAAAA"/>
            </w:tcBorders>
            <w:shd w:val="clear" w:color="auto" w:fill="FFFFFF"/>
            <w:vAlign w:val="center"/>
            <w:tcPrChange w:id="1439"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C883871" w14:textId="77777777" w:rsidR="00D71889" w:rsidRPr="00D1501B" w:rsidRDefault="00D71889">
            <w:pPr>
              <w:spacing w:after="0"/>
              <w:jc w:val="center"/>
              <w:rPr>
                <w:rFonts w:ascii="Arial" w:eastAsia="仿宋_GB2312" w:hAnsi="Arial" w:cs="Arial"/>
                <w:sz w:val="18"/>
                <w:szCs w:val="18"/>
              </w:rPr>
              <w:pPrChange w:id="1440"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441"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0EA1606" w14:textId="52FAA313" w:rsidR="00D71889" w:rsidRPr="00D1501B" w:rsidDel="00E14CE0" w:rsidRDefault="00D71889">
            <w:pPr>
              <w:spacing w:after="0"/>
              <w:jc w:val="center"/>
              <w:rPr>
                <w:rFonts w:ascii="Arial" w:eastAsia="仿宋_GB2312" w:hAnsi="Arial" w:cs="Arial"/>
                <w:sz w:val="18"/>
                <w:szCs w:val="18"/>
              </w:rPr>
              <w:pPrChange w:id="1442"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443"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5BCF41" w14:textId="52C88F6A" w:rsidR="00D71889" w:rsidRPr="00D1501B" w:rsidRDefault="00D71889">
            <w:pPr>
              <w:spacing w:after="0"/>
              <w:jc w:val="center"/>
              <w:rPr>
                <w:rFonts w:ascii="Arial" w:eastAsia="Times New Roman" w:hAnsi="Arial" w:cs="Arial"/>
                <w:iCs/>
                <w:sz w:val="18"/>
                <w:szCs w:val="18"/>
              </w:rPr>
              <w:pPrChange w:id="1444" w:author="Xuning Wei12232" w:date="2026-08-21T17:59:00Z">
                <w:pPr>
                  <w:spacing w:after="0"/>
                </w:pPr>
              </w:pPrChange>
            </w:pPr>
            <w:ins w:id="1445" w:author="Xuning Wei12232" w:date="2026-08-21T17:59:00Z">
              <w:r w:rsidRPr="00D1501B">
                <w:rPr>
                  <w:rFonts w:ascii="Arial" w:hAnsi="Arial" w:cs="Arial"/>
                  <w:sz w:val="18"/>
                  <w:szCs w:val="18"/>
                  <w:rPrChange w:id="1446" w:author="Xuning Wei12232" w:date="2026-08-21T17:59:00Z">
                    <w:rPr>
                      <w:color w:val="0000FF"/>
                    </w:rPr>
                  </w:rPrChange>
                </w:rPr>
                <w:t xml:space="preserve">Class </w:t>
              </w:r>
              <w:r w:rsidRPr="00D1501B">
                <w:rPr>
                  <w:rFonts w:ascii="Arial" w:eastAsia="Times New Roman" w:hAnsi="Arial" w:cs="Arial"/>
                  <w:iCs/>
                  <w:sz w:val="18"/>
                  <w:szCs w:val="18"/>
                </w:rPr>
                <w:t>2</w:t>
              </w:r>
            </w:ins>
            <w:del w:id="144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448"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02AB9BE" w14:textId="7D927B76" w:rsidR="00D71889" w:rsidRPr="00D1501B" w:rsidRDefault="00D71889">
            <w:pPr>
              <w:spacing w:after="0"/>
              <w:jc w:val="center"/>
              <w:rPr>
                <w:rFonts w:ascii="Arial" w:eastAsia="Times New Roman" w:hAnsi="Arial" w:cs="Arial"/>
                <w:sz w:val="18"/>
                <w:szCs w:val="18"/>
              </w:rPr>
              <w:pPrChange w:id="1449"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450"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22492A7" w14:textId="3DE8544D" w:rsidR="00D71889" w:rsidRPr="00D1501B" w:rsidRDefault="00D71889">
            <w:pPr>
              <w:spacing w:after="0"/>
              <w:jc w:val="center"/>
              <w:rPr>
                <w:rFonts w:ascii="Arial" w:eastAsia="Times New Roman" w:hAnsi="Arial" w:cs="Arial"/>
                <w:sz w:val="18"/>
                <w:szCs w:val="18"/>
              </w:rPr>
              <w:pPrChange w:id="1451"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F82DBEF" w14:textId="77777777" w:rsidTr="00D71889">
        <w:trPr>
          <w:trHeight w:val="306"/>
          <w:trPrChange w:id="1452"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453"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A953211" w14:textId="77777777" w:rsidR="00D71889" w:rsidRPr="00D1501B" w:rsidRDefault="00D71889">
            <w:pPr>
              <w:spacing w:after="0"/>
              <w:jc w:val="center"/>
              <w:rPr>
                <w:rFonts w:ascii="Arial" w:eastAsia="仿宋_GB2312" w:hAnsi="Arial" w:cs="Arial"/>
                <w:sz w:val="18"/>
                <w:szCs w:val="18"/>
              </w:rPr>
              <w:pPrChange w:id="1454"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455"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68AE8705" w14:textId="77777777" w:rsidR="00D71889" w:rsidRPr="00D1501B" w:rsidRDefault="00D71889">
            <w:pPr>
              <w:spacing w:after="0"/>
              <w:jc w:val="center"/>
              <w:rPr>
                <w:rFonts w:ascii="Arial" w:eastAsia="仿宋_GB2312" w:hAnsi="Arial" w:cs="Arial"/>
                <w:sz w:val="18"/>
                <w:szCs w:val="18"/>
              </w:rPr>
              <w:pPrChange w:id="1456"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457"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A7ECAA6" w14:textId="7552E822" w:rsidR="00D71889" w:rsidRPr="00D1501B" w:rsidDel="00E14CE0" w:rsidRDefault="00D71889">
            <w:pPr>
              <w:spacing w:after="0"/>
              <w:jc w:val="center"/>
              <w:rPr>
                <w:rFonts w:ascii="Arial" w:eastAsia="仿宋_GB2312" w:hAnsi="Arial" w:cs="Arial"/>
                <w:sz w:val="18"/>
                <w:szCs w:val="18"/>
              </w:rPr>
              <w:pPrChange w:id="1458" w:author="Xuning Wei12232" w:date="2026-08-21T17:59:00Z">
                <w:pPr>
                  <w:spacing w:after="0"/>
                </w:pPr>
              </w:pPrChange>
            </w:pPr>
            <w:r w:rsidRPr="00D1501B">
              <w:rPr>
                <w:rFonts w:ascii="Arial" w:eastAsia="仿宋_GB2312" w:hAnsi="Arial" w:cs="Arial"/>
                <w:sz w:val="18"/>
                <w:szCs w:val="18"/>
              </w:rPr>
              <w:t>Chengdu ZY Biochemical Technology Co.,</w:t>
            </w:r>
            <w:ins w:id="1459"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460"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30F123" w14:textId="7BE7EAB5" w:rsidR="00D71889" w:rsidRPr="00D1501B" w:rsidRDefault="00D71889">
            <w:pPr>
              <w:spacing w:after="0"/>
              <w:jc w:val="center"/>
              <w:rPr>
                <w:rFonts w:ascii="Arial" w:eastAsia="Times New Roman" w:hAnsi="Arial" w:cs="Arial"/>
                <w:iCs/>
                <w:sz w:val="18"/>
                <w:szCs w:val="18"/>
              </w:rPr>
              <w:pPrChange w:id="1461" w:author="Xuning Wei12232" w:date="2026-08-21T17:59:00Z">
                <w:pPr>
                  <w:spacing w:after="0"/>
                </w:pPr>
              </w:pPrChange>
            </w:pPr>
            <w:ins w:id="1462" w:author="Xuning Wei12232" w:date="2026-08-21T17:59:00Z">
              <w:r w:rsidRPr="00D1501B">
                <w:rPr>
                  <w:rFonts w:ascii="Arial" w:hAnsi="Arial" w:cs="Arial"/>
                  <w:sz w:val="18"/>
                  <w:szCs w:val="18"/>
                  <w:rPrChange w:id="1463" w:author="Xuning Wei12232" w:date="2026-08-21T17:59:00Z">
                    <w:rPr>
                      <w:color w:val="0000FF"/>
                    </w:rPr>
                  </w:rPrChange>
                </w:rPr>
                <w:t xml:space="preserve">Class </w:t>
              </w:r>
              <w:r w:rsidRPr="00D1501B">
                <w:rPr>
                  <w:rFonts w:ascii="Arial" w:eastAsia="Times New Roman" w:hAnsi="Arial" w:cs="Arial"/>
                  <w:iCs/>
                  <w:sz w:val="18"/>
                  <w:szCs w:val="18"/>
                </w:rPr>
                <w:t>2</w:t>
              </w:r>
            </w:ins>
            <w:del w:id="146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465"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9F9359" w14:textId="12E18B69" w:rsidR="00D71889" w:rsidRPr="00D1501B" w:rsidRDefault="00D71889">
            <w:pPr>
              <w:spacing w:after="0"/>
              <w:jc w:val="center"/>
              <w:rPr>
                <w:rFonts w:ascii="Arial" w:eastAsia="Times New Roman" w:hAnsi="Arial" w:cs="Arial"/>
                <w:sz w:val="18"/>
                <w:szCs w:val="18"/>
              </w:rPr>
              <w:pPrChange w:id="1466"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467"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E489B0" w14:textId="71ADF92F" w:rsidR="00D71889" w:rsidRPr="00D1501B" w:rsidRDefault="00D71889">
            <w:pPr>
              <w:spacing w:after="0"/>
              <w:jc w:val="center"/>
              <w:rPr>
                <w:rFonts w:ascii="Arial" w:eastAsia="Times New Roman" w:hAnsi="Arial" w:cs="Arial"/>
                <w:sz w:val="18"/>
                <w:szCs w:val="18"/>
              </w:rPr>
              <w:pPrChange w:id="1468"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25EC272" w14:textId="77777777" w:rsidTr="00D71889">
        <w:trPr>
          <w:trHeight w:val="306"/>
          <w:trPrChange w:id="1469"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470"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EB7A35E" w14:textId="744EF953" w:rsidR="00D71889" w:rsidRPr="00D1501B" w:rsidRDefault="00D71889">
            <w:pPr>
              <w:spacing w:after="0"/>
              <w:jc w:val="center"/>
              <w:rPr>
                <w:rFonts w:ascii="Arial" w:eastAsia="Times New Roman" w:hAnsi="Arial" w:cs="Arial"/>
                <w:sz w:val="18"/>
                <w:szCs w:val="18"/>
                <w:lang w:val="sv-SE"/>
                <w:rPrChange w:id="1471" w:author="Johan Granander" w:date="2026-08-07T11:33:00Z">
                  <w:rPr>
                    <w:rFonts w:ascii="Arial" w:eastAsia="Times New Roman" w:hAnsi="Arial" w:cs="Arial"/>
                    <w:sz w:val="18"/>
                    <w:szCs w:val="18"/>
                  </w:rPr>
                </w:rPrChange>
              </w:rPr>
              <w:pPrChange w:id="1472" w:author="Xuning Wei12232" w:date="2026-08-21T17:59:00Z">
                <w:pPr>
                  <w:spacing w:after="0"/>
                </w:pPr>
              </w:pPrChange>
            </w:pPr>
            <w:r w:rsidRPr="00D1501B">
              <w:rPr>
                <w:rFonts w:ascii="Arial" w:eastAsia="仿宋_GB2312" w:hAnsi="Arial" w:cs="Arial"/>
                <w:sz w:val="18"/>
                <w:szCs w:val="18"/>
                <w:lang w:val="sv-SE"/>
                <w:rPrChange w:id="1473" w:author="Johan Granander" w:date="2026-08-07T11:33:00Z">
                  <w:rPr>
                    <w:rFonts w:ascii="Arial" w:eastAsia="仿宋_GB2312" w:hAnsi="Arial" w:cs="Arial"/>
                    <w:sz w:val="18"/>
                    <w:szCs w:val="18"/>
                  </w:rPr>
                </w:rPrChange>
              </w:rPr>
              <w:t>Fmoc-L-Ser(tBu)-OH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474"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56031933" w14:textId="0A543013" w:rsidR="00D71889" w:rsidRPr="00D1501B" w:rsidRDefault="00D71889">
            <w:pPr>
              <w:spacing w:after="0"/>
              <w:jc w:val="center"/>
              <w:rPr>
                <w:rFonts w:ascii="Arial" w:eastAsia="Times New Roman" w:hAnsi="Arial" w:cs="Arial"/>
                <w:sz w:val="18"/>
                <w:szCs w:val="18"/>
              </w:rPr>
              <w:pPrChange w:id="1475" w:author="Xuning Wei12232" w:date="2026-08-21T17:59:00Z">
                <w:pPr>
                  <w:spacing w:after="0"/>
                </w:pPr>
              </w:pPrChange>
            </w:pPr>
            <w:r w:rsidRPr="00D1501B">
              <w:rPr>
                <w:rFonts w:ascii="Arial" w:eastAsia="仿宋_GB2312" w:hAnsi="Arial" w:cs="Arial"/>
                <w:sz w:val="18"/>
                <w:szCs w:val="18"/>
              </w:rPr>
              <w:t>YL003428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476"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FEAA161" w14:textId="3CF3E2B7" w:rsidR="00D71889" w:rsidRPr="00D1501B" w:rsidRDefault="00D71889">
            <w:pPr>
              <w:spacing w:after="0"/>
              <w:jc w:val="center"/>
              <w:rPr>
                <w:rFonts w:ascii="Arial" w:hAnsi="Arial" w:cs="Arial"/>
                <w:sz w:val="18"/>
                <w:szCs w:val="18"/>
              </w:rPr>
              <w:pPrChange w:id="1477"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478"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73DD6A2" w14:textId="0112A9F7" w:rsidR="00D71889" w:rsidRPr="00D1501B" w:rsidRDefault="00D71889">
            <w:pPr>
              <w:spacing w:after="0"/>
              <w:jc w:val="center"/>
              <w:rPr>
                <w:rFonts w:ascii="Arial" w:eastAsia="Times New Roman" w:hAnsi="Arial" w:cs="Arial"/>
                <w:sz w:val="18"/>
                <w:szCs w:val="18"/>
              </w:rPr>
              <w:pPrChange w:id="1479" w:author="Xuning Wei12232" w:date="2026-08-21T17:59:00Z">
                <w:pPr>
                  <w:spacing w:after="0"/>
                </w:pPr>
              </w:pPrChange>
            </w:pPr>
            <w:ins w:id="1480" w:author="Xuning Wei12232" w:date="2026-08-21T17:59:00Z">
              <w:r w:rsidRPr="00D1501B">
                <w:rPr>
                  <w:rFonts w:ascii="Arial" w:hAnsi="Arial" w:cs="Arial"/>
                  <w:sz w:val="18"/>
                  <w:szCs w:val="18"/>
                  <w:rPrChange w:id="1481" w:author="Xuning Wei12232" w:date="2026-08-21T17:59:00Z">
                    <w:rPr>
                      <w:color w:val="0000FF"/>
                    </w:rPr>
                  </w:rPrChange>
                </w:rPr>
                <w:t xml:space="preserve">Class </w:t>
              </w:r>
              <w:r w:rsidRPr="00D1501B">
                <w:rPr>
                  <w:rFonts w:ascii="Arial" w:eastAsia="Times New Roman" w:hAnsi="Arial" w:cs="Arial"/>
                  <w:iCs/>
                  <w:sz w:val="18"/>
                  <w:szCs w:val="18"/>
                </w:rPr>
                <w:t>2</w:t>
              </w:r>
            </w:ins>
            <w:del w:id="148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483"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A60013C" w14:textId="5CD7519E" w:rsidR="00D71889" w:rsidRPr="00D1501B" w:rsidRDefault="00D71889">
            <w:pPr>
              <w:spacing w:after="0"/>
              <w:jc w:val="center"/>
              <w:rPr>
                <w:rFonts w:ascii="Arial" w:eastAsia="Times New Roman" w:hAnsi="Arial" w:cs="Arial"/>
                <w:sz w:val="18"/>
                <w:szCs w:val="18"/>
              </w:rPr>
              <w:pPrChange w:id="1484"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485"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01C225A" w14:textId="143DC2DA" w:rsidR="00D71889" w:rsidRPr="00D1501B" w:rsidRDefault="00D71889">
            <w:pPr>
              <w:spacing w:after="0"/>
              <w:jc w:val="center"/>
              <w:rPr>
                <w:rFonts w:ascii="Arial" w:eastAsia="Times New Roman" w:hAnsi="Arial" w:cs="Arial"/>
                <w:sz w:val="18"/>
                <w:szCs w:val="18"/>
              </w:rPr>
              <w:pPrChange w:id="1486"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E973F3D" w14:textId="77777777" w:rsidTr="00D71889">
        <w:trPr>
          <w:trHeight w:val="306"/>
          <w:trPrChange w:id="1487"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488"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383B3566" w14:textId="77777777" w:rsidR="00D71889" w:rsidRPr="00D1501B" w:rsidRDefault="00D71889">
            <w:pPr>
              <w:spacing w:after="0"/>
              <w:jc w:val="center"/>
              <w:rPr>
                <w:rFonts w:ascii="Arial" w:eastAsia="仿宋_GB2312" w:hAnsi="Arial" w:cs="Arial"/>
                <w:sz w:val="18"/>
                <w:szCs w:val="18"/>
              </w:rPr>
              <w:pPrChange w:id="1489"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1490"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27C5AE7" w14:textId="77777777" w:rsidR="00D71889" w:rsidRPr="00D1501B" w:rsidRDefault="00D71889">
            <w:pPr>
              <w:spacing w:after="0"/>
              <w:jc w:val="center"/>
              <w:rPr>
                <w:rFonts w:ascii="Arial" w:eastAsia="仿宋_GB2312" w:hAnsi="Arial" w:cs="Arial"/>
                <w:sz w:val="18"/>
                <w:szCs w:val="18"/>
              </w:rPr>
              <w:pPrChange w:id="1491"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492"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07B82963" w14:textId="4408BE16" w:rsidR="00D71889" w:rsidRPr="00D1501B" w:rsidRDefault="00D71889">
            <w:pPr>
              <w:spacing w:after="0"/>
              <w:jc w:val="center"/>
              <w:rPr>
                <w:rFonts w:ascii="Arial" w:eastAsia="仿宋_GB2312" w:hAnsi="Arial" w:cs="Arial"/>
                <w:sz w:val="18"/>
                <w:szCs w:val="18"/>
              </w:rPr>
              <w:pPrChange w:id="1493"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494"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1869CC" w14:textId="1426FE81" w:rsidR="00D71889" w:rsidRPr="00D1501B" w:rsidRDefault="00D71889">
            <w:pPr>
              <w:spacing w:after="0"/>
              <w:jc w:val="center"/>
              <w:rPr>
                <w:rFonts w:ascii="Arial" w:eastAsia="Times New Roman" w:hAnsi="Arial" w:cs="Arial"/>
                <w:iCs/>
                <w:sz w:val="18"/>
                <w:szCs w:val="18"/>
              </w:rPr>
              <w:pPrChange w:id="1495" w:author="Xuning Wei12232" w:date="2026-08-21T17:59:00Z">
                <w:pPr>
                  <w:spacing w:after="0"/>
                </w:pPr>
              </w:pPrChange>
            </w:pPr>
            <w:ins w:id="1496" w:author="Xuning Wei12232" w:date="2026-08-21T17:59:00Z">
              <w:r w:rsidRPr="00D1501B">
                <w:rPr>
                  <w:rFonts w:ascii="Arial" w:hAnsi="Arial" w:cs="Arial"/>
                  <w:sz w:val="18"/>
                  <w:szCs w:val="18"/>
                  <w:rPrChange w:id="1497" w:author="Xuning Wei12232" w:date="2026-08-21T17:59:00Z">
                    <w:rPr>
                      <w:color w:val="0000FF"/>
                    </w:rPr>
                  </w:rPrChange>
                </w:rPr>
                <w:t xml:space="preserve">Class </w:t>
              </w:r>
              <w:r w:rsidRPr="00D1501B">
                <w:rPr>
                  <w:rFonts w:ascii="Arial" w:eastAsia="Times New Roman" w:hAnsi="Arial" w:cs="Arial"/>
                  <w:iCs/>
                  <w:sz w:val="18"/>
                  <w:szCs w:val="18"/>
                </w:rPr>
                <w:t>2</w:t>
              </w:r>
            </w:ins>
            <w:del w:id="149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499"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69F7EBE" w14:textId="65E8DD02" w:rsidR="00D71889" w:rsidRPr="00D1501B" w:rsidRDefault="00D71889">
            <w:pPr>
              <w:spacing w:after="0"/>
              <w:jc w:val="center"/>
              <w:rPr>
                <w:rFonts w:ascii="Arial" w:eastAsia="Times New Roman" w:hAnsi="Arial" w:cs="Arial"/>
                <w:sz w:val="18"/>
                <w:szCs w:val="18"/>
              </w:rPr>
              <w:pPrChange w:id="1500"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501"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CE0B60" w14:textId="31739089" w:rsidR="00D71889" w:rsidRPr="00D1501B" w:rsidRDefault="00D71889">
            <w:pPr>
              <w:spacing w:after="0"/>
              <w:jc w:val="center"/>
              <w:rPr>
                <w:rFonts w:ascii="Arial" w:eastAsia="Times New Roman" w:hAnsi="Arial" w:cs="Arial"/>
                <w:sz w:val="18"/>
                <w:szCs w:val="18"/>
              </w:rPr>
              <w:pPrChange w:id="1502"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42411A9" w14:textId="77777777" w:rsidTr="00D71889">
        <w:trPr>
          <w:trHeight w:val="306"/>
          <w:trPrChange w:id="1503"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04"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CBCF14E" w14:textId="77777777" w:rsidR="00D71889" w:rsidRPr="00D1501B" w:rsidRDefault="00D71889">
            <w:pPr>
              <w:spacing w:after="0"/>
              <w:jc w:val="center"/>
              <w:rPr>
                <w:rFonts w:ascii="Arial" w:eastAsia="仿宋_GB2312" w:hAnsi="Arial" w:cs="Arial"/>
                <w:sz w:val="18"/>
                <w:szCs w:val="18"/>
              </w:rPr>
              <w:pPrChange w:id="1505"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506"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781E80C" w14:textId="77777777" w:rsidR="00D71889" w:rsidRPr="00D1501B" w:rsidRDefault="00D71889">
            <w:pPr>
              <w:spacing w:after="0"/>
              <w:jc w:val="center"/>
              <w:rPr>
                <w:rFonts w:ascii="Arial" w:eastAsia="仿宋_GB2312" w:hAnsi="Arial" w:cs="Arial"/>
                <w:sz w:val="18"/>
                <w:szCs w:val="18"/>
              </w:rPr>
              <w:pPrChange w:id="1507"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08"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AFDC5D" w14:textId="4F065657" w:rsidR="00D71889" w:rsidRPr="00D1501B" w:rsidRDefault="00D71889">
            <w:pPr>
              <w:spacing w:after="0"/>
              <w:jc w:val="center"/>
              <w:rPr>
                <w:rFonts w:ascii="Arial" w:eastAsia="仿宋_GB2312" w:hAnsi="Arial" w:cs="Arial"/>
                <w:sz w:val="18"/>
                <w:szCs w:val="18"/>
              </w:rPr>
              <w:pPrChange w:id="1509" w:author="Xuning Wei12232" w:date="2026-08-21T17:59:00Z">
                <w:pPr>
                  <w:spacing w:after="0"/>
                </w:pPr>
              </w:pPrChange>
            </w:pPr>
            <w:r w:rsidRPr="00D1501B">
              <w:rPr>
                <w:rFonts w:ascii="Arial" w:eastAsia="仿宋_GB2312" w:hAnsi="Arial" w:cs="Arial"/>
                <w:sz w:val="18"/>
                <w:szCs w:val="18"/>
              </w:rPr>
              <w:t>Chengdu ZY Biochemical Technology Co.,</w:t>
            </w:r>
            <w:ins w:id="1510"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11"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EA5CAFB" w14:textId="58C4C699" w:rsidR="00D71889" w:rsidRPr="00D1501B" w:rsidRDefault="00D71889">
            <w:pPr>
              <w:spacing w:after="0"/>
              <w:jc w:val="center"/>
              <w:rPr>
                <w:rFonts w:ascii="Arial" w:eastAsia="Times New Roman" w:hAnsi="Arial" w:cs="Arial"/>
                <w:iCs/>
                <w:sz w:val="18"/>
                <w:szCs w:val="18"/>
              </w:rPr>
              <w:pPrChange w:id="1512" w:author="Xuning Wei12232" w:date="2026-08-21T17:59:00Z">
                <w:pPr>
                  <w:spacing w:after="0"/>
                </w:pPr>
              </w:pPrChange>
            </w:pPr>
            <w:ins w:id="1513" w:author="Xuning Wei12232" w:date="2026-08-21T17:59:00Z">
              <w:r w:rsidRPr="00D1501B">
                <w:rPr>
                  <w:rFonts w:ascii="Arial" w:hAnsi="Arial" w:cs="Arial"/>
                  <w:sz w:val="18"/>
                  <w:szCs w:val="18"/>
                  <w:rPrChange w:id="1514" w:author="Xuning Wei12232" w:date="2026-08-21T17:59:00Z">
                    <w:rPr>
                      <w:color w:val="0000FF"/>
                    </w:rPr>
                  </w:rPrChange>
                </w:rPr>
                <w:t xml:space="preserve">Class </w:t>
              </w:r>
              <w:r w:rsidRPr="00D1501B">
                <w:rPr>
                  <w:rFonts w:ascii="Arial" w:eastAsia="Times New Roman" w:hAnsi="Arial" w:cs="Arial"/>
                  <w:iCs/>
                  <w:sz w:val="18"/>
                  <w:szCs w:val="18"/>
                </w:rPr>
                <w:t>2</w:t>
              </w:r>
            </w:ins>
            <w:del w:id="151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16"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968C7F0" w14:textId="494FCC37" w:rsidR="00D71889" w:rsidRPr="00D1501B" w:rsidRDefault="00D71889">
            <w:pPr>
              <w:spacing w:after="0"/>
              <w:jc w:val="center"/>
              <w:rPr>
                <w:rFonts w:ascii="Arial" w:eastAsia="Times New Roman" w:hAnsi="Arial" w:cs="Arial"/>
                <w:sz w:val="18"/>
                <w:szCs w:val="18"/>
              </w:rPr>
              <w:pPrChange w:id="1517"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518"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CB2A57" w14:textId="155A32EC" w:rsidR="00D71889" w:rsidRPr="00D1501B" w:rsidRDefault="00D71889">
            <w:pPr>
              <w:spacing w:after="0"/>
              <w:jc w:val="center"/>
              <w:rPr>
                <w:rFonts w:ascii="Arial" w:eastAsia="Times New Roman" w:hAnsi="Arial" w:cs="Arial"/>
                <w:sz w:val="18"/>
                <w:szCs w:val="18"/>
              </w:rPr>
              <w:pPrChange w:id="1519"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1D5E5B" w14:textId="77777777" w:rsidTr="00D71889">
        <w:trPr>
          <w:trHeight w:val="306"/>
          <w:trPrChange w:id="1520"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521"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AE50E44" w14:textId="1E536277" w:rsidR="00D71889" w:rsidRPr="00D1501B" w:rsidRDefault="00D71889">
            <w:pPr>
              <w:spacing w:after="0"/>
              <w:jc w:val="center"/>
              <w:rPr>
                <w:rFonts w:ascii="Arial" w:eastAsia="Times New Roman" w:hAnsi="Arial" w:cs="Arial"/>
                <w:sz w:val="18"/>
                <w:szCs w:val="18"/>
              </w:rPr>
              <w:pPrChange w:id="1522"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Arg</w:t>
            </w:r>
            <w:proofErr w:type="spellEnd"/>
            <w:r w:rsidRPr="00D1501B">
              <w:rPr>
                <w:rFonts w:ascii="Arial" w:eastAsia="仿宋_GB2312" w:hAnsi="Arial" w:cs="Arial"/>
                <w:sz w:val="18"/>
                <w:szCs w:val="18"/>
              </w:rPr>
              <w:t>(</w:t>
            </w:r>
            <w:proofErr w:type="spellStart"/>
            <w:r w:rsidRPr="00D1501B">
              <w:rPr>
                <w:rFonts w:ascii="Arial" w:eastAsia="仿宋_GB2312" w:hAnsi="Arial" w:cs="Arial"/>
                <w:sz w:val="18"/>
                <w:szCs w:val="18"/>
              </w:rPr>
              <w:t>Pbf</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523"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30611800" w14:textId="5AC4F69B" w:rsidR="00D71889" w:rsidRPr="00D1501B" w:rsidRDefault="00D71889">
            <w:pPr>
              <w:spacing w:after="0"/>
              <w:jc w:val="center"/>
              <w:rPr>
                <w:rFonts w:ascii="Arial" w:eastAsia="Times New Roman" w:hAnsi="Arial" w:cs="Arial"/>
                <w:sz w:val="18"/>
                <w:szCs w:val="18"/>
              </w:rPr>
              <w:pPrChange w:id="1524" w:author="Xuning Wei12232" w:date="2026-08-21T17:59:00Z">
                <w:pPr>
                  <w:spacing w:after="0"/>
                </w:pPr>
              </w:pPrChange>
            </w:pPr>
            <w:r w:rsidRPr="00D1501B">
              <w:rPr>
                <w:rFonts w:ascii="Arial" w:eastAsia="仿宋_GB2312" w:hAnsi="Arial" w:cs="Arial"/>
                <w:sz w:val="18"/>
                <w:szCs w:val="18"/>
              </w:rPr>
              <w:t>YL003424</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525"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E294EA" w14:textId="1E712D42" w:rsidR="00D71889" w:rsidRPr="00D1501B" w:rsidRDefault="00D71889">
            <w:pPr>
              <w:spacing w:after="0"/>
              <w:jc w:val="center"/>
              <w:rPr>
                <w:rFonts w:ascii="Arial" w:eastAsia="Times New Roman" w:hAnsi="Arial" w:cs="Arial"/>
                <w:sz w:val="18"/>
                <w:szCs w:val="18"/>
              </w:rPr>
              <w:pPrChange w:id="1526"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527"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A779179" w14:textId="7C6D1E35" w:rsidR="00D71889" w:rsidRPr="00D1501B" w:rsidRDefault="00D71889">
            <w:pPr>
              <w:spacing w:after="0"/>
              <w:jc w:val="center"/>
              <w:rPr>
                <w:rFonts w:ascii="Arial" w:eastAsia="Times New Roman" w:hAnsi="Arial" w:cs="Arial"/>
                <w:sz w:val="18"/>
                <w:szCs w:val="18"/>
              </w:rPr>
              <w:pPrChange w:id="1528" w:author="Xuning Wei12232" w:date="2026-08-21T17:59:00Z">
                <w:pPr>
                  <w:spacing w:after="0"/>
                </w:pPr>
              </w:pPrChange>
            </w:pPr>
            <w:ins w:id="1529" w:author="Xuning Wei12232" w:date="2026-08-21T17:59:00Z">
              <w:r w:rsidRPr="00D1501B">
                <w:rPr>
                  <w:rFonts w:ascii="Arial" w:hAnsi="Arial" w:cs="Arial"/>
                  <w:sz w:val="18"/>
                  <w:szCs w:val="18"/>
                  <w:rPrChange w:id="1530" w:author="Xuning Wei12232" w:date="2026-08-21T17:59:00Z">
                    <w:rPr>
                      <w:color w:val="0000FF"/>
                    </w:rPr>
                  </w:rPrChange>
                </w:rPr>
                <w:t xml:space="preserve">Class </w:t>
              </w:r>
              <w:r w:rsidRPr="00D1501B">
                <w:rPr>
                  <w:rFonts w:ascii="Arial" w:eastAsia="Times New Roman" w:hAnsi="Arial" w:cs="Arial"/>
                  <w:iCs/>
                  <w:sz w:val="18"/>
                  <w:szCs w:val="18"/>
                </w:rPr>
                <w:t>2</w:t>
              </w:r>
            </w:ins>
            <w:del w:id="153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532"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814BF34" w14:textId="0079B915" w:rsidR="00D71889" w:rsidRPr="00D1501B" w:rsidRDefault="00D71889">
            <w:pPr>
              <w:spacing w:after="0"/>
              <w:jc w:val="center"/>
              <w:rPr>
                <w:rFonts w:ascii="Arial" w:eastAsia="Times New Roman" w:hAnsi="Arial" w:cs="Arial"/>
                <w:sz w:val="18"/>
                <w:szCs w:val="18"/>
              </w:rPr>
              <w:pPrChange w:id="153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534"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EF7E51D" w14:textId="58BE015E" w:rsidR="00D71889" w:rsidRPr="00D1501B" w:rsidRDefault="00D71889">
            <w:pPr>
              <w:spacing w:after="0"/>
              <w:jc w:val="center"/>
              <w:rPr>
                <w:rFonts w:ascii="Arial" w:eastAsia="Times New Roman" w:hAnsi="Arial" w:cs="Arial"/>
                <w:sz w:val="18"/>
                <w:szCs w:val="18"/>
              </w:rPr>
              <w:pPrChange w:id="1535"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E5565F" w14:textId="77777777" w:rsidTr="00D71889">
        <w:trPr>
          <w:trHeight w:val="306"/>
          <w:trPrChange w:id="1536"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37"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3048F249" w14:textId="77777777" w:rsidR="00D71889" w:rsidRPr="00D1501B" w:rsidRDefault="00D71889">
            <w:pPr>
              <w:spacing w:after="0"/>
              <w:jc w:val="center"/>
              <w:rPr>
                <w:rFonts w:ascii="Arial" w:eastAsia="仿宋_GB2312" w:hAnsi="Arial" w:cs="Arial"/>
                <w:sz w:val="18"/>
                <w:szCs w:val="18"/>
              </w:rPr>
              <w:pPrChange w:id="1538"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539"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79839556" w14:textId="77777777" w:rsidR="00D71889" w:rsidRPr="00D1501B" w:rsidRDefault="00D71889">
            <w:pPr>
              <w:spacing w:after="0"/>
              <w:jc w:val="center"/>
              <w:rPr>
                <w:rFonts w:ascii="Arial" w:eastAsia="仿宋_GB2312" w:hAnsi="Arial" w:cs="Arial"/>
                <w:sz w:val="18"/>
                <w:szCs w:val="18"/>
              </w:rPr>
              <w:pPrChange w:id="1540"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41"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804F4A2" w14:textId="4FF986F1" w:rsidR="00D71889" w:rsidRPr="00D1501B" w:rsidRDefault="00D71889">
            <w:pPr>
              <w:spacing w:after="0"/>
              <w:jc w:val="center"/>
              <w:rPr>
                <w:rFonts w:ascii="Arial" w:eastAsia="仿宋_GB2312" w:hAnsi="Arial" w:cs="Arial"/>
                <w:sz w:val="18"/>
                <w:szCs w:val="18"/>
              </w:rPr>
              <w:pPrChange w:id="1542" w:author="Xuning Wei12232" w:date="2026-08-21T17:59:00Z">
                <w:pPr>
                  <w:spacing w:after="0"/>
                </w:pPr>
              </w:pPrChange>
            </w:pPr>
            <w:r w:rsidRPr="00D1501B">
              <w:rPr>
                <w:rFonts w:ascii="Arial" w:eastAsia="仿宋_GB2312" w:hAnsi="Arial" w:cs="Arial"/>
                <w:sz w:val="18"/>
                <w:szCs w:val="18"/>
              </w:rPr>
              <w:t>Chengdu ZY Biochemical Technology Co.,</w:t>
            </w:r>
            <w:ins w:id="1543"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44"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129D661" w14:textId="32469EC0" w:rsidR="00D71889" w:rsidRPr="00D1501B" w:rsidRDefault="00D71889">
            <w:pPr>
              <w:spacing w:after="0"/>
              <w:jc w:val="center"/>
              <w:rPr>
                <w:rFonts w:ascii="Arial" w:eastAsia="Times New Roman" w:hAnsi="Arial" w:cs="Arial"/>
                <w:iCs/>
                <w:sz w:val="18"/>
                <w:szCs w:val="18"/>
              </w:rPr>
              <w:pPrChange w:id="1545" w:author="Xuning Wei12232" w:date="2026-08-21T17:59:00Z">
                <w:pPr>
                  <w:spacing w:after="0"/>
                </w:pPr>
              </w:pPrChange>
            </w:pPr>
            <w:ins w:id="1546" w:author="Xuning Wei12232" w:date="2026-08-21T17:59:00Z">
              <w:r w:rsidRPr="00D1501B">
                <w:rPr>
                  <w:rFonts w:ascii="Arial" w:hAnsi="Arial" w:cs="Arial"/>
                  <w:sz w:val="18"/>
                  <w:szCs w:val="18"/>
                  <w:rPrChange w:id="1547" w:author="Xuning Wei12232" w:date="2026-08-21T17:59:00Z">
                    <w:rPr>
                      <w:color w:val="0000FF"/>
                    </w:rPr>
                  </w:rPrChange>
                </w:rPr>
                <w:t xml:space="preserve">Class </w:t>
              </w:r>
              <w:r w:rsidRPr="00D1501B">
                <w:rPr>
                  <w:rFonts w:ascii="Arial" w:eastAsia="Times New Roman" w:hAnsi="Arial" w:cs="Arial"/>
                  <w:iCs/>
                  <w:sz w:val="18"/>
                  <w:szCs w:val="18"/>
                </w:rPr>
                <w:t>2</w:t>
              </w:r>
            </w:ins>
            <w:del w:id="154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49"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11ED74" w14:textId="05DD038C" w:rsidR="00D71889" w:rsidRPr="00D1501B" w:rsidRDefault="00D71889">
            <w:pPr>
              <w:spacing w:after="0"/>
              <w:jc w:val="center"/>
              <w:rPr>
                <w:rFonts w:ascii="Arial" w:eastAsia="Times New Roman" w:hAnsi="Arial" w:cs="Arial"/>
                <w:sz w:val="18"/>
                <w:szCs w:val="18"/>
              </w:rPr>
              <w:pPrChange w:id="1550"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551"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3CF470B" w14:textId="0ADDB5E7" w:rsidR="00D71889" w:rsidRPr="00D1501B" w:rsidRDefault="00D71889">
            <w:pPr>
              <w:spacing w:after="0"/>
              <w:jc w:val="center"/>
              <w:rPr>
                <w:rFonts w:ascii="Arial" w:eastAsia="Times New Roman" w:hAnsi="Arial" w:cs="Arial"/>
                <w:sz w:val="18"/>
                <w:szCs w:val="18"/>
              </w:rPr>
              <w:pPrChange w:id="1552"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57B5966" w14:textId="77777777" w:rsidTr="00D71889">
        <w:trPr>
          <w:trHeight w:val="306"/>
          <w:trPrChange w:id="1553"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554"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0BE9B270" w14:textId="74E4DEEC" w:rsidR="00D71889" w:rsidRPr="00D1501B" w:rsidRDefault="00D71889">
            <w:pPr>
              <w:spacing w:after="0"/>
              <w:jc w:val="center"/>
              <w:rPr>
                <w:rFonts w:ascii="Arial" w:eastAsia="Times New Roman" w:hAnsi="Arial" w:cs="Arial"/>
                <w:sz w:val="18"/>
                <w:szCs w:val="18"/>
              </w:rPr>
              <w:pPrChange w:id="1555"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-L-Val-OH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556"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F6F1F59" w14:textId="513590DE" w:rsidR="00D71889" w:rsidRPr="00D1501B" w:rsidRDefault="00D71889">
            <w:pPr>
              <w:spacing w:after="0"/>
              <w:jc w:val="center"/>
              <w:rPr>
                <w:rFonts w:ascii="Arial" w:eastAsia="Times New Roman" w:hAnsi="Arial" w:cs="Arial"/>
                <w:sz w:val="18"/>
                <w:szCs w:val="18"/>
              </w:rPr>
              <w:pPrChange w:id="1557" w:author="Xuning Wei12232" w:date="2026-08-21T17:59:00Z">
                <w:pPr>
                  <w:spacing w:after="0"/>
                </w:pPr>
              </w:pPrChange>
            </w:pPr>
            <w:r w:rsidRPr="00D1501B">
              <w:rPr>
                <w:rFonts w:ascii="Arial" w:eastAsia="仿宋_GB2312" w:hAnsi="Arial" w:cs="Arial"/>
                <w:sz w:val="18"/>
                <w:szCs w:val="18"/>
              </w:rPr>
              <w:t>YL003110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558"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51256B4" w14:textId="29C03A8E" w:rsidR="00D71889" w:rsidRPr="00D1501B" w:rsidRDefault="00D71889">
            <w:pPr>
              <w:spacing w:after="0"/>
              <w:jc w:val="center"/>
              <w:rPr>
                <w:rFonts w:ascii="Arial" w:eastAsia="仿宋_GB2312" w:hAnsi="Arial" w:cs="Arial"/>
                <w:sz w:val="18"/>
                <w:szCs w:val="18"/>
              </w:rPr>
              <w:pPrChange w:id="1559"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560"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B94E1CD" w14:textId="21F4D190" w:rsidR="00D71889" w:rsidRPr="00D1501B" w:rsidRDefault="00D71889">
            <w:pPr>
              <w:spacing w:after="0"/>
              <w:jc w:val="center"/>
              <w:rPr>
                <w:rFonts w:ascii="Arial" w:eastAsia="Times New Roman" w:hAnsi="Arial" w:cs="Arial"/>
                <w:sz w:val="18"/>
                <w:szCs w:val="18"/>
              </w:rPr>
              <w:pPrChange w:id="1561" w:author="Xuning Wei12232" w:date="2026-08-21T17:59:00Z">
                <w:pPr>
                  <w:spacing w:after="0"/>
                </w:pPr>
              </w:pPrChange>
            </w:pPr>
            <w:ins w:id="1562" w:author="Xuning Wei12232" w:date="2026-08-21T17:59:00Z">
              <w:r w:rsidRPr="00D1501B">
                <w:rPr>
                  <w:rFonts w:ascii="Arial" w:hAnsi="Arial" w:cs="Arial"/>
                  <w:sz w:val="18"/>
                  <w:szCs w:val="18"/>
                  <w:rPrChange w:id="1563" w:author="Xuning Wei12232" w:date="2026-08-21T17:59:00Z">
                    <w:rPr>
                      <w:color w:val="0000FF"/>
                    </w:rPr>
                  </w:rPrChange>
                </w:rPr>
                <w:t xml:space="preserve">Class </w:t>
              </w:r>
              <w:r w:rsidRPr="00D1501B">
                <w:rPr>
                  <w:rFonts w:ascii="Arial" w:eastAsia="Times New Roman" w:hAnsi="Arial" w:cs="Arial"/>
                  <w:iCs/>
                  <w:sz w:val="18"/>
                  <w:szCs w:val="18"/>
                </w:rPr>
                <w:t>2</w:t>
              </w:r>
            </w:ins>
            <w:del w:id="156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565"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9A747F9" w14:textId="167E942D" w:rsidR="00D71889" w:rsidRPr="00D1501B" w:rsidRDefault="00D71889">
            <w:pPr>
              <w:spacing w:after="0"/>
              <w:jc w:val="center"/>
              <w:rPr>
                <w:rFonts w:ascii="Arial" w:eastAsia="Times New Roman" w:hAnsi="Arial" w:cs="Arial"/>
                <w:sz w:val="18"/>
                <w:szCs w:val="18"/>
              </w:rPr>
              <w:pPrChange w:id="1566"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567"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180CE68" w14:textId="61B25E88" w:rsidR="00D71889" w:rsidRPr="00D1501B" w:rsidRDefault="00D71889">
            <w:pPr>
              <w:spacing w:after="0"/>
              <w:jc w:val="center"/>
              <w:rPr>
                <w:rFonts w:ascii="Arial" w:eastAsia="Times New Roman" w:hAnsi="Arial" w:cs="Arial"/>
                <w:sz w:val="18"/>
                <w:szCs w:val="18"/>
              </w:rPr>
              <w:pPrChange w:id="1568"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78A62CC7" w14:textId="77777777" w:rsidTr="00D71889">
        <w:trPr>
          <w:trHeight w:val="306"/>
          <w:trPrChange w:id="1569"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570"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47BAFCF" w14:textId="77777777" w:rsidR="00D71889" w:rsidRPr="00D1501B" w:rsidRDefault="00D71889">
            <w:pPr>
              <w:spacing w:after="0"/>
              <w:jc w:val="center"/>
              <w:rPr>
                <w:rFonts w:ascii="Arial" w:eastAsia="仿宋_GB2312" w:hAnsi="Arial" w:cs="Arial"/>
                <w:sz w:val="18"/>
                <w:szCs w:val="18"/>
              </w:rPr>
              <w:pPrChange w:id="1571" w:author="Xuning Wei12232" w:date="2026-08-21T17:59:00Z">
                <w:pPr>
                  <w:spacing w:after="0"/>
                </w:pPr>
              </w:pPrChange>
            </w:pPr>
            <w:commentRangeStart w:id="1572"/>
            <w:commentRangeStart w:id="1573"/>
          </w:p>
        </w:tc>
        <w:tc>
          <w:tcPr>
            <w:tcW w:w="993" w:type="dxa"/>
            <w:vMerge/>
            <w:tcBorders>
              <w:top w:val="single" w:sz="6" w:space="0" w:color="AAAAAA"/>
              <w:left w:val="single" w:sz="6" w:space="0" w:color="AAAAAA"/>
              <w:right w:val="single" w:sz="6" w:space="0" w:color="AAAAAA"/>
            </w:tcBorders>
            <w:shd w:val="clear" w:color="auto" w:fill="FFFFFF"/>
            <w:vAlign w:val="center"/>
            <w:tcPrChange w:id="1574"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1814557E" w14:textId="77777777" w:rsidR="00D71889" w:rsidRPr="00D1501B" w:rsidRDefault="00D71889">
            <w:pPr>
              <w:spacing w:after="0"/>
              <w:jc w:val="center"/>
              <w:rPr>
                <w:rFonts w:ascii="Arial" w:eastAsia="仿宋_GB2312" w:hAnsi="Arial" w:cs="Arial"/>
                <w:sz w:val="18"/>
                <w:szCs w:val="18"/>
              </w:rPr>
              <w:pPrChange w:id="1575"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576"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F208C94" w14:textId="76E1F997" w:rsidR="00D71889" w:rsidRPr="00D1501B" w:rsidRDefault="00D71889">
            <w:pPr>
              <w:spacing w:after="0"/>
              <w:jc w:val="center"/>
              <w:rPr>
                <w:rFonts w:ascii="Arial" w:eastAsia="仿宋_GB2312" w:hAnsi="Arial" w:cs="Arial"/>
                <w:sz w:val="18"/>
                <w:szCs w:val="18"/>
              </w:rPr>
              <w:pPrChange w:id="1577"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578"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EBDE061" w14:textId="63FB9790" w:rsidR="00D71889" w:rsidRPr="00D1501B" w:rsidRDefault="00D71889">
            <w:pPr>
              <w:spacing w:after="0"/>
              <w:jc w:val="center"/>
              <w:rPr>
                <w:rFonts w:ascii="Arial" w:eastAsia="Times New Roman" w:hAnsi="Arial" w:cs="Arial"/>
                <w:iCs/>
                <w:sz w:val="18"/>
                <w:szCs w:val="18"/>
              </w:rPr>
              <w:pPrChange w:id="1579" w:author="Xuning Wei12232" w:date="2026-08-21T17:59:00Z">
                <w:pPr>
                  <w:spacing w:after="0"/>
                </w:pPr>
              </w:pPrChange>
            </w:pPr>
            <w:ins w:id="1580" w:author="Xuning Wei12232" w:date="2026-08-21T17:59:00Z">
              <w:r w:rsidRPr="00D1501B">
                <w:rPr>
                  <w:rFonts w:ascii="Arial" w:hAnsi="Arial" w:cs="Arial"/>
                  <w:sz w:val="18"/>
                  <w:szCs w:val="18"/>
                  <w:rPrChange w:id="1581" w:author="Xuning Wei12232" w:date="2026-08-21T17:59:00Z">
                    <w:rPr>
                      <w:color w:val="0000FF"/>
                    </w:rPr>
                  </w:rPrChange>
                </w:rPr>
                <w:t xml:space="preserve">Class </w:t>
              </w:r>
              <w:r w:rsidRPr="00D1501B">
                <w:rPr>
                  <w:rFonts w:ascii="Arial" w:eastAsia="Times New Roman" w:hAnsi="Arial" w:cs="Arial"/>
                  <w:iCs/>
                  <w:sz w:val="18"/>
                  <w:szCs w:val="18"/>
                </w:rPr>
                <w:t>2</w:t>
              </w:r>
            </w:ins>
            <w:del w:id="158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583"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55E88A" w14:textId="7CDC6ED7" w:rsidR="00D71889" w:rsidRPr="00D1501B" w:rsidRDefault="00D71889">
            <w:pPr>
              <w:spacing w:after="0"/>
              <w:jc w:val="center"/>
              <w:rPr>
                <w:rFonts w:ascii="Arial" w:eastAsia="Times New Roman" w:hAnsi="Arial" w:cs="Arial"/>
                <w:sz w:val="18"/>
                <w:szCs w:val="18"/>
              </w:rPr>
              <w:pPrChange w:id="1584"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585"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BC6E759" w14:textId="2F951F53" w:rsidR="00D71889" w:rsidRPr="00D1501B" w:rsidRDefault="00D71889">
            <w:pPr>
              <w:spacing w:after="0"/>
              <w:jc w:val="center"/>
              <w:rPr>
                <w:rFonts w:ascii="Arial" w:eastAsia="Times New Roman" w:hAnsi="Arial" w:cs="Arial"/>
                <w:sz w:val="18"/>
                <w:szCs w:val="18"/>
              </w:rPr>
              <w:pPrChange w:id="1586" w:author="Xuning Wei12232" w:date="2026-08-21T17:59:00Z">
                <w:pPr>
                  <w:spacing w:after="0"/>
                </w:pPr>
              </w:pPrChange>
            </w:pPr>
            <w:r w:rsidRPr="00D1501B">
              <w:rPr>
                <w:rFonts w:ascii="Arial" w:eastAsia="Times New Roman" w:hAnsi="Arial" w:cs="Arial"/>
                <w:iCs/>
                <w:sz w:val="18"/>
                <w:szCs w:val="18"/>
              </w:rPr>
              <w:t>10/29/2025</w:t>
            </w:r>
          </w:p>
        </w:tc>
      </w:tr>
      <w:commentRangeEnd w:id="1572"/>
      <w:tr w:rsidR="00D71889" w:rsidRPr="00D1501B" w14:paraId="20EF913D" w14:textId="77777777" w:rsidTr="00D71889">
        <w:trPr>
          <w:trHeight w:val="306"/>
          <w:trPrChange w:id="1587"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88"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EF3FFBE" w14:textId="77777777" w:rsidR="00D71889" w:rsidRPr="00D1501B" w:rsidRDefault="00DD6122">
            <w:pPr>
              <w:spacing w:after="0"/>
              <w:jc w:val="center"/>
              <w:rPr>
                <w:rFonts w:ascii="Arial" w:eastAsia="仿宋_GB2312" w:hAnsi="Arial" w:cs="Arial"/>
                <w:sz w:val="18"/>
                <w:szCs w:val="18"/>
              </w:rPr>
              <w:pPrChange w:id="1589" w:author="Xuning Wei12232" w:date="2026-08-21T17:59:00Z">
                <w:pPr>
                  <w:spacing w:after="0"/>
                </w:pPr>
              </w:pPrChange>
            </w:pPr>
            <w:r w:rsidRPr="00D1501B">
              <w:rPr>
                <w:rStyle w:val="CommentReference"/>
                <w:rFonts w:ascii="Arial" w:eastAsia="仿宋_GB2312" w:hAnsi="Arial" w:cs="Arial"/>
                <w:sz w:val="18"/>
                <w:szCs w:val="18"/>
              </w:rPr>
              <w:commentReference w:id="1572"/>
            </w:r>
            <w:commentRangeEnd w:id="1573"/>
            <w:r w:rsidRPr="00D1501B">
              <w:rPr>
                <w:rStyle w:val="CommentReference"/>
                <w:rFonts w:ascii="Arial" w:hAnsi="Arial" w:cs="Arial"/>
                <w:sz w:val="18"/>
                <w:szCs w:val="18"/>
              </w:rPr>
              <w:commentReference w:id="1573"/>
            </w:r>
          </w:p>
        </w:tc>
        <w:tc>
          <w:tcPr>
            <w:tcW w:w="993" w:type="dxa"/>
            <w:vMerge/>
            <w:tcBorders>
              <w:left w:val="single" w:sz="6" w:space="0" w:color="AAAAAA"/>
              <w:bottom w:val="single" w:sz="6" w:space="0" w:color="AAAAAA"/>
              <w:right w:val="single" w:sz="6" w:space="0" w:color="AAAAAA"/>
            </w:tcBorders>
            <w:shd w:val="clear" w:color="auto" w:fill="FFFFFF"/>
            <w:vAlign w:val="center"/>
            <w:tcPrChange w:id="1590"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1A6D485" w14:textId="77777777" w:rsidR="00D71889" w:rsidRPr="00D1501B" w:rsidRDefault="00D71889">
            <w:pPr>
              <w:spacing w:after="0"/>
              <w:jc w:val="center"/>
              <w:rPr>
                <w:rFonts w:ascii="Arial" w:eastAsia="仿宋_GB2312" w:hAnsi="Arial" w:cs="Arial"/>
                <w:sz w:val="18"/>
                <w:szCs w:val="18"/>
              </w:rPr>
              <w:pPrChange w:id="1591"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92"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833CA82" w14:textId="4B26D180" w:rsidR="00D71889" w:rsidRPr="00D1501B" w:rsidRDefault="00D71889">
            <w:pPr>
              <w:spacing w:after="0"/>
              <w:jc w:val="center"/>
              <w:rPr>
                <w:rFonts w:ascii="Arial" w:eastAsia="仿宋_GB2312" w:hAnsi="Arial" w:cs="Arial"/>
                <w:sz w:val="18"/>
                <w:szCs w:val="18"/>
              </w:rPr>
              <w:pPrChange w:id="1593" w:author="Xuning Wei12232" w:date="2026-08-21T17:59:00Z">
                <w:pPr>
                  <w:spacing w:after="0"/>
                </w:pPr>
              </w:pPrChange>
            </w:pPr>
            <w:r w:rsidRPr="00D1501B">
              <w:rPr>
                <w:rFonts w:ascii="Arial" w:eastAsia="仿宋_GB2312" w:hAnsi="Arial" w:cs="Arial"/>
                <w:sz w:val="18"/>
                <w:szCs w:val="18"/>
              </w:rPr>
              <w:t>Chengdu ZY Biochemical Technology Co.,</w:t>
            </w:r>
            <w:ins w:id="1594"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95"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5ECAF0D" w14:textId="7B6E8904" w:rsidR="00D71889" w:rsidRPr="00D1501B" w:rsidRDefault="00D71889">
            <w:pPr>
              <w:spacing w:after="0"/>
              <w:jc w:val="center"/>
              <w:rPr>
                <w:rFonts w:ascii="Arial" w:eastAsia="Times New Roman" w:hAnsi="Arial" w:cs="Arial"/>
                <w:iCs/>
                <w:sz w:val="18"/>
                <w:szCs w:val="18"/>
              </w:rPr>
              <w:pPrChange w:id="1596" w:author="Xuning Wei12232" w:date="2026-08-21T17:59:00Z">
                <w:pPr>
                  <w:spacing w:after="0"/>
                </w:pPr>
              </w:pPrChange>
            </w:pPr>
            <w:ins w:id="1597" w:author="Xuning Wei12232" w:date="2026-08-21T17:59:00Z">
              <w:r w:rsidRPr="00D1501B">
                <w:rPr>
                  <w:rFonts w:ascii="Arial" w:hAnsi="Arial" w:cs="Arial"/>
                  <w:sz w:val="18"/>
                  <w:szCs w:val="18"/>
                  <w:rPrChange w:id="1598" w:author="Xuning Wei12232" w:date="2026-08-21T17:59:00Z">
                    <w:rPr>
                      <w:color w:val="0000FF"/>
                    </w:rPr>
                  </w:rPrChange>
                </w:rPr>
                <w:t xml:space="preserve">Class </w:t>
              </w:r>
              <w:r w:rsidRPr="00D1501B">
                <w:rPr>
                  <w:rFonts w:ascii="Arial" w:eastAsia="Times New Roman" w:hAnsi="Arial" w:cs="Arial"/>
                  <w:iCs/>
                  <w:sz w:val="18"/>
                  <w:szCs w:val="18"/>
                </w:rPr>
                <w:t>2</w:t>
              </w:r>
            </w:ins>
            <w:del w:id="159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600"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40446AF" w14:textId="6C0760C9" w:rsidR="00D71889" w:rsidRPr="00D1501B" w:rsidRDefault="00D71889">
            <w:pPr>
              <w:spacing w:after="0"/>
              <w:jc w:val="center"/>
              <w:rPr>
                <w:rFonts w:ascii="Arial" w:eastAsia="Times New Roman" w:hAnsi="Arial" w:cs="Arial"/>
                <w:sz w:val="18"/>
                <w:szCs w:val="18"/>
              </w:rPr>
              <w:pPrChange w:id="1601"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602"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1893EC" w14:textId="7218DE07" w:rsidR="00D71889" w:rsidRPr="00D1501B" w:rsidRDefault="00D71889">
            <w:pPr>
              <w:spacing w:after="0"/>
              <w:jc w:val="center"/>
              <w:rPr>
                <w:rFonts w:ascii="Arial" w:eastAsia="Times New Roman" w:hAnsi="Arial" w:cs="Arial"/>
                <w:sz w:val="18"/>
                <w:szCs w:val="18"/>
              </w:rPr>
              <w:pPrChange w:id="1603"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91E26D4" w14:textId="77777777" w:rsidTr="00D71889">
        <w:trPr>
          <w:trHeight w:val="306"/>
          <w:trPrChange w:id="1604"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605"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9AE4B35" w14:textId="075D4BA6" w:rsidR="00D71889" w:rsidRPr="00D1501B" w:rsidRDefault="00D71889">
            <w:pPr>
              <w:spacing w:after="0"/>
              <w:jc w:val="center"/>
              <w:rPr>
                <w:rFonts w:ascii="Arial" w:eastAsia="Times New Roman" w:hAnsi="Arial" w:cs="Arial"/>
                <w:sz w:val="18"/>
                <w:szCs w:val="18"/>
              </w:rPr>
              <w:pPrChange w:id="1606" w:author="Xuning Wei12232" w:date="2026-08-21T17:59:00Z">
                <w:pPr>
                  <w:spacing w:after="0"/>
                </w:pPr>
              </w:pPrChange>
            </w:pPr>
            <w:proofErr w:type="spellStart"/>
            <w:r w:rsidRPr="00D1501B">
              <w:rPr>
                <w:rFonts w:ascii="Arial" w:eastAsia="仿宋_GB2312" w:hAnsi="Arial" w:cs="Arial"/>
                <w:sz w:val="18"/>
                <w:szCs w:val="18"/>
              </w:rPr>
              <w:lastRenderedPageBreak/>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Leu</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607"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2E881D20" w14:textId="0F037875" w:rsidR="00D71889" w:rsidRPr="00D1501B" w:rsidRDefault="00D71889">
            <w:pPr>
              <w:spacing w:after="0"/>
              <w:jc w:val="center"/>
              <w:rPr>
                <w:rFonts w:ascii="Arial" w:eastAsia="Times New Roman" w:hAnsi="Arial" w:cs="Arial"/>
                <w:sz w:val="18"/>
                <w:szCs w:val="18"/>
              </w:rPr>
              <w:pPrChange w:id="1608" w:author="Xuning Wei12232" w:date="2026-08-21T17:59:00Z">
                <w:pPr>
                  <w:spacing w:after="0"/>
                </w:pPr>
              </w:pPrChange>
            </w:pPr>
            <w:r w:rsidRPr="00D1501B">
              <w:rPr>
                <w:rFonts w:ascii="Arial" w:eastAsia="仿宋_GB2312" w:hAnsi="Arial" w:cs="Arial"/>
                <w:sz w:val="18"/>
                <w:szCs w:val="18"/>
              </w:rPr>
              <w:t>YL003425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609"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6D22B9E" w14:textId="62F49613" w:rsidR="00D71889" w:rsidRPr="00D1501B" w:rsidRDefault="00D71889">
            <w:pPr>
              <w:spacing w:after="0"/>
              <w:jc w:val="center"/>
              <w:rPr>
                <w:rFonts w:ascii="Arial" w:eastAsia="仿宋_GB2312" w:hAnsi="Arial" w:cs="Arial"/>
                <w:sz w:val="18"/>
                <w:szCs w:val="18"/>
              </w:rPr>
              <w:pPrChange w:id="1610"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611"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7E021D1" w14:textId="309E3AA3" w:rsidR="00D71889" w:rsidRPr="00D1501B" w:rsidRDefault="00D71889">
            <w:pPr>
              <w:spacing w:after="0"/>
              <w:jc w:val="center"/>
              <w:rPr>
                <w:rFonts w:ascii="Arial" w:eastAsia="Times New Roman" w:hAnsi="Arial" w:cs="Arial"/>
                <w:sz w:val="18"/>
                <w:szCs w:val="18"/>
              </w:rPr>
              <w:pPrChange w:id="1612" w:author="Xuning Wei12232" w:date="2026-08-21T17:59:00Z">
                <w:pPr>
                  <w:spacing w:after="0"/>
                </w:pPr>
              </w:pPrChange>
            </w:pPr>
            <w:ins w:id="1613" w:author="Xuning Wei12232" w:date="2026-08-21T17:59:00Z">
              <w:r w:rsidRPr="00D1501B">
                <w:rPr>
                  <w:rFonts w:ascii="Arial" w:hAnsi="Arial" w:cs="Arial"/>
                  <w:sz w:val="18"/>
                  <w:szCs w:val="18"/>
                  <w:rPrChange w:id="1614" w:author="Xuning Wei12232" w:date="2026-08-21T17:59:00Z">
                    <w:rPr>
                      <w:color w:val="0000FF"/>
                    </w:rPr>
                  </w:rPrChange>
                </w:rPr>
                <w:t xml:space="preserve">Class </w:t>
              </w:r>
              <w:r w:rsidRPr="00D1501B">
                <w:rPr>
                  <w:rFonts w:ascii="Arial" w:eastAsia="Times New Roman" w:hAnsi="Arial" w:cs="Arial"/>
                  <w:iCs/>
                  <w:sz w:val="18"/>
                  <w:szCs w:val="18"/>
                </w:rPr>
                <w:t>2</w:t>
              </w:r>
            </w:ins>
            <w:del w:id="161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616"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C7E2B77" w14:textId="355AC937" w:rsidR="00D71889" w:rsidRPr="00D1501B" w:rsidRDefault="00D71889">
            <w:pPr>
              <w:spacing w:after="0"/>
              <w:jc w:val="center"/>
              <w:rPr>
                <w:rFonts w:ascii="Arial" w:eastAsia="Times New Roman" w:hAnsi="Arial" w:cs="Arial"/>
                <w:sz w:val="18"/>
                <w:szCs w:val="18"/>
              </w:rPr>
              <w:pPrChange w:id="1617"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618"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F563437" w14:textId="08F18640" w:rsidR="00D71889" w:rsidRPr="00D1501B" w:rsidRDefault="00D71889">
            <w:pPr>
              <w:spacing w:after="0"/>
              <w:jc w:val="center"/>
              <w:rPr>
                <w:rFonts w:ascii="Arial" w:eastAsia="Times New Roman" w:hAnsi="Arial" w:cs="Arial"/>
                <w:sz w:val="18"/>
                <w:szCs w:val="18"/>
              </w:rPr>
              <w:pPrChange w:id="1619"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4EF6832" w14:textId="77777777" w:rsidTr="00D71889">
        <w:trPr>
          <w:trHeight w:val="306"/>
          <w:trPrChange w:id="1620"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621"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7272558E" w14:textId="77777777" w:rsidR="00D71889" w:rsidRPr="00D1501B" w:rsidRDefault="00D71889">
            <w:pPr>
              <w:spacing w:after="0"/>
              <w:jc w:val="center"/>
              <w:rPr>
                <w:rFonts w:ascii="Arial" w:eastAsia="仿宋_GB2312" w:hAnsi="Arial" w:cs="Arial"/>
                <w:sz w:val="18"/>
                <w:szCs w:val="18"/>
              </w:rPr>
              <w:pPrChange w:id="1622" w:author="Xuning Wei12232" w:date="2026-08-21T17:59:00Z">
                <w:pPr>
                  <w:spacing w:after="0"/>
                </w:pPr>
              </w:pPrChange>
            </w:pPr>
            <w:commentRangeStart w:id="1623"/>
            <w:commentRangeStart w:id="1624"/>
          </w:p>
        </w:tc>
        <w:tc>
          <w:tcPr>
            <w:tcW w:w="993" w:type="dxa"/>
            <w:vMerge/>
            <w:tcBorders>
              <w:top w:val="single" w:sz="6" w:space="0" w:color="AAAAAA"/>
              <w:left w:val="single" w:sz="6" w:space="0" w:color="AAAAAA"/>
              <w:right w:val="single" w:sz="6" w:space="0" w:color="AAAAAA"/>
            </w:tcBorders>
            <w:shd w:val="clear" w:color="auto" w:fill="FFFFFF"/>
            <w:vAlign w:val="center"/>
            <w:tcPrChange w:id="1625"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274911B6" w14:textId="77777777" w:rsidR="00D71889" w:rsidRPr="00D1501B" w:rsidRDefault="00D71889">
            <w:pPr>
              <w:spacing w:after="0"/>
              <w:jc w:val="center"/>
              <w:rPr>
                <w:rFonts w:ascii="Arial" w:eastAsia="仿宋_GB2312" w:hAnsi="Arial" w:cs="Arial"/>
                <w:sz w:val="18"/>
                <w:szCs w:val="18"/>
              </w:rPr>
              <w:pPrChange w:id="1626"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627"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93946F6" w14:textId="56311409" w:rsidR="00D71889" w:rsidRPr="00D1501B" w:rsidRDefault="00D71889">
            <w:pPr>
              <w:spacing w:after="0"/>
              <w:jc w:val="center"/>
              <w:rPr>
                <w:rFonts w:ascii="Arial" w:eastAsia="仿宋_GB2312" w:hAnsi="Arial" w:cs="Arial"/>
                <w:sz w:val="18"/>
                <w:szCs w:val="18"/>
              </w:rPr>
              <w:pPrChange w:id="1628"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629"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642F05" w14:textId="426AE8AE" w:rsidR="00D71889" w:rsidRPr="00D1501B" w:rsidRDefault="00D71889">
            <w:pPr>
              <w:spacing w:after="0"/>
              <w:jc w:val="center"/>
              <w:rPr>
                <w:rFonts w:ascii="Arial" w:eastAsia="Times New Roman" w:hAnsi="Arial" w:cs="Arial"/>
                <w:iCs/>
                <w:sz w:val="18"/>
                <w:szCs w:val="18"/>
              </w:rPr>
              <w:pPrChange w:id="1630" w:author="Xuning Wei12232" w:date="2026-08-21T17:59:00Z">
                <w:pPr>
                  <w:spacing w:after="0"/>
                </w:pPr>
              </w:pPrChange>
            </w:pPr>
            <w:ins w:id="1631" w:author="Xuning Wei12232" w:date="2026-08-21T17:59:00Z">
              <w:r w:rsidRPr="00D1501B">
                <w:rPr>
                  <w:rFonts w:ascii="Arial" w:hAnsi="Arial" w:cs="Arial"/>
                  <w:sz w:val="18"/>
                  <w:szCs w:val="18"/>
                  <w:rPrChange w:id="1632" w:author="Xuning Wei12232" w:date="2026-08-21T17:59:00Z">
                    <w:rPr>
                      <w:color w:val="0000FF"/>
                    </w:rPr>
                  </w:rPrChange>
                </w:rPr>
                <w:t xml:space="preserve">Class </w:t>
              </w:r>
              <w:r w:rsidRPr="00D1501B">
                <w:rPr>
                  <w:rFonts w:ascii="Arial" w:eastAsia="Times New Roman" w:hAnsi="Arial" w:cs="Arial"/>
                  <w:iCs/>
                  <w:sz w:val="18"/>
                  <w:szCs w:val="18"/>
                </w:rPr>
                <w:t>2</w:t>
              </w:r>
            </w:ins>
            <w:del w:id="163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634"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6CC2FC" w14:textId="451E686A" w:rsidR="00D71889" w:rsidRPr="00D1501B" w:rsidRDefault="00D71889">
            <w:pPr>
              <w:spacing w:after="0"/>
              <w:jc w:val="center"/>
              <w:rPr>
                <w:rFonts w:ascii="Arial" w:eastAsia="Times New Roman" w:hAnsi="Arial" w:cs="Arial"/>
                <w:sz w:val="18"/>
                <w:szCs w:val="18"/>
              </w:rPr>
              <w:pPrChange w:id="1635"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636"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A81142B" w14:textId="3A9881A6" w:rsidR="00D71889" w:rsidRPr="00D1501B" w:rsidRDefault="00D71889">
            <w:pPr>
              <w:spacing w:after="0"/>
              <w:jc w:val="center"/>
              <w:rPr>
                <w:rFonts w:ascii="Arial" w:eastAsia="Times New Roman" w:hAnsi="Arial" w:cs="Arial"/>
                <w:sz w:val="18"/>
                <w:szCs w:val="18"/>
              </w:rPr>
              <w:pPrChange w:id="1637" w:author="Xuning Wei12232" w:date="2026-08-21T17:59:00Z">
                <w:pPr>
                  <w:spacing w:after="0"/>
                </w:pPr>
              </w:pPrChange>
            </w:pPr>
            <w:r w:rsidRPr="00D1501B">
              <w:rPr>
                <w:rFonts w:ascii="Arial" w:eastAsia="Times New Roman" w:hAnsi="Arial" w:cs="Arial"/>
                <w:iCs/>
                <w:sz w:val="18"/>
                <w:szCs w:val="18"/>
              </w:rPr>
              <w:t>10/29/2025</w:t>
            </w:r>
          </w:p>
        </w:tc>
      </w:tr>
      <w:commentRangeEnd w:id="1623"/>
      <w:tr w:rsidR="00D71889" w:rsidRPr="00D1501B" w14:paraId="20870EDE" w14:textId="77777777" w:rsidTr="00D71889">
        <w:trPr>
          <w:trHeight w:val="306"/>
          <w:trPrChange w:id="1638"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639"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20365BE" w14:textId="77777777" w:rsidR="00D71889" w:rsidRPr="00D1501B" w:rsidRDefault="00DD6122">
            <w:pPr>
              <w:spacing w:after="0"/>
              <w:jc w:val="center"/>
              <w:rPr>
                <w:rFonts w:ascii="Arial" w:eastAsia="仿宋_GB2312" w:hAnsi="Arial" w:cs="Arial"/>
                <w:sz w:val="18"/>
                <w:szCs w:val="18"/>
              </w:rPr>
              <w:pPrChange w:id="1640" w:author="Xuning Wei12232" w:date="2026-08-21T17:59:00Z">
                <w:pPr>
                  <w:spacing w:after="0"/>
                </w:pPr>
              </w:pPrChange>
            </w:pPr>
            <w:r w:rsidRPr="00D1501B">
              <w:rPr>
                <w:rStyle w:val="CommentReference"/>
                <w:rFonts w:ascii="Arial" w:eastAsia="仿宋_GB2312" w:hAnsi="Arial" w:cs="Arial"/>
                <w:sz w:val="18"/>
                <w:szCs w:val="18"/>
              </w:rPr>
              <w:commentReference w:id="1623"/>
            </w:r>
            <w:commentRangeEnd w:id="1624"/>
            <w:r w:rsidRPr="00D1501B">
              <w:rPr>
                <w:rStyle w:val="CommentReference"/>
                <w:rFonts w:ascii="Arial" w:hAnsi="Arial" w:cs="Arial"/>
                <w:sz w:val="18"/>
                <w:szCs w:val="18"/>
              </w:rPr>
              <w:commentReference w:id="1624"/>
            </w:r>
          </w:p>
        </w:tc>
        <w:tc>
          <w:tcPr>
            <w:tcW w:w="993" w:type="dxa"/>
            <w:vMerge/>
            <w:tcBorders>
              <w:left w:val="single" w:sz="6" w:space="0" w:color="AAAAAA"/>
              <w:bottom w:val="single" w:sz="6" w:space="0" w:color="AAAAAA"/>
              <w:right w:val="single" w:sz="6" w:space="0" w:color="AAAAAA"/>
            </w:tcBorders>
            <w:shd w:val="clear" w:color="auto" w:fill="FFFFFF"/>
            <w:vAlign w:val="center"/>
            <w:tcPrChange w:id="1641"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762FDF2" w14:textId="77777777" w:rsidR="00D71889" w:rsidRPr="00D1501B" w:rsidRDefault="00D71889">
            <w:pPr>
              <w:spacing w:after="0"/>
              <w:jc w:val="center"/>
              <w:rPr>
                <w:rFonts w:ascii="Arial" w:eastAsia="仿宋_GB2312" w:hAnsi="Arial" w:cs="Arial"/>
                <w:sz w:val="18"/>
                <w:szCs w:val="18"/>
              </w:rPr>
              <w:pPrChange w:id="1642"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643"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BB4F12C" w14:textId="7D403C84" w:rsidR="00D71889" w:rsidRPr="00D1501B" w:rsidRDefault="00D71889">
            <w:pPr>
              <w:spacing w:after="0"/>
              <w:jc w:val="center"/>
              <w:rPr>
                <w:rFonts w:ascii="Arial" w:eastAsia="仿宋_GB2312" w:hAnsi="Arial" w:cs="Arial"/>
                <w:sz w:val="18"/>
                <w:szCs w:val="18"/>
              </w:rPr>
              <w:pPrChange w:id="1644" w:author="Xuning Wei12232" w:date="2026-08-21T17:59:00Z">
                <w:pPr>
                  <w:spacing w:after="0"/>
                </w:pPr>
              </w:pPrChange>
            </w:pPr>
            <w:r w:rsidRPr="00D1501B">
              <w:rPr>
                <w:rFonts w:ascii="Arial" w:eastAsia="仿宋_GB2312" w:hAnsi="Arial" w:cs="Arial"/>
                <w:sz w:val="18"/>
                <w:szCs w:val="18"/>
              </w:rPr>
              <w:t>Chengdu ZY Biochemical Technology Co.,</w:t>
            </w:r>
            <w:ins w:id="1645"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646"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7951107" w14:textId="6CE64AE1" w:rsidR="00D71889" w:rsidRPr="00D1501B" w:rsidRDefault="00D71889">
            <w:pPr>
              <w:spacing w:after="0"/>
              <w:jc w:val="center"/>
              <w:rPr>
                <w:rFonts w:ascii="Arial" w:eastAsia="Times New Roman" w:hAnsi="Arial" w:cs="Arial"/>
                <w:iCs/>
                <w:sz w:val="18"/>
                <w:szCs w:val="18"/>
              </w:rPr>
              <w:pPrChange w:id="1647" w:author="Xuning Wei12232" w:date="2026-08-21T17:59:00Z">
                <w:pPr>
                  <w:spacing w:after="0"/>
                </w:pPr>
              </w:pPrChange>
            </w:pPr>
            <w:ins w:id="1648" w:author="Xuning Wei12232" w:date="2026-08-21T17:59:00Z">
              <w:r w:rsidRPr="00D1501B">
                <w:rPr>
                  <w:rFonts w:ascii="Arial" w:hAnsi="Arial" w:cs="Arial"/>
                  <w:sz w:val="18"/>
                  <w:szCs w:val="18"/>
                  <w:rPrChange w:id="1649" w:author="Xuning Wei12232" w:date="2026-08-21T17:59:00Z">
                    <w:rPr>
                      <w:color w:val="0000FF"/>
                    </w:rPr>
                  </w:rPrChange>
                </w:rPr>
                <w:t xml:space="preserve">Class </w:t>
              </w:r>
              <w:r w:rsidRPr="00D1501B">
                <w:rPr>
                  <w:rFonts w:ascii="Arial" w:eastAsia="Times New Roman" w:hAnsi="Arial" w:cs="Arial"/>
                  <w:iCs/>
                  <w:sz w:val="18"/>
                  <w:szCs w:val="18"/>
                </w:rPr>
                <w:t>2</w:t>
              </w:r>
            </w:ins>
            <w:del w:id="165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651"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CBB36E6" w14:textId="0602A181" w:rsidR="00D71889" w:rsidRPr="00D1501B" w:rsidRDefault="00D71889">
            <w:pPr>
              <w:spacing w:after="0"/>
              <w:jc w:val="center"/>
              <w:rPr>
                <w:rFonts w:ascii="Arial" w:eastAsia="Times New Roman" w:hAnsi="Arial" w:cs="Arial"/>
                <w:sz w:val="18"/>
                <w:szCs w:val="18"/>
              </w:rPr>
              <w:pPrChange w:id="1652"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653"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535EB0D" w14:textId="2DFA77A1" w:rsidR="00D71889" w:rsidRPr="00D1501B" w:rsidRDefault="00D71889">
            <w:pPr>
              <w:spacing w:after="0"/>
              <w:jc w:val="center"/>
              <w:rPr>
                <w:rFonts w:ascii="Arial" w:eastAsia="Times New Roman" w:hAnsi="Arial" w:cs="Arial"/>
                <w:sz w:val="18"/>
                <w:szCs w:val="18"/>
              </w:rPr>
              <w:pPrChange w:id="1654"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1FA067A2" w14:textId="77777777" w:rsidTr="00D71889">
        <w:trPr>
          <w:trHeight w:val="306"/>
          <w:trPrChange w:id="1655"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56"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A26DDA" w14:textId="2C0254A5" w:rsidR="00D71889" w:rsidRPr="00D1501B" w:rsidRDefault="00D71889">
            <w:pPr>
              <w:spacing w:after="0"/>
              <w:jc w:val="center"/>
              <w:rPr>
                <w:rFonts w:ascii="Arial" w:eastAsia="Times New Roman" w:hAnsi="Arial" w:cs="Arial"/>
                <w:sz w:val="18"/>
                <w:szCs w:val="18"/>
              </w:rPr>
              <w:pPrChange w:id="1657" w:author="Xuning Wei12232" w:date="2026-08-21T17:59:00Z">
                <w:pPr>
                  <w:spacing w:after="0"/>
                </w:pPr>
              </w:pPrChange>
            </w:pPr>
            <w:proofErr w:type="spellStart"/>
            <w:r w:rsidRPr="00D1501B">
              <w:rPr>
                <w:rFonts w:ascii="Arial" w:eastAsia="等线" w:hAnsi="Arial" w:cs="Arial"/>
                <w:sz w:val="18"/>
                <w:szCs w:val="18"/>
              </w:rPr>
              <w:t>Fmoc</w:t>
            </w:r>
            <w:proofErr w:type="spellEnd"/>
            <w:r w:rsidRPr="00D1501B">
              <w:rPr>
                <w:rFonts w:ascii="Arial" w:eastAsia="等线" w:hAnsi="Arial" w:cs="Arial"/>
                <w:sz w:val="18"/>
                <w:szCs w:val="18"/>
              </w:rPr>
              <w:t>-L-α-Me-</w:t>
            </w:r>
            <w:proofErr w:type="spellStart"/>
            <w:r w:rsidRPr="00D1501B">
              <w:rPr>
                <w:rFonts w:ascii="Arial" w:eastAsia="等线" w:hAnsi="Arial" w:cs="Arial"/>
                <w:sz w:val="18"/>
                <w:szCs w:val="18"/>
              </w:rPr>
              <w:t>Phe</w:t>
            </w:r>
            <w:proofErr w:type="spellEnd"/>
            <w:r w:rsidRPr="00D1501B">
              <w:rPr>
                <w:rFonts w:ascii="Arial" w:eastAsia="等线" w:hAnsi="Arial" w:cs="Arial"/>
                <w:sz w:val="18"/>
                <w:szCs w:val="18"/>
              </w:rPr>
              <w:t>-OH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58"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25D17BF" w14:textId="1330D1E2" w:rsidR="00D71889" w:rsidRPr="00D1501B" w:rsidRDefault="00D71889">
            <w:pPr>
              <w:spacing w:after="0"/>
              <w:jc w:val="center"/>
              <w:rPr>
                <w:rFonts w:ascii="Arial" w:eastAsia="Times New Roman" w:hAnsi="Arial" w:cs="Arial"/>
                <w:sz w:val="18"/>
                <w:szCs w:val="18"/>
              </w:rPr>
              <w:pPrChange w:id="1659" w:author="Xuning Wei12232" w:date="2026-08-21T17:59:00Z">
                <w:pPr>
                  <w:spacing w:after="0"/>
                </w:pPr>
              </w:pPrChange>
            </w:pPr>
            <w:r w:rsidRPr="00D1501B">
              <w:rPr>
                <w:rFonts w:ascii="Arial" w:eastAsia="仿宋_GB2312" w:hAnsi="Arial" w:cs="Arial"/>
                <w:sz w:val="18"/>
                <w:szCs w:val="18"/>
              </w:rPr>
              <w:t>YL008272</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0"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649BCE" w14:textId="70760B1D" w:rsidR="00D71889" w:rsidRPr="00D1501B" w:rsidRDefault="00D71889">
            <w:pPr>
              <w:spacing w:after="0"/>
              <w:jc w:val="center"/>
              <w:rPr>
                <w:rFonts w:ascii="Arial" w:eastAsia="Times New Roman" w:hAnsi="Arial" w:cs="Arial"/>
                <w:sz w:val="18"/>
                <w:szCs w:val="18"/>
              </w:rPr>
              <w:pPrChange w:id="1661"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2"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6BA0820" w14:textId="2594A693" w:rsidR="00D71889" w:rsidRPr="00D1501B" w:rsidRDefault="00D71889">
            <w:pPr>
              <w:spacing w:after="0"/>
              <w:jc w:val="center"/>
              <w:rPr>
                <w:rFonts w:ascii="Arial" w:eastAsia="Times New Roman" w:hAnsi="Arial" w:cs="Arial"/>
                <w:sz w:val="18"/>
                <w:szCs w:val="18"/>
              </w:rPr>
              <w:pPrChange w:id="1663" w:author="Xuning Wei12232" w:date="2026-08-21T17:59:00Z">
                <w:pPr>
                  <w:spacing w:after="0"/>
                </w:pPr>
              </w:pPrChange>
            </w:pPr>
            <w:ins w:id="1664" w:author="Xuning Wei12232" w:date="2026-08-21T17:59:00Z">
              <w:r w:rsidRPr="00D1501B">
                <w:rPr>
                  <w:rFonts w:ascii="Arial" w:hAnsi="Arial" w:cs="Arial"/>
                  <w:sz w:val="18"/>
                  <w:szCs w:val="18"/>
                  <w:rPrChange w:id="1665" w:author="Xuning Wei12232" w:date="2026-08-21T17:59:00Z">
                    <w:rPr>
                      <w:color w:val="0000FF"/>
                    </w:rPr>
                  </w:rPrChange>
                </w:rPr>
                <w:t xml:space="preserve">Class </w:t>
              </w:r>
              <w:r w:rsidRPr="00D1501B">
                <w:rPr>
                  <w:rFonts w:ascii="Arial" w:eastAsia="Times New Roman" w:hAnsi="Arial" w:cs="Arial"/>
                  <w:iCs/>
                  <w:sz w:val="18"/>
                  <w:szCs w:val="18"/>
                </w:rPr>
                <w:t>2</w:t>
              </w:r>
            </w:ins>
            <w:del w:id="166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7"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39D69FBF" w14:textId="6DB858ED" w:rsidR="00D71889" w:rsidRPr="00D1501B" w:rsidRDefault="00D71889">
            <w:pPr>
              <w:spacing w:after="0"/>
              <w:jc w:val="center"/>
              <w:rPr>
                <w:rFonts w:ascii="Arial" w:eastAsia="Times New Roman" w:hAnsi="Arial" w:cs="Arial"/>
                <w:sz w:val="18"/>
                <w:szCs w:val="18"/>
              </w:rPr>
              <w:pPrChange w:id="1668"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9"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79BB4058" w14:textId="54387614" w:rsidR="00D71889" w:rsidRPr="00D1501B" w:rsidRDefault="00D71889">
            <w:pPr>
              <w:spacing w:after="0"/>
              <w:jc w:val="center"/>
              <w:rPr>
                <w:rFonts w:ascii="Arial" w:eastAsia="Times New Roman" w:hAnsi="Arial" w:cs="Arial"/>
                <w:sz w:val="18"/>
                <w:szCs w:val="18"/>
              </w:rPr>
              <w:pPrChange w:id="1670"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78B4FB9" w14:textId="77777777" w:rsidTr="00D71889">
        <w:trPr>
          <w:trHeight w:val="306"/>
          <w:trPrChange w:id="1671"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672"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4D0B3F0" w14:textId="7B955B2E" w:rsidR="00D71889" w:rsidRPr="00D1501B" w:rsidRDefault="00D71889">
            <w:pPr>
              <w:spacing w:after="0"/>
              <w:jc w:val="center"/>
              <w:rPr>
                <w:rFonts w:ascii="Arial" w:eastAsia="Times New Roman" w:hAnsi="Arial" w:cs="Arial"/>
                <w:sz w:val="18"/>
                <w:szCs w:val="18"/>
              </w:rPr>
              <w:pPrChange w:id="1673"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Glu</w:t>
            </w:r>
            <w:proofErr w:type="spellEnd"/>
            <w:r w:rsidRPr="00D1501B">
              <w:rPr>
                <w:rFonts w:ascii="Arial" w:eastAsia="仿宋_GB2312" w:hAnsi="Arial" w:cs="Arial"/>
                <w:sz w:val="18"/>
                <w:szCs w:val="18"/>
              </w:rPr>
              <w:t>(</w:t>
            </w:r>
            <w:proofErr w:type="spellStart"/>
            <w:r w:rsidRPr="00D1501B">
              <w:rPr>
                <w:rFonts w:ascii="Arial" w:eastAsia="仿宋_GB2312" w:hAnsi="Arial" w:cs="Arial"/>
                <w:sz w:val="18"/>
                <w:szCs w:val="18"/>
              </w:rPr>
              <w:t>OtBu</w:t>
            </w:r>
            <w:proofErr w:type="spellEnd"/>
            <w:r w:rsidRPr="00D1501B">
              <w:rPr>
                <w:rFonts w:ascii="Arial" w:eastAsia="仿宋_GB2312" w:hAnsi="Arial" w:cs="Arial"/>
                <w:sz w:val="18"/>
                <w:szCs w:val="18"/>
              </w:rPr>
              <w:t>)-OH·H</w:t>
            </w:r>
            <w:r w:rsidRPr="00D1501B">
              <w:rPr>
                <w:rFonts w:ascii="Arial" w:eastAsia="仿宋_GB2312" w:hAnsi="Arial" w:cs="Arial"/>
                <w:sz w:val="18"/>
                <w:szCs w:val="18"/>
                <w:vertAlign w:val="subscript"/>
              </w:rPr>
              <w:t>2</w:t>
            </w:r>
            <w:r w:rsidRPr="00D1501B">
              <w:rPr>
                <w:rFonts w:ascii="Arial" w:eastAsia="仿宋_GB2312" w:hAnsi="Arial" w:cs="Arial"/>
                <w:sz w:val="18"/>
                <w:szCs w:val="18"/>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674"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7593C824" w14:textId="52F0997A" w:rsidR="00D71889" w:rsidRPr="00D1501B" w:rsidRDefault="00D71889">
            <w:pPr>
              <w:spacing w:after="0"/>
              <w:jc w:val="center"/>
              <w:rPr>
                <w:rFonts w:ascii="Arial" w:eastAsia="Times New Roman" w:hAnsi="Arial" w:cs="Arial"/>
                <w:sz w:val="18"/>
                <w:szCs w:val="18"/>
              </w:rPr>
              <w:pPrChange w:id="1675" w:author="Xuning Wei12232" w:date="2026-08-21T17:59:00Z">
                <w:pPr>
                  <w:spacing w:after="0"/>
                </w:pPr>
              </w:pPrChange>
            </w:pPr>
            <w:r w:rsidRPr="00D1501B">
              <w:rPr>
                <w:rFonts w:ascii="Arial" w:eastAsia="仿宋_GB2312" w:hAnsi="Arial" w:cs="Arial"/>
                <w:sz w:val="18"/>
                <w:szCs w:val="18"/>
              </w:rPr>
              <w:t>YL005741</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676"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171F1A2" w14:textId="1789E030" w:rsidR="00D71889" w:rsidRPr="00D1501B" w:rsidRDefault="00D71889">
            <w:pPr>
              <w:spacing w:after="0"/>
              <w:jc w:val="center"/>
              <w:rPr>
                <w:rFonts w:ascii="Arial" w:eastAsia="Times New Roman" w:hAnsi="Arial" w:cs="Arial"/>
                <w:sz w:val="18"/>
                <w:szCs w:val="18"/>
              </w:rPr>
              <w:pPrChange w:id="1677"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678"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4FA4B3" w14:textId="39B205A4" w:rsidR="00D71889" w:rsidRPr="00D1501B" w:rsidRDefault="00D71889">
            <w:pPr>
              <w:spacing w:after="0"/>
              <w:jc w:val="center"/>
              <w:rPr>
                <w:rFonts w:ascii="Arial" w:eastAsia="Times New Roman" w:hAnsi="Arial" w:cs="Arial"/>
                <w:sz w:val="18"/>
                <w:szCs w:val="18"/>
              </w:rPr>
              <w:pPrChange w:id="1679" w:author="Xuning Wei12232" w:date="2026-08-21T17:59:00Z">
                <w:pPr>
                  <w:spacing w:after="0"/>
                </w:pPr>
              </w:pPrChange>
            </w:pPr>
            <w:ins w:id="1680" w:author="Xuning Wei12232" w:date="2026-08-21T17:59:00Z">
              <w:r w:rsidRPr="00D1501B">
                <w:rPr>
                  <w:rFonts w:ascii="Arial" w:hAnsi="Arial" w:cs="Arial"/>
                  <w:sz w:val="18"/>
                  <w:szCs w:val="18"/>
                  <w:rPrChange w:id="1681" w:author="Xuning Wei12232" w:date="2026-08-21T17:59:00Z">
                    <w:rPr>
                      <w:color w:val="0000FF"/>
                    </w:rPr>
                  </w:rPrChange>
                </w:rPr>
                <w:t xml:space="preserve">Class </w:t>
              </w:r>
              <w:r w:rsidRPr="00D1501B">
                <w:rPr>
                  <w:rFonts w:ascii="Arial" w:eastAsia="Times New Roman" w:hAnsi="Arial" w:cs="Arial"/>
                  <w:iCs/>
                  <w:sz w:val="18"/>
                  <w:szCs w:val="18"/>
                </w:rPr>
                <w:t>2</w:t>
              </w:r>
            </w:ins>
            <w:del w:id="168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683"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96E407E" w14:textId="1516D262" w:rsidR="00D71889" w:rsidRPr="00D1501B" w:rsidRDefault="00D71889">
            <w:pPr>
              <w:spacing w:after="0"/>
              <w:jc w:val="center"/>
              <w:rPr>
                <w:rFonts w:ascii="Arial" w:eastAsia="Times New Roman" w:hAnsi="Arial" w:cs="Arial"/>
                <w:sz w:val="18"/>
                <w:szCs w:val="18"/>
              </w:rPr>
              <w:pPrChange w:id="1684"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685"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5ACF6F8" w14:textId="2791A968" w:rsidR="00D71889" w:rsidRPr="00D1501B" w:rsidRDefault="00D71889">
            <w:pPr>
              <w:spacing w:after="0"/>
              <w:jc w:val="center"/>
              <w:rPr>
                <w:rFonts w:ascii="Arial" w:eastAsia="Times New Roman" w:hAnsi="Arial" w:cs="Arial"/>
                <w:sz w:val="18"/>
                <w:szCs w:val="18"/>
              </w:rPr>
              <w:pPrChange w:id="1686"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461AB4" w14:textId="77777777" w:rsidTr="00D71889">
        <w:trPr>
          <w:trHeight w:val="306"/>
          <w:trPrChange w:id="1687"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688"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A0CD244" w14:textId="77777777" w:rsidR="00D71889" w:rsidRPr="00D1501B" w:rsidRDefault="00D71889">
            <w:pPr>
              <w:spacing w:after="0"/>
              <w:jc w:val="center"/>
              <w:rPr>
                <w:rFonts w:ascii="Arial" w:eastAsia="仿宋_GB2312" w:hAnsi="Arial" w:cs="Arial"/>
                <w:sz w:val="18"/>
                <w:szCs w:val="18"/>
              </w:rPr>
              <w:pPrChange w:id="1689"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690"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58EB7FC6" w14:textId="77777777" w:rsidR="00D71889" w:rsidRPr="00D1501B" w:rsidRDefault="00D71889">
            <w:pPr>
              <w:spacing w:after="0"/>
              <w:jc w:val="center"/>
              <w:rPr>
                <w:rFonts w:ascii="Arial" w:eastAsia="仿宋_GB2312" w:hAnsi="Arial" w:cs="Arial"/>
                <w:sz w:val="18"/>
                <w:szCs w:val="18"/>
              </w:rPr>
              <w:pPrChange w:id="1691"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692"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91BF8C" w14:textId="311D7A1F" w:rsidR="00D71889" w:rsidRPr="00D1501B" w:rsidRDefault="00D71889">
            <w:pPr>
              <w:spacing w:after="0"/>
              <w:jc w:val="center"/>
              <w:rPr>
                <w:rFonts w:ascii="Arial" w:eastAsia="仿宋_GB2312" w:hAnsi="Arial" w:cs="Arial"/>
                <w:sz w:val="18"/>
                <w:szCs w:val="18"/>
              </w:rPr>
              <w:pPrChange w:id="1693" w:author="Xuning Wei12232" w:date="2026-08-21T17:59:00Z">
                <w:pPr>
                  <w:spacing w:after="0"/>
                </w:pPr>
              </w:pPrChange>
            </w:pPr>
            <w:r w:rsidRPr="00D1501B">
              <w:rPr>
                <w:rFonts w:ascii="Arial" w:eastAsia="仿宋_GB2312" w:hAnsi="Arial" w:cs="Arial"/>
                <w:sz w:val="18"/>
                <w:szCs w:val="18"/>
              </w:rPr>
              <w:t>Chengdu ZY Biochemical Technology Co.,</w:t>
            </w:r>
            <w:ins w:id="1694"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695"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B6E37EC" w14:textId="7C93B271" w:rsidR="00D71889" w:rsidRPr="00D1501B" w:rsidRDefault="00D71889">
            <w:pPr>
              <w:spacing w:after="0"/>
              <w:jc w:val="center"/>
              <w:rPr>
                <w:rFonts w:ascii="Arial" w:eastAsia="Times New Roman" w:hAnsi="Arial" w:cs="Arial"/>
                <w:iCs/>
                <w:sz w:val="18"/>
                <w:szCs w:val="18"/>
              </w:rPr>
              <w:pPrChange w:id="1696" w:author="Xuning Wei12232" w:date="2026-08-21T17:59:00Z">
                <w:pPr>
                  <w:spacing w:after="0"/>
                </w:pPr>
              </w:pPrChange>
            </w:pPr>
            <w:ins w:id="1697" w:author="Xuning Wei12232" w:date="2026-08-21T17:59:00Z">
              <w:r w:rsidRPr="00D1501B">
                <w:rPr>
                  <w:rFonts w:ascii="Arial" w:hAnsi="Arial" w:cs="Arial"/>
                  <w:sz w:val="18"/>
                  <w:szCs w:val="18"/>
                  <w:rPrChange w:id="1698" w:author="Xuning Wei12232" w:date="2026-08-21T17:59:00Z">
                    <w:rPr>
                      <w:color w:val="0000FF"/>
                    </w:rPr>
                  </w:rPrChange>
                </w:rPr>
                <w:t xml:space="preserve">Class </w:t>
              </w:r>
              <w:r w:rsidRPr="00D1501B">
                <w:rPr>
                  <w:rFonts w:ascii="Arial" w:eastAsia="Times New Roman" w:hAnsi="Arial" w:cs="Arial"/>
                  <w:iCs/>
                  <w:sz w:val="18"/>
                  <w:szCs w:val="18"/>
                </w:rPr>
                <w:t>2</w:t>
              </w:r>
            </w:ins>
            <w:del w:id="169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700"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E643F51" w14:textId="3BCA4A73" w:rsidR="00D71889" w:rsidRPr="00D1501B" w:rsidRDefault="00D71889">
            <w:pPr>
              <w:spacing w:after="0"/>
              <w:jc w:val="center"/>
              <w:rPr>
                <w:rFonts w:ascii="Arial" w:eastAsia="Times New Roman" w:hAnsi="Arial" w:cs="Arial"/>
                <w:sz w:val="18"/>
                <w:szCs w:val="18"/>
              </w:rPr>
              <w:pPrChange w:id="1701"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702"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6DDAD17" w14:textId="5A9701E1" w:rsidR="00D71889" w:rsidRPr="00D1501B" w:rsidRDefault="00D71889">
            <w:pPr>
              <w:spacing w:after="0"/>
              <w:jc w:val="center"/>
              <w:rPr>
                <w:rFonts w:ascii="Arial" w:eastAsia="Times New Roman" w:hAnsi="Arial" w:cs="Arial"/>
                <w:sz w:val="18"/>
                <w:szCs w:val="18"/>
              </w:rPr>
              <w:pPrChange w:id="1703"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74C0B8" w14:textId="77777777" w:rsidTr="00D71889">
        <w:trPr>
          <w:trHeight w:val="306"/>
          <w:trPrChange w:id="1704"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05"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29D15AD" w14:textId="1F6A4D62" w:rsidR="00D71889" w:rsidRPr="00D1501B" w:rsidRDefault="00D71889">
            <w:pPr>
              <w:spacing w:after="0"/>
              <w:jc w:val="center"/>
              <w:rPr>
                <w:rFonts w:ascii="Arial" w:eastAsia="Times New Roman" w:hAnsi="Arial" w:cs="Arial"/>
                <w:sz w:val="18"/>
                <w:szCs w:val="18"/>
                <w:lang w:val="sv-SE"/>
                <w:rPrChange w:id="1706" w:author="Johan Granander" w:date="2026-08-07T11:33:00Z">
                  <w:rPr>
                    <w:rFonts w:ascii="Arial" w:eastAsia="Times New Roman" w:hAnsi="Arial" w:cs="Arial"/>
                    <w:sz w:val="18"/>
                    <w:szCs w:val="18"/>
                  </w:rPr>
                </w:rPrChange>
              </w:rPr>
              <w:pPrChange w:id="1707" w:author="Xuning Wei12232" w:date="2026-08-21T17:59:00Z">
                <w:pPr>
                  <w:spacing w:after="0"/>
                </w:pPr>
              </w:pPrChange>
            </w:pPr>
            <w:r w:rsidRPr="00D1501B">
              <w:rPr>
                <w:rFonts w:ascii="Arial" w:eastAsia="仿宋_GB2312" w:hAnsi="Arial" w:cs="Arial"/>
                <w:sz w:val="18"/>
                <w:szCs w:val="18"/>
                <w:lang w:val="sv-SE"/>
                <w:rPrChange w:id="1708" w:author="Johan Granander" w:date="2026-08-07T11:33:00Z">
                  <w:rPr>
                    <w:rFonts w:ascii="Arial" w:eastAsia="仿宋_GB2312" w:hAnsi="Arial" w:cs="Arial"/>
                    <w:sz w:val="18"/>
                    <w:szCs w:val="18"/>
                  </w:rPr>
                </w:rPrChange>
              </w:rPr>
              <w:t>Fmoc-L-Ala-OH·H</w:t>
            </w:r>
            <w:r w:rsidRPr="00D1501B">
              <w:rPr>
                <w:rFonts w:ascii="Arial" w:eastAsia="仿宋_GB2312" w:hAnsi="Arial" w:cs="Arial"/>
                <w:sz w:val="18"/>
                <w:szCs w:val="18"/>
                <w:vertAlign w:val="subscript"/>
                <w:lang w:val="sv-SE"/>
                <w:rPrChange w:id="1709" w:author="Johan Granander" w:date="2026-08-07T11:33:00Z">
                  <w:rPr>
                    <w:rFonts w:ascii="Arial" w:eastAsia="仿宋_GB2312" w:hAnsi="Arial" w:cs="Arial"/>
                    <w:sz w:val="18"/>
                    <w:szCs w:val="18"/>
                    <w:vertAlign w:val="subscript"/>
                  </w:rPr>
                </w:rPrChange>
              </w:rPr>
              <w:t>2</w:t>
            </w:r>
            <w:r w:rsidRPr="00D1501B">
              <w:rPr>
                <w:rFonts w:ascii="Arial" w:eastAsia="仿宋_GB2312" w:hAnsi="Arial" w:cs="Arial"/>
                <w:sz w:val="18"/>
                <w:szCs w:val="18"/>
                <w:lang w:val="sv-SE"/>
                <w:rPrChange w:id="1710" w:author="Johan Granander" w:date="2026-08-07T11:33:00Z">
                  <w:rPr>
                    <w:rFonts w:ascii="Arial" w:eastAsia="仿宋_GB2312" w:hAnsi="Arial" w:cs="Arial"/>
                    <w:sz w:val="18"/>
                    <w:szCs w:val="18"/>
                  </w:rPr>
                </w:rPrChange>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11"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0F5582E4" w14:textId="733CB702" w:rsidR="00D71889" w:rsidRPr="00D1501B" w:rsidRDefault="00D71889">
            <w:pPr>
              <w:spacing w:after="0"/>
              <w:jc w:val="center"/>
              <w:rPr>
                <w:rFonts w:ascii="Arial" w:eastAsia="Times New Roman" w:hAnsi="Arial" w:cs="Arial"/>
                <w:sz w:val="18"/>
                <w:szCs w:val="18"/>
              </w:rPr>
              <w:pPrChange w:id="1712" w:author="Xuning Wei12232" w:date="2026-08-21T17:59:00Z">
                <w:pPr>
                  <w:spacing w:after="0"/>
                </w:pPr>
              </w:pPrChange>
            </w:pPr>
            <w:r w:rsidRPr="00D1501B">
              <w:rPr>
                <w:rFonts w:ascii="Arial" w:eastAsia="仿宋_GB2312" w:hAnsi="Arial" w:cs="Arial"/>
                <w:sz w:val="18"/>
                <w:szCs w:val="18"/>
              </w:rPr>
              <w:t>YL006160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13"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5E8B0DD0" w14:textId="4A764F1C" w:rsidR="00D71889" w:rsidRPr="00D1501B" w:rsidRDefault="00D71889">
            <w:pPr>
              <w:spacing w:after="0"/>
              <w:jc w:val="center"/>
              <w:rPr>
                <w:rFonts w:ascii="Arial" w:eastAsia="仿宋_GB2312" w:hAnsi="Arial" w:cs="Arial"/>
                <w:sz w:val="18"/>
                <w:szCs w:val="18"/>
              </w:rPr>
              <w:pPrChange w:id="1714" w:author="Xuning Wei12232" w:date="2026-08-21T17:59:00Z">
                <w:pPr>
                  <w:spacing w:after="0"/>
                </w:pPr>
              </w:pPrChange>
            </w:pPr>
            <w:r w:rsidRPr="00D1501B">
              <w:rPr>
                <w:rFonts w:ascii="Arial" w:eastAsia="仿宋_GB2312" w:hAnsi="Arial" w:cs="Arial"/>
                <w:sz w:val="18"/>
                <w:szCs w:val="18"/>
              </w:rPr>
              <w:t xml:space="preserve">Liaoning </w:t>
            </w: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15"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9DCC1E" w14:textId="106F11BE" w:rsidR="00D71889" w:rsidRPr="00D1501B" w:rsidRDefault="00D71889">
            <w:pPr>
              <w:spacing w:after="0"/>
              <w:jc w:val="center"/>
              <w:rPr>
                <w:rFonts w:ascii="Arial" w:eastAsia="Times New Roman" w:hAnsi="Arial" w:cs="Arial"/>
                <w:sz w:val="18"/>
                <w:szCs w:val="18"/>
              </w:rPr>
              <w:pPrChange w:id="1716" w:author="Xuning Wei12232" w:date="2026-08-21T17:59:00Z">
                <w:pPr>
                  <w:spacing w:after="0"/>
                </w:pPr>
              </w:pPrChange>
            </w:pPr>
            <w:ins w:id="1717" w:author="Xuning Wei12232" w:date="2026-08-21T17:59:00Z">
              <w:r w:rsidRPr="00D1501B">
                <w:rPr>
                  <w:rFonts w:ascii="Arial" w:hAnsi="Arial" w:cs="Arial"/>
                  <w:sz w:val="18"/>
                  <w:szCs w:val="18"/>
                  <w:rPrChange w:id="1718" w:author="Xuning Wei12232" w:date="2026-08-21T17:59:00Z">
                    <w:rPr>
                      <w:color w:val="0000FF"/>
                    </w:rPr>
                  </w:rPrChange>
                </w:rPr>
                <w:t xml:space="preserve">Class </w:t>
              </w:r>
              <w:r w:rsidRPr="00D1501B">
                <w:rPr>
                  <w:rFonts w:ascii="Arial" w:eastAsia="Times New Roman" w:hAnsi="Arial" w:cs="Arial"/>
                  <w:iCs/>
                  <w:sz w:val="18"/>
                  <w:szCs w:val="18"/>
                </w:rPr>
                <w:t>2</w:t>
              </w:r>
            </w:ins>
            <w:del w:id="171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20"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BAC4F6D" w14:textId="2CCAD46F" w:rsidR="00D71889" w:rsidRPr="00D1501B" w:rsidRDefault="00D71889">
            <w:pPr>
              <w:spacing w:after="0"/>
              <w:jc w:val="center"/>
              <w:rPr>
                <w:rFonts w:ascii="Arial" w:eastAsia="Times New Roman" w:hAnsi="Arial" w:cs="Arial"/>
                <w:sz w:val="18"/>
                <w:szCs w:val="18"/>
              </w:rPr>
              <w:pPrChange w:id="1721"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22"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C6FC8BD" w14:textId="4CAA336E" w:rsidR="00D71889" w:rsidRPr="00D1501B" w:rsidRDefault="00D71889">
            <w:pPr>
              <w:spacing w:after="0"/>
              <w:jc w:val="center"/>
              <w:rPr>
                <w:rFonts w:ascii="Arial" w:eastAsia="Times New Roman" w:hAnsi="Arial" w:cs="Arial"/>
                <w:sz w:val="18"/>
                <w:szCs w:val="18"/>
              </w:rPr>
              <w:pPrChange w:id="1723"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547215F9" w14:textId="77777777" w:rsidTr="00D71889">
        <w:trPr>
          <w:trHeight w:val="306"/>
          <w:trPrChange w:id="1724"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725"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EED1D02" w14:textId="77777777" w:rsidR="00D71889" w:rsidRPr="00D1501B" w:rsidRDefault="00D71889">
            <w:pPr>
              <w:spacing w:after="0"/>
              <w:jc w:val="center"/>
              <w:rPr>
                <w:rFonts w:ascii="Arial" w:eastAsia="仿宋_GB2312" w:hAnsi="Arial" w:cs="Arial"/>
                <w:sz w:val="18"/>
                <w:szCs w:val="18"/>
              </w:rPr>
              <w:pPrChange w:id="1726"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1727"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97E83BC" w14:textId="77777777" w:rsidR="00D71889" w:rsidRPr="00D1501B" w:rsidRDefault="00D71889">
            <w:pPr>
              <w:spacing w:after="0"/>
              <w:jc w:val="center"/>
              <w:rPr>
                <w:rFonts w:ascii="Arial" w:eastAsia="仿宋_GB2312" w:hAnsi="Arial" w:cs="Arial"/>
                <w:sz w:val="18"/>
                <w:szCs w:val="18"/>
              </w:rPr>
              <w:pPrChange w:id="1728"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29"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5908B01" w14:textId="33DA729D" w:rsidR="00D71889" w:rsidRPr="00D1501B" w:rsidRDefault="00D71889">
            <w:pPr>
              <w:spacing w:after="0"/>
              <w:jc w:val="center"/>
              <w:rPr>
                <w:rFonts w:ascii="Arial" w:eastAsia="仿宋_GB2312" w:hAnsi="Arial" w:cs="Arial"/>
                <w:sz w:val="18"/>
                <w:szCs w:val="18"/>
              </w:rPr>
              <w:pPrChange w:id="1730"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31"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3178AF" w14:textId="29A688F6" w:rsidR="00D71889" w:rsidRPr="00D1501B" w:rsidRDefault="00D71889">
            <w:pPr>
              <w:spacing w:after="0"/>
              <w:jc w:val="center"/>
              <w:rPr>
                <w:rFonts w:ascii="Arial" w:eastAsia="Times New Roman" w:hAnsi="Arial" w:cs="Arial"/>
                <w:iCs/>
                <w:sz w:val="18"/>
                <w:szCs w:val="18"/>
              </w:rPr>
              <w:pPrChange w:id="1732" w:author="Xuning Wei12232" w:date="2026-08-21T17:59:00Z">
                <w:pPr>
                  <w:spacing w:after="0"/>
                </w:pPr>
              </w:pPrChange>
            </w:pPr>
            <w:ins w:id="1733" w:author="Xuning Wei12232" w:date="2026-08-21T17:59:00Z">
              <w:r w:rsidRPr="00D1501B">
                <w:rPr>
                  <w:rFonts w:ascii="Arial" w:hAnsi="Arial" w:cs="Arial"/>
                  <w:sz w:val="18"/>
                  <w:szCs w:val="18"/>
                  <w:rPrChange w:id="1734" w:author="Xuning Wei12232" w:date="2026-08-21T17:59:00Z">
                    <w:rPr>
                      <w:color w:val="0000FF"/>
                    </w:rPr>
                  </w:rPrChange>
                </w:rPr>
                <w:t xml:space="preserve">Class </w:t>
              </w:r>
              <w:r w:rsidRPr="00D1501B">
                <w:rPr>
                  <w:rFonts w:ascii="Arial" w:eastAsia="Times New Roman" w:hAnsi="Arial" w:cs="Arial"/>
                  <w:iCs/>
                  <w:sz w:val="18"/>
                  <w:szCs w:val="18"/>
                </w:rPr>
                <w:t>2</w:t>
              </w:r>
            </w:ins>
            <w:del w:id="173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36"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EFAAD0" w14:textId="5659121B" w:rsidR="00D71889" w:rsidRPr="00D1501B" w:rsidRDefault="00D71889">
            <w:pPr>
              <w:spacing w:after="0"/>
              <w:jc w:val="center"/>
              <w:rPr>
                <w:rFonts w:ascii="Arial" w:eastAsia="Times New Roman" w:hAnsi="Arial" w:cs="Arial"/>
                <w:sz w:val="18"/>
                <w:szCs w:val="18"/>
              </w:rPr>
              <w:pPrChange w:id="1737"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38"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678D437" w14:textId="321867A2" w:rsidR="00D71889" w:rsidRPr="00D1501B" w:rsidRDefault="00D71889">
            <w:pPr>
              <w:spacing w:after="0"/>
              <w:jc w:val="center"/>
              <w:rPr>
                <w:rFonts w:ascii="Arial" w:eastAsia="Times New Roman" w:hAnsi="Arial" w:cs="Arial"/>
                <w:sz w:val="18"/>
                <w:szCs w:val="18"/>
              </w:rPr>
              <w:pPrChange w:id="1739"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9C9B176" w14:textId="77777777" w:rsidTr="00D71889">
        <w:trPr>
          <w:trHeight w:val="306"/>
          <w:trPrChange w:id="1740"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741"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B5F4CB7" w14:textId="77777777" w:rsidR="00D71889" w:rsidRPr="00D1501B" w:rsidRDefault="00D71889">
            <w:pPr>
              <w:spacing w:after="0"/>
              <w:jc w:val="center"/>
              <w:rPr>
                <w:rFonts w:ascii="Arial" w:eastAsia="仿宋_GB2312" w:hAnsi="Arial" w:cs="Arial"/>
                <w:sz w:val="18"/>
                <w:szCs w:val="18"/>
              </w:rPr>
              <w:pPrChange w:id="1742"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743"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20F0E3B" w14:textId="77777777" w:rsidR="00D71889" w:rsidRPr="00D1501B" w:rsidRDefault="00D71889">
            <w:pPr>
              <w:spacing w:after="0"/>
              <w:jc w:val="center"/>
              <w:rPr>
                <w:rFonts w:ascii="Arial" w:eastAsia="仿宋_GB2312" w:hAnsi="Arial" w:cs="Arial"/>
                <w:sz w:val="18"/>
                <w:szCs w:val="18"/>
              </w:rPr>
              <w:pPrChange w:id="1744"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745"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6A1A9C0" w14:textId="590D648A" w:rsidR="00D71889" w:rsidRPr="00D1501B" w:rsidRDefault="00D71889">
            <w:pPr>
              <w:spacing w:after="0"/>
              <w:jc w:val="center"/>
              <w:rPr>
                <w:rFonts w:ascii="Arial" w:eastAsia="仿宋_GB2312" w:hAnsi="Arial" w:cs="Arial"/>
                <w:sz w:val="18"/>
                <w:szCs w:val="18"/>
              </w:rPr>
              <w:pPrChange w:id="1746" w:author="Xuning Wei12232" w:date="2026-08-21T17:59:00Z">
                <w:pPr>
                  <w:spacing w:after="0"/>
                </w:pPr>
              </w:pPrChange>
            </w:pPr>
            <w:r w:rsidRPr="00D1501B">
              <w:rPr>
                <w:rFonts w:ascii="Arial" w:eastAsia="仿宋_GB2312" w:hAnsi="Arial" w:cs="Arial"/>
                <w:sz w:val="18"/>
                <w:szCs w:val="18"/>
              </w:rPr>
              <w:t>Chengdu ZY Biochemical Technology Co.,</w:t>
            </w:r>
            <w:ins w:id="1747"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748"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2FA0D0E" w14:textId="78270C13" w:rsidR="00D71889" w:rsidRPr="00D1501B" w:rsidRDefault="00D71889">
            <w:pPr>
              <w:spacing w:after="0"/>
              <w:jc w:val="center"/>
              <w:rPr>
                <w:rFonts w:ascii="Arial" w:eastAsia="Times New Roman" w:hAnsi="Arial" w:cs="Arial"/>
                <w:iCs/>
                <w:sz w:val="18"/>
                <w:szCs w:val="18"/>
              </w:rPr>
              <w:pPrChange w:id="1749" w:author="Xuning Wei12232" w:date="2026-08-21T17:59:00Z">
                <w:pPr>
                  <w:spacing w:after="0"/>
                </w:pPr>
              </w:pPrChange>
            </w:pPr>
            <w:ins w:id="1750" w:author="Xuning Wei12232" w:date="2026-08-21T17:59:00Z">
              <w:r w:rsidRPr="00D1501B">
                <w:rPr>
                  <w:rFonts w:ascii="Arial" w:hAnsi="Arial" w:cs="Arial"/>
                  <w:sz w:val="18"/>
                  <w:szCs w:val="18"/>
                  <w:rPrChange w:id="1751" w:author="Xuning Wei12232" w:date="2026-08-21T17:59:00Z">
                    <w:rPr>
                      <w:color w:val="0000FF"/>
                    </w:rPr>
                  </w:rPrChange>
                </w:rPr>
                <w:t xml:space="preserve">Class </w:t>
              </w:r>
              <w:r w:rsidRPr="00D1501B">
                <w:rPr>
                  <w:rFonts w:ascii="Arial" w:eastAsia="Times New Roman" w:hAnsi="Arial" w:cs="Arial"/>
                  <w:iCs/>
                  <w:sz w:val="18"/>
                  <w:szCs w:val="18"/>
                </w:rPr>
                <w:t>2</w:t>
              </w:r>
            </w:ins>
            <w:del w:id="175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753"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DD3B7EA" w14:textId="1FA1DC3E" w:rsidR="00D71889" w:rsidRPr="00D1501B" w:rsidRDefault="00D71889">
            <w:pPr>
              <w:spacing w:after="0"/>
              <w:jc w:val="center"/>
              <w:rPr>
                <w:rFonts w:ascii="Arial" w:eastAsia="Times New Roman" w:hAnsi="Arial" w:cs="Arial"/>
                <w:sz w:val="18"/>
                <w:szCs w:val="18"/>
              </w:rPr>
              <w:pPrChange w:id="1754"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755"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E436014" w14:textId="1F8B0C52" w:rsidR="00D71889" w:rsidRPr="00D1501B" w:rsidRDefault="00D71889">
            <w:pPr>
              <w:spacing w:after="0"/>
              <w:jc w:val="center"/>
              <w:rPr>
                <w:rFonts w:ascii="Arial" w:eastAsia="Times New Roman" w:hAnsi="Arial" w:cs="Arial"/>
                <w:sz w:val="18"/>
                <w:szCs w:val="18"/>
              </w:rPr>
              <w:pPrChange w:id="1756"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C6E42A5" w14:textId="77777777" w:rsidTr="00D71889">
        <w:trPr>
          <w:trHeight w:val="306"/>
          <w:trPrChange w:id="1757"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58"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BEEC847" w14:textId="1ED0283F" w:rsidR="00D71889" w:rsidRPr="00D1501B" w:rsidRDefault="00D71889">
            <w:pPr>
              <w:spacing w:after="0"/>
              <w:jc w:val="center"/>
              <w:rPr>
                <w:rFonts w:ascii="Arial" w:eastAsia="Times New Roman" w:hAnsi="Arial" w:cs="Arial"/>
                <w:sz w:val="18"/>
                <w:szCs w:val="18"/>
              </w:rPr>
              <w:pPrChange w:id="1759" w:author="Xuning Wei12232" w:date="2026-08-21T17:59:00Z">
                <w:pPr>
                  <w:spacing w:after="0"/>
                </w:pPr>
              </w:pPrChange>
            </w:pPr>
            <w:proofErr w:type="spellStart"/>
            <w:r w:rsidRPr="00D1501B">
              <w:rPr>
                <w:rFonts w:ascii="Arial" w:eastAsia="仿宋_GB2312" w:hAnsi="Arial" w:cs="Arial"/>
                <w:sz w:val="18"/>
                <w:szCs w:val="18"/>
              </w:rPr>
              <w:t>Fmoc</w:t>
            </w:r>
            <w:proofErr w:type="spellEnd"/>
            <w:r w:rsidRPr="00D1501B">
              <w:rPr>
                <w:rFonts w:ascii="Arial" w:eastAsia="仿宋_GB2312" w:hAnsi="Arial" w:cs="Arial"/>
                <w:sz w:val="18"/>
                <w:szCs w:val="18"/>
              </w:rPr>
              <w:t>-L-</w:t>
            </w:r>
            <w:proofErr w:type="spellStart"/>
            <w:r w:rsidRPr="00D1501B">
              <w:rPr>
                <w:rFonts w:ascii="Arial" w:eastAsia="仿宋_GB2312" w:hAnsi="Arial" w:cs="Arial"/>
                <w:sz w:val="18"/>
                <w:szCs w:val="18"/>
              </w:rPr>
              <w:t>Orn</w:t>
            </w:r>
            <w:proofErr w:type="spellEnd"/>
            <w:r w:rsidRPr="00D1501B">
              <w:rPr>
                <w:rFonts w:ascii="Arial" w:eastAsia="仿宋_GB2312" w:hAnsi="Arial" w:cs="Arial"/>
                <w:sz w:val="18"/>
                <w:szCs w:val="18"/>
              </w:rPr>
              <w:t>(</w:t>
            </w:r>
            <w:proofErr w:type="spellStart"/>
            <w:r w:rsidRPr="00D1501B">
              <w:rPr>
                <w:rFonts w:ascii="Arial" w:eastAsia="仿宋_GB2312" w:hAnsi="Arial" w:cs="Arial"/>
                <w:sz w:val="18"/>
                <w:szCs w:val="18"/>
              </w:rPr>
              <w:t>Boc</w:t>
            </w:r>
            <w:proofErr w:type="spellEnd"/>
            <w:r w:rsidRPr="00D1501B">
              <w:rPr>
                <w:rFonts w:ascii="Arial" w:eastAsia="仿宋_GB2312" w:hAnsi="Arial" w:cs="Arial"/>
                <w:sz w:val="18"/>
                <w:szCs w:val="18"/>
              </w:rPr>
              <w: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60"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2864E3F" w14:textId="7B45B1D2" w:rsidR="00D71889" w:rsidRPr="00D1501B" w:rsidRDefault="00D71889">
            <w:pPr>
              <w:spacing w:after="0"/>
              <w:jc w:val="center"/>
              <w:rPr>
                <w:rFonts w:ascii="Arial" w:eastAsia="Times New Roman" w:hAnsi="Arial" w:cs="Arial"/>
                <w:sz w:val="18"/>
                <w:szCs w:val="18"/>
              </w:rPr>
              <w:pPrChange w:id="1761" w:author="Xuning Wei12232" w:date="2026-08-21T17:59:00Z">
                <w:pPr>
                  <w:spacing w:after="0"/>
                </w:pPr>
              </w:pPrChange>
            </w:pPr>
            <w:r w:rsidRPr="00D1501B">
              <w:rPr>
                <w:rFonts w:ascii="Arial" w:eastAsia="仿宋_GB2312" w:hAnsi="Arial" w:cs="Arial"/>
                <w:sz w:val="18"/>
                <w:szCs w:val="18"/>
              </w:rPr>
              <w:t>YL005318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62"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5748381" w14:textId="30017246" w:rsidR="00D71889" w:rsidRPr="00D1501B" w:rsidRDefault="00D71889">
            <w:pPr>
              <w:spacing w:after="0"/>
              <w:jc w:val="center"/>
              <w:rPr>
                <w:rFonts w:ascii="Arial" w:eastAsia="仿宋_GB2312" w:hAnsi="Arial" w:cs="Arial"/>
                <w:sz w:val="18"/>
                <w:szCs w:val="18"/>
              </w:rPr>
              <w:pPrChange w:id="1763" w:author="Xuning Wei12232" w:date="2026-08-21T17:59:00Z">
                <w:pPr>
                  <w:spacing w:after="0"/>
                </w:pPr>
              </w:pPrChange>
            </w:pPr>
            <w:proofErr w:type="spellStart"/>
            <w:r w:rsidRPr="00D1501B">
              <w:rPr>
                <w:rFonts w:ascii="Arial" w:eastAsia="仿宋_GB2312" w:hAnsi="Arial" w:cs="Arial"/>
                <w:sz w:val="18"/>
                <w:szCs w:val="18"/>
              </w:rPr>
              <w:t>Asymchem</w:t>
            </w:r>
            <w:proofErr w:type="spellEnd"/>
            <w:r w:rsidRPr="00D1501B">
              <w:rPr>
                <w:rFonts w:ascii="Arial" w:eastAsia="仿宋_GB2312" w:hAnsi="Arial" w:cs="Arial"/>
                <w:sz w:val="18"/>
                <w:szCs w:val="18"/>
              </w:rPr>
              <w:t xml:space="preserve">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64"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1E5C3AE" w14:textId="66B5B3C3" w:rsidR="00D71889" w:rsidRPr="00D1501B" w:rsidRDefault="00D71889">
            <w:pPr>
              <w:spacing w:after="0"/>
              <w:jc w:val="center"/>
              <w:rPr>
                <w:rFonts w:ascii="Arial" w:eastAsia="Times New Roman" w:hAnsi="Arial" w:cs="Arial"/>
                <w:sz w:val="18"/>
                <w:szCs w:val="18"/>
              </w:rPr>
              <w:pPrChange w:id="1765" w:author="Xuning Wei12232" w:date="2026-08-21T17:59:00Z">
                <w:pPr>
                  <w:spacing w:after="0"/>
                </w:pPr>
              </w:pPrChange>
            </w:pPr>
            <w:ins w:id="1766" w:author="Xuning Wei12232" w:date="2026-08-21T17:59:00Z">
              <w:r w:rsidRPr="00D1501B">
                <w:rPr>
                  <w:rFonts w:ascii="Arial" w:hAnsi="Arial" w:cs="Arial"/>
                  <w:sz w:val="18"/>
                  <w:szCs w:val="18"/>
                  <w:rPrChange w:id="1767" w:author="Xuning Wei12232" w:date="2026-08-21T17:59:00Z">
                    <w:rPr>
                      <w:color w:val="0000FF"/>
                    </w:rPr>
                  </w:rPrChange>
                </w:rPr>
                <w:t xml:space="preserve">Class </w:t>
              </w:r>
              <w:r w:rsidRPr="00D1501B">
                <w:rPr>
                  <w:rFonts w:ascii="Arial" w:eastAsia="Times New Roman" w:hAnsi="Arial" w:cs="Arial"/>
                  <w:iCs/>
                  <w:sz w:val="18"/>
                  <w:szCs w:val="18"/>
                </w:rPr>
                <w:t>2</w:t>
              </w:r>
            </w:ins>
            <w:del w:id="176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69"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690BF8F" w14:textId="529C167A" w:rsidR="00D71889" w:rsidRPr="00D1501B" w:rsidRDefault="00D71889">
            <w:pPr>
              <w:spacing w:after="0"/>
              <w:jc w:val="center"/>
              <w:rPr>
                <w:rFonts w:ascii="Arial" w:eastAsia="Times New Roman" w:hAnsi="Arial" w:cs="Arial"/>
                <w:sz w:val="18"/>
                <w:szCs w:val="18"/>
              </w:rPr>
              <w:pPrChange w:id="1770"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71"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A118027" w14:textId="49171F69" w:rsidR="00D71889" w:rsidRPr="00D1501B" w:rsidRDefault="00D71889">
            <w:pPr>
              <w:spacing w:after="0"/>
              <w:jc w:val="center"/>
              <w:rPr>
                <w:rFonts w:ascii="Arial" w:eastAsia="Times New Roman" w:hAnsi="Arial" w:cs="Arial"/>
                <w:sz w:val="18"/>
                <w:szCs w:val="18"/>
              </w:rPr>
              <w:pPrChange w:id="1772"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37FBDB8E" w14:textId="77777777" w:rsidTr="00D71889">
        <w:trPr>
          <w:trHeight w:val="306"/>
          <w:trPrChange w:id="1773" w:author="Xuning Wei12232" w:date="2026-08-21T17:59:00Z">
            <w:trPr>
              <w:trHeight w:val="306"/>
            </w:trPr>
          </w:trPrChange>
        </w:trPr>
        <w:tc>
          <w:tcPr>
            <w:tcW w:w="1126" w:type="dxa"/>
            <w:vMerge/>
            <w:tcBorders>
              <w:left w:val="single" w:sz="6" w:space="0" w:color="AAAAAA"/>
              <w:bottom w:val="single" w:sz="4" w:space="0" w:color="auto"/>
              <w:right w:val="single" w:sz="6" w:space="0" w:color="AAAAAA"/>
            </w:tcBorders>
            <w:shd w:val="clear" w:color="auto" w:fill="FFFFFF"/>
            <w:vAlign w:val="center"/>
            <w:tcPrChange w:id="1774" w:author="Xuning Wei12232" w:date="2026-08-21T17:59:00Z">
              <w:tcPr>
                <w:tcW w:w="1126" w:type="dxa"/>
                <w:vMerge/>
                <w:tcBorders>
                  <w:left w:val="single" w:sz="6" w:space="0" w:color="AAAAAA"/>
                  <w:bottom w:val="single" w:sz="4" w:space="0" w:color="auto"/>
                  <w:right w:val="single" w:sz="6" w:space="0" w:color="AAAAAA"/>
                </w:tcBorders>
                <w:shd w:val="clear" w:color="auto" w:fill="FFFFFF"/>
                <w:vAlign w:val="center"/>
              </w:tcPr>
            </w:tcPrChange>
          </w:tcPr>
          <w:p w14:paraId="2A1B93A2" w14:textId="77777777" w:rsidR="00D71889" w:rsidRPr="00D1501B" w:rsidRDefault="00D71889">
            <w:pPr>
              <w:spacing w:after="0"/>
              <w:jc w:val="center"/>
              <w:rPr>
                <w:rFonts w:ascii="Arial" w:eastAsia="仿宋_GB2312" w:hAnsi="Arial" w:cs="Arial"/>
                <w:sz w:val="18"/>
                <w:szCs w:val="18"/>
              </w:rPr>
              <w:pPrChange w:id="1775" w:author="Xuning Wei12232" w:date="2026-08-21T17:59:00Z">
                <w:pPr>
                  <w:spacing w:after="0"/>
                </w:pPr>
              </w:pPrChange>
            </w:pPr>
          </w:p>
        </w:tc>
        <w:tc>
          <w:tcPr>
            <w:tcW w:w="993" w:type="dxa"/>
            <w:vMerge/>
            <w:tcBorders>
              <w:left w:val="single" w:sz="6" w:space="0" w:color="AAAAAA"/>
              <w:bottom w:val="single" w:sz="4" w:space="0" w:color="auto"/>
              <w:right w:val="single" w:sz="6" w:space="0" w:color="AAAAAA"/>
            </w:tcBorders>
            <w:shd w:val="clear" w:color="auto" w:fill="FFFFFF"/>
            <w:vAlign w:val="center"/>
            <w:tcPrChange w:id="1776" w:author="Xuning Wei12232" w:date="2026-08-21T17:59:00Z">
              <w:tcPr>
                <w:tcW w:w="993" w:type="dxa"/>
                <w:vMerge/>
                <w:tcBorders>
                  <w:left w:val="single" w:sz="6" w:space="0" w:color="AAAAAA"/>
                  <w:bottom w:val="single" w:sz="4" w:space="0" w:color="auto"/>
                  <w:right w:val="single" w:sz="6" w:space="0" w:color="AAAAAA"/>
                </w:tcBorders>
                <w:shd w:val="clear" w:color="auto" w:fill="FFFFFF"/>
                <w:vAlign w:val="center"/>
              </w:tcPr>
            </w:tcPrChange>
          </w:tcPr>
          <w:p w14:paraId="7EFB8657" w14:textId="77777777" w:rsidR="00D71889" w:rsidRPr="00D1501B" w:rsidRDefault="00D71889">
            <w:pPr>
              <w:spacing w:after="0"/>
              <w:jc w:val="center"/>
              <w:rPr>
                <w:rFonts w:ascii="Arial" w:eastAsia="仿宋_GB2312" w:hAnsi="Arial" w:cs="Arial"/>
                <w:sz w:val="18"/>
                <w:szCs w:val="18"/>
              </w:rPr>
              <w:pPrChange w:id="1777"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78"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5DA54E" w14:textId="235A81B8" w:rsidR="00D71889" w:rsidRPr="00D1501B" w:rsidRDefault="00D71889">
            <w:pPr>
              <w:spacing w:after="0"/>
              <w:jc w:val="center"/>
              <w:rPr>
                <w:rFonts w:ascii="Arial" w:eastAsia="仿宋_GB2312" w:hAnsi="Arial" w:cs="Arial"/>
                <w:sz w:val="18"/>
                <w:szCs w:val="18"/>
              </w:rPr>
              <w:pPrChange w:id="1779" w:author="Xuning Wei12232" w:date="2026-08-21T17:59:00Z">
                <w:pPr>
                  <w:spacing w:after="0"/>
                </w:pPr>
              </w:pPrChange>
            </w:pPr>
            <w:r w:rsidRPr="00D1501B">
              <w:rPr>
                <w:rFonts w:ascii="Arial" w:eastAsia="仿宋_GB2312" w:hAnsi="Arial" w:cs="Arial"/>
                <w:sz w:val="18"/>
                <w:szCs w:val="18"/>
              </w:rPr>
              <w:t>Chengdu ZY Biochemical Technology Co.,</w:t>
            </w:r>
            <w:ins w:id="1780"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81"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D9B51D1" w14:textId="137265C4" w:rsidR="00D71889" w:rsidRPr="00D1501B" w:rsidRDefault="00D71889">
            <w:pPr>
              <w:spacing w:after="0"/>
              <w:jc w:val="center"/>
              <w:rPr>
                <w:rFonts w:ascii="Arial" w:eastAsia="Times New Roman" w:hAnsi="Arial" w:cs="Arial"/>
                <w:iCs/>
                <w:sz w:val="18"/>
                <w:szCs w:val="18"/>
              </w:rPr>
              <w:pPrChange w:id="1782" w:author="Xuning Wei12232" w:date="2026-08-21T17:59:00Z">
                <w:pPr>
                  <w:spacing w:after="0"/>
                </w:pPr>
              </w:pPrChange>
            </w:pPr>
            <w:ins w:id="1783" w:author="Xuning Wei12232" w:date="2026-08-21T17:59:00Z">
              <w:r w:rsidRPr="00D1501B">
                <w:rPr>
                  <w:rFonts w:ascii="Arial" w:hAnsi="Arial" w:cs="Arial"/>
                  <w:sz w:val="18"/>
                  <w:szCs w:val="18"/>
                  <w:rPrChange w:id="1784" w:author="Xuning Wei12232" w:date="2026-08-21T17:59:00Z">
                    <w:rPr>
                      <w:color w:val="0000FF"/>
                    </w:rPr>
                  </w:rPrChange>
                </w:rPr>
                <w:t xml:space="preserve">Class </w:t>
              </w:r>
              <w:r w:rsidRPr="00D1501B">
                <w:rPr>
                  <w:rFonts w:ascii="Arial" w:eastAsia="Times New Roman" w:hAnsi="Arial" w:cs="Arial"/>
                  <w:iCs/>
                  <w:sz w:val="18"/>
                  <w:szCs w:val="18"/>
                </w:rPr>
                <w:t>2</w:t>
              </w:r>
            </w:ins>
            <w:del w:id="178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86"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A9E8668" w14:textId="0F7BDB69" w:rsidR="00D71889" w:rsidRPr="00D1501B" w:rsidRDefault="00D71889">
            <w:pPr>
              <w:spacing w:after="0"/>
              <w:jc w:val="center"/>
              <w:rPr>
                <w:rFonts w:ascii="Arial" w:eastAsia="Times New Roman" w:hAnsi="Arial" w:cs="Arial"/>
                <w:sz w:val="18"/>
                <w:szCs w:val="18"/>
              </w:rPr>
              <w:pPrChange w:id="1787"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88"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E97288F" w14:textId="1D9CF33C" w:rsidR="00D71889" w:rsidRPr="00D1501B" w:rsidRDefault="00D71889">
            <w:pPr>
              <w:spacing w:after="0"/>
              <w:jc w:val="center"/>
              <w:rPr>
                <w:rFonts w:ascii="Arial" w:eastAsia="Times New Roman" w:hAnsi="Arial" w:cs="Arial"/>
                <w:sz w:val="18"/>
                <w:szCs w:val="18"/>
              </w:rPr>
              <w:pPrChange w:id="1789"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2B39AD6" w14:textId="77777777" w:rsidTr="00D71889">
        <w:trPr>
          <w:trHeight w:val="306"/>
          <w:trPrChange w:id="1790" w:author="Xuning Wei12232" w:date="2026-08-21T17:59:00Z">
            <w:trPr>
              <w:trHeight w:val="306"/>
            </w:trPr>
          </w:trPrChange>
        </w:trPr>
        <w:tc>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Change w:id="1791" w:author="Xuning Wei12232" w:date="2026-08-21T17:59:00Z">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225F896" w14:textId="7F5202A0" w:rsidR="00D71889" w:rsidRPr="00D1501B" w:rsidRDefault="00D71889">
            <w:pPr>
              <w:spacing w:after="0"/>
              <w:jc w:val="center"/>
              <w:rPr>
                <w:rFonts w:ascii="Arial" w:eastAsia="仿宋_GB2312" w:hAnsi="Arial" w:cs="Arial"/>
                <w:sz w:val="18"/>
                <w:szCs w:val="18"/>
              </w:rPr>
              <w:pPrChange w:id="1792" w:author="Xuning Wei12232" w:date="2026-08-21T17:59:00Z">
                <w:pPr>
                  <w:spacing w:after="0"/>
                </w:pPr>
              </w:pPrChange>
            </w:pPr>
            <w:proofErr w:type="spellStart"/>
            <w:r w:rsidRPr="00D1501B">
              <w:rPr>
                <w:rFonts w:ascii="Arial" w:eastAsia="Times New Roman" w:hAnsi="Arial" w:cs="Arial"/>
                <w:sz w:val="18"/>
                <w:szCs w:val="18"/>
              </w:rPr>
              <w:t>ArmorFlex</w:t>
            </w:r>
            <w:proofErr w:type="spellEnd"/>
            <w:r w:rsidRPr="00D1501B">
              <w:rPr>
                <w:rFonts w:ascii="Arial" w:eastAsia="Times New Roman" w:hAnsi="Arial" w:cs="Arial"/>
                <w:sz w:val="18"/>
                <w:szCs w:val="18"/>
              </w:rPr>
              <w:t xml:space="preserve"> 114 bag with Fill Neck</w:t>
            </w:r>
            <w:r w:rsidRPr="00D1501B">
              <w:rPr>
                <w:rFonts w:ascii="Arial" w:hAnsi="Arial" w:cs="Arial"/>
                <w:sz w:val="18"/>
                <w:szCs w:val="18"/>
              </w:rPr>
              <w:t xml:space="preserve"> </w:t>
            </w:r>
            <w:r w:rsidRPr="00D1501B">
              <w:rPr>
                <w:rFonts w:ascii="Arial" w:eastAsia="Times New Roman" w:hAnsi="Arial" w:cs="Arial"/>
                <w:sz w:val="18"/>
                <w:szCs w:val="18"/>
              </w:rPr>
              <w:t xml:space="preserve">and </w:t>
            </w:r>
            <w:proofErr w:type="spellStart"/>
            <w:r w:rsidRPr="00D1501B">
              <w:rPr>
                <w:rFonts w:ascii="Arial" w:eastAsia="Times New Roman" w:hAnsi="Arial" w:cs="Arial"/>
                <w:sz w:val="18"/>
                <w:szCs w:val="18"/>
              </w:rPr>
              <w:t>Chargepoint</w:t>
            </w:r>
            <w:proofErr w:type="spellEnd"/>
            <w:r w:rsidRPr="00D1501B">
              <w:rPr>
                <w:rFonts w:ascii="Arial" w:eastAsia="Times New Roman" w:hAnsi="Arial" w:cs="Arial"/>
                <w:sz w:val="18"/>
                <w:szCs w:val="18"/>
              </w:rPr>
              <w:t xml:space="preserve"> Discharge</w:t>
            </w:r>
          </w:p>
        </w:tc>
        <w:tc>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Change w:id="1793" w:author="Xuning Wei12232" w:date="2026-08-21T17:59:00Z">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5BE5B66" w14:textId="5E6BC69A" w:rsidR="00D71889" w:rsidRPr="00D1501B" w:rsidRDefault="00D71889">
            <w:pPr>
              <w:spacing w:after="0"/>
              <w:jc w:val="center"/>
              <w:rPr>
                <w:rFonts w:ascii="Arial" w:eastAsia="仿宋_GB2312" w:hAnsi="Arial" w:cs="Arial"/>
                <w:sz w:val="18"/>
                <w:szCs w:val="18"/>
              </w:rPr>
              <w:pPrChange w:id="1794" w:author="Xuning Wei12232" w:date="2026-08-21T17:59:00Z">
                <w:pPr>
                  <w:spacing w:after="0"/>
                </w:pPr>
              </w:pPrChange>
            </w:pPr>
            <w:r w:rsidRPr="00D1501B">
              <w:rPr>
                <w:rFonts w:ascii="Arial" w:eastAsia="Times New Roman" w:hAnsi="Arial" w:cs="Arial"/>
                <w:sz w:val="18"/>
                <w:szCs w:val="18"/>
              </w:rPr>
              <w:t>YQ000572</w:t>
            </w: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95"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C527C8" w14:textId="52E2E3F3" w:rsidR="00D71889" w:rsidRPr="00D1501B" w:rsidRDefault="00D71889">
            <w:pPr>
              <w:spacing w:after="0"/>
              <w:jc w:val="center"/>
              <w:rPr>
                <w:rFonts w:ascii="Arial" w:eastAsia="仿宋_GB2312" w:hAnsi="Arial" w:cs="Arial"/>
                <w:sz w:val="18"/>
                <w:szCs w:val="18"/>
              </w:rPr>
              <w:pPrChange w:id="1796" w:author="Xuning Wei12232" w:date="2026-08-21T17:59:00Z">
                <w:pPr>
                  <w:spacing w:after="0"/>
                </w:pPr>
              </w:pPrChange>
            </w:pPr>
            <w:r w:rsidRPr="00D1501B">
              <w:rPr>
                <w:rFonts w:ascii="Arial" w:eastAsia="仿宋_GB2312" w:hAnsi="Arial" w:cs="Arial"/>
                <w:sz w:val="18"/>
                <w:szCs w:val="18"/>
              </w:rPr>
              <w:t>ILC Dover Poland sp. z </w:t>
            </w:r>
            <w:proofErr w:type="spellStart"/>
            <w:r w:rsidRPr="00D1501B">
              <w:rPr>
                <w:rFonts w:ascii="Arial" w:eastAsia="仿宋_GB2312" w:hAnsi="Arial" w:cs="Arial"/>
                <w:sz w:val="18"/>
                <w:szCs w:val="18"/>
              </w:rPr>
              <w:t>o.o</w:t>
            </w:r>
            <w:proofErr w:type="spellEnd"/>
            <w:r w:rsidRPr="00D1501B">
              <w:rPr>
                <w:rFonts w:ascii="Arial" w:eastAsia="仿宋_GB2312" w:hAnsi="Arial" w:cs="Arial"/>
                <w:sz w:val="18"/>
                <w:szCs w:val="18"/>
              </w:rPr>
              <w:t>.</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97"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93E153" w14:textId="507FEDB6" w:rsidR="00D71889" w:rsidRPr="00D1501B" w:rsidRDefault="00D71889">
            <w:pPr>
              <w:spacing w:after="0"/>
              <w:jc w:val="center"/>
              <w:rPr>
                <w:rFonts w:ascii="Arial" w:eastAsia="Times New Roman" w:hAnsi="Arial" w:cs="Arial"/>
                <w:iCs/>
                <w:sz w:val="18"/>
                <w:szCs w:val="18"/>
              </w:rPr>
              <w:pPrChange w:id="1798" w:author="Xuning Wei12232" w:date="2026-08-21T17:59:00Z">
                <w:pPr>
                  <w:spacing w:after="0"/>
                </w:pPr>
              </w:pPrChange>
            </w:pPr>
            <w:ins w:id="1799" w:author="Xuning Wei12232" w:date="2026-08-21T17:59:00Z">
              <w:r w:rsidRPr="00D1501B">
                <w:rPr>
                  <w:rFonts w:ascii="Arial" w:hAnsi="Arial" w:cs="Arial"/>
                  <w:sz w:val="18"/>
                  <w:szCs w:val="18"/>
                  <w:rPrChange w:id="1800" w:author="Xuning Wei12232" w:date="2026-08-21T17:59:00Z">
                    <w:rPr>
                      <w:color w:val="0000FF"/>
                    </w:rPr>
                  </w:rPrChange>
                </w:rPr>
                <w:t xml:space="preserve">Class </w:t>
              </w:r>
              <w:r w:rsidRPr="00D1501B">
                <w:rPr>
                  <w:rFonts w:ascii="Arial" w:eastAsia="Times New Roman" w:hAnsi="Arial" w:cs="Arial"/>
                  <w:iCs/>
                  <w:sz w:val="18"/>
                  <w:szCs w:val="18"/>
                </w:rPr>
                <w:t>2</w:t>
              </w:r>
            </w:ins>
            <w:del w:id="180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802"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437F370" w14:textId="5775439B" w:rsidR="00D71889" w:rsidRPr="00D1501B" w:rsidRDefault="00D71889">
            <w:pPr>
              <w:spacing w:after="0"/>
              <w:jc w:val="center"/>
              <w:rPr>
                <w:rFonts w:ascii="Arial" w:eastAsia="Times New Roman" w:hAnsi="Arial" w:cs="Arial"/>
                <w:iCs/>
                <w:sz w:val="18"/>
                <w:szCs w:val="18"/>
              </w:rPr>
              <w:pPrChange w:id="1803" w:author="Xuning Wei12232" w:date="2026-08-21T17:59:00Z">
                <w:pPr>
                  <w:spacing w:after="0"/>
                </w:pPr>
              </w:pPrChange>
            </w:pPr>
            <w:r w:rsidRPr="00D1501B">
              <w:rPr>
                <w:rFonts w:ascii="Arial" w:eastAsia="Times New Roman" w:hAnsi="Arial" w:cs="Arial"/>
                <w:iCs/>
                <w:sz w:val="18"/>
                <w:szCs w:val="18"/>
              </w:rPr>
              <w:t>ADT2026007.V01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804"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182D1B3" w14:textId="2CC38F2D" w:rsidR="00D71889" w:rsidRPr="00D1501B" w:rsidRDefault="00D71889">
            <w:pPr>
              <w:spacing w:after="0"/>
              <w:jc w:val="center"/>
              <w:rPr>
                <w:rFonts w:ascii="Arial" w:hAnsi="Arial" w:cs="Arial"/>
                <w:iCs/>
                <w:sz w:val="18"/>
                <w:szCs w:val="18"/>
              </w:rPr>
              <w:pPrChange w:id="1805" w:author="Xuning Wei12232" w:date="2026-08-21T17:59:00Z">
                <w:pPr>
                  <w:spacing w:after="0"/>
                </w:pPr>
              </w:pPrChange>
            </w:pPr>
            <w:r w:rsidRPr="00D1501B">
              <w:rPr>
                <w:rFonts w:ascii="Arial" w:hAnsi="Arial" w:cs="Arial"/>
                <w:iCs/>
                <w:sz w:val="18"/>
                <w:szCs w:val="18"/>
              </w:rPr>
              <w:t>03/11/2026</w:t>
            </w:r>
          </w:p>
        </w:tc>
      </w:tr>
    </w:tbl>
    <w:p w14:paraId="42907DD1" w14:textId="6D17FEA9" w:rsidR="00835C2E" w:rsidRPr="00D1501B" w:rsidRDefault="008B7DDD" w:rsidP="00D1501B">
      <w:pPr>
        <w:spacing w:beforeLines="100" w:before="240" w:afterLines="100" w:after="240" w:line="360" w:lineRule="auto"/>
        <w:contextualSpacing/>
        <w:textAlignment w:val="baseline"/>
        <w:outlineLvl w:val="0"/>
        <w:rPr>
          <w:rFonts w:ascii="Arial" w:hAnsi="Arial" w:cs="Arial"/>
          <w:b/>
          <w:bCs/>
          <w:sz w:val="21"/>
          <w:szCs w:val="21"/>
        </w:rPr>
      </w:pPr>
      <w:bookmarkStart w:id="1806" w:name="_Toc244012620"/>
      <w:r w:rsidRPr="00D1501B">
        <w:rPr>
          <w:rFonts w:ascii="Arial" w:eastAsia="Times New Roman" w:hAnsi="Arial" w:cs="Arial"/>
          <w:b/>
          <w:bCs/>
          <w:sz w:val="21"/>
          <w:szCs w:val="21"/>
        </w:rPr>
        <w:t>6</w:t>
      </w:r>
      <w:r w:rsidR="005A4DDF" w:rsidRPr="00D1501B">
        <w:rPr>
          <w:rFonts w:ascii="Arial" w:eastAsia="Times New Roman" w:hAnsi="Arial" w:cs="Arial"/>
          <w:b/>
          <w:bCs/>
          <w:sz w:val="21"/>
          <w:szCs w:val="21"/>
        </w:rPr>
        <w:t>. Personnel</w:t>
      </w:r>
      <w:bookmarkEnd w:id="1806"/>
    </w:p>
    <w:p w14:paraId="451FFF75" w14:textId="1DFCB746" w:rsidR="005A4DDF" w:rsidRPr="00401022" w:rsidRDefault="00484FE2" w:rsidP="00D1501B">
      <w:pPr>
        <w:spacing w:beforeLines="50" w:before="120" w:afterLines="50" w:after="120" w:line="360" w:lineRule="auto"/>
        <w:contextualSpacing/>
        <w:jc w:val="both"/>
        <w:rPr>
          <w:rFonts w:ascii="Arial" w:eastAsia="Times New Roman" w:hAnsi="Arial" w:cs="Arial"/>
          <w:sz w:val="21"/>
          <w:szCs w:val="21"/>
        </w:rPr>
      </w:pPr>
      <w:r w:rsidRPr="00401022">
        <w:rPr>
          <w:rFonts w:ascii="Arial" w:eastAsia="Times New Roman" w:hAnsi="Arial" w:cs="Arial"/>
          <w:iCs/>
          <w:sz w:val="21"/>
          <w:szCs w:val="21"/>
        </w:rPr>
        <w:t>A</w:t>
      </w:r>
      <w:r w:rsidR="005A4DDF" w:rsidRPr="00401022">
        <w:rPr>
          <w:rFonts w:ascii="Arial" w:eastAsia="Times New Roman" w:hAnsi="Arial" w:cs="Arial"/>
          <w:iCs/>
          <w:sz w:val="21"/>
          <w:szCs w:val="21"/>
        </w:rPr>
        <w:t xml:space="preserve">ll personnel involved in </w:t>
      </w:r>
      <w:r w:rsidRPr="00401022">
        <w:rPr>
          <w:rFonts w:ascii="Arial" w:eastAsia="Times New Roman" w:hAnsi="Arial" w:cs="Arial"/>
          <w:iCs/>
          <w:sz w:val="21"/>
          <w:szCs w:val="21"/>
        </w:rPr>
        <w:t>LSN4182924/</w:t>
      </w:r>
      <w:r w:rsidR="00DF4294" w:rsidRPr="00401022">
        <w:rPr>
          <w:rFonts w:ascii="Arial" w:eastAsia="Times New Roman" w:hAnsi="Arial" w:cs="Arial"/>
          <w:iCs/>
          <w:sz w:val="21"/>
          <w:szCs w:val="21"/>
        </w:rPr>
        <w:t>ASYM-14</w:t>
      </w:r>
      <w:r w:rsidRPr="00401022">
        <w:rPr>
          <w:rFonts w:ascii="Arial" w:eastAsia="Times New Roman" w:hAnsi="Arial" w:cs="Arial"/>
          <w:iCs/>
          <w:sz w:val="21"/>
          <w:szCs w:val="21"/>
        </w:rPr>
        <w:t>0020 (</w:t>
      </w:r>
      <w:del w:id="1807" w:author="Johan Granander" w:date="2026-08-07T12:17:00Z">
        <w:r w:rsidRPr="00401022" w:rsidDel="00360294">
          <w:rPr>
            <w:rFonts w:ascii="Arial" w:eastAsia="Times New Roman" w:hAnsi="Arial" w:cs="Arial"/>
            <w:iCs/>
            <w:sz w:val="21"/>
            <w:szCs w:val="21"/>
          </w:rPr>
          <w:delText xml:space="preserve">step </w:delText>
        </w:r>
      </w:del>
      <w:ins w:id="1808"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1809" w:author="Johan Granander" w:date="2026-08-07T12:17:00Z">
        <w:r w:rsidRPr="00401022" w:rsidDel="00360294">
          <w:rPr>
            <w:rFonts w:ascii="Arial" w:eastAsia="Times New Roman" w:hAnsi="Arial" w:cs="Arial"/>
            <w:iCs/>
            <w:sz w:val="21"/>
            <w:szCs w:val="21"/>
          </w:rPr>
          <w:delText xml:space="preserve">step </w:delText>
        </w:r>
      </w:del>
      <w:ins w:id="1810"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2) manufacturing operation sampling</w:t>
      </w:r>
      <w:r w:rsidR="005A4DDF" w:rsidRPr="00401022">
        <w:rPr>
          <w:rFonts w:ascii="Arial" w:eastAsia="Times New Roman" w:hAnsi="Arial" w:cs="Arial"/>
          <w:iCs/>
          <w:sz w:val="21"/>
          <w:szCs w:val="21"/>
        </w:rPr>
        <w:t xml:space="preserve">, testing, handling, and documentation </w:t>
      </w:r>
      <w:r w:rsidRPr="00401022">
        <w:rPr>
          <w:rFonts w:ascii="Arial" w:eastAsia="Times New Roman" w:hAnsi="Arial" w:cs="Arial"/>
          <w:iCs/>
          <w:sz w:val="21"/>
          <w:szCs w:val="21"/>
        </w:rPr>
        <w:t>associated with manufacture of LSN4182924/ASYM-140020 (</w:t>
      </w:r>
      <w:del w:id="1811" w:author="Johan Granander" w:date="2026-08-07T12:17:00Z">
        <w:r w:rsidRPr="00401022" w:rsidDel="00360294">
          <w:rPr>
            <w:rFonts w:ascii="Arial" w:eastAsia="Times New Roman" w:hAnsi="Arial" w:cs="Arial"/>
            <w:iCs/>
            <w:sz w:val="21"/>
            <w:szCs w:val="21"/>
          </w:rPr>
          <w:delText xml:space="preserve">step </w:delText>
        </w:r>
      </w:del>
      <w:ins w:id="1812"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1813" w:author="Johan Granander" w:date="2026-08-07T12:18:00Z">
        <w:r w:rsidRPr="00401022" w:rsidDel="00360294">
          <w:rPr>
            <w:rFonts w:ascii="Arial" w:eastAsia="Times New Roman" w:hAnsi="Arial" w:cs="Arial"/>
            <w:iCs/>
            <w:sz w:val="21"/>
            <w:szCs w:val="21"/>
          </w:rPr>
          <w:delText xml:space="preserve">step </w:delText>
        </w:r>
      </w:del>
      <w:ins w:id="1814" w:author="Johan Granander" w:date="2026-08-07T12:18: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2) </w:t>
      </w:r>
      <w:del w:id="1815" w:author="Johan Granander" w:date="2026-08-07T12:18:00Z">
        <w:r w:rsidR="005A4DDF" w:rsidRPr="00401022" w:rsidDel="00360294">
          <w:rPr>
            <w:rFonts w:ascii="Arial" w:eastAsia="Times New Roman" w:hAnsi="Arial" w:cs="Arial"/>
            <w:iCs/>
            <w:sz w:val="21"/>
            <w:szCs w:val="21"/>
          </w:rPr>
          <w:delText xml:space="preserve"> </w:delText>
        </w:r>
      </w:del>
      <w:r w:rsidR="005A4DDF" w:rsidRPr="00401022">
        <w:rPr>
          <w:rFonts w:ascii="Arial" w:eastAsia="Times New Roman" w:hAnsi="Arial" w:cs="Arial"/>
          <w:iCs/>
          <w:sz w:val="21"/>
          <w:szCs w:val="21"/>
        </w:rPr>
        <w:t>during the PPQ campaign are trained in accordance with cGMP and GDP requirements prior to campaign start-up.</w:t>
      </w:r>
    </w:p>
    <w:p w14:paraId="1EC40AA0" w14:textId="2527A460" w:rsidR="005A4DDF" w:rsidRPr="00401022" w:rsidRDefault="008B7DDD" w:rsidP="002839D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16" w:name="_Toc244012621"/>
      <w:r w:rsidRPr="00401022">
        <w:rPr>
          <w:rFonts w:ascii="Arial" w:eastAsia="Times New Roman" w:hAnsi="Arial" w:cs="Arial"/>
          <w:b/>
          <w:bCs/>
          <w:sz w:val="21"/>
          <w:szCs w:val="21"/>
        </w:rPr>
        <w:t>7</w:t>
      </w:r>
      <w:r w:rsidR="005A4DDF" w:rsidRPr="00401022">
        <w:rPr>
          <w:rFonts w:ascii="Arial" w:eastAsia="Times New Roman" w:hAnsi="Arial" w:cs="Arial"/>
          <w:b/>
          <w:bCs/>
          <w:sz w:val="21"/>
          <w:szCs w:val="21"/>
        </w:rPr>
        <w:t>. Cleaning</w:t>
      </w:r>
      <w:bookmarkEnd w:id="1816"/>
    </w:p>
    <w:p w14:paraId="445582E4" w14:textId="634CC642" w:rsidR="005A4DDF" w:rsidRPr="00401022" w:rsidRDefault="00601154" w:rsidP="00352F98">
      <w:pPr>
        <w:spacing w:beforeLines="50" w:before="120" w:afterLines="50" w:after="120" w:line="360" w:lineRule="auto"/>
        <w:contextualSpacing/>
        <w:jc w:val="both"/>
        <w:rPr>
          <w:ins w:id="1817" w:author="Xuning Wei12232" w:date="2026-08-21T18:08:00Z"/>
          <w:rFonts w:ascii="Arial" w:eastAsia="Times New Roman" w:hAnsi="Arial" w:cs="Arial"/>
          <w:iCs/>
          <w:sz w:val="21"/>
          <w:szCs w:val="21"/>
        </w:rPr>
      </w:pPr>
      <w:r w:rsidRPr="00401022">
        <w:rPr>
          <w:rFonts w:ascii="Arial" w:eastAsia="Times New Roman" w:hAnsi="Arial" w:cs="Arial"/>
          <w:iCs/>
          <w:sz w:val="21"/>
          <w:szCs w:val="21"/>
        </w:rPr>
        <w:t xml:space="preserve">All equipment </w:t>
      </w:r>
      <w:del w:id="1818" w:author="Xuning Wei12232" w:date="2026-08-21T18:08:00Z">
        <w:r w:rsidRPr="00401022" w:rsidDel="00EE7B3B">
          <w:rPr>
            <w:rFonts w:ascii="Arial" w:eastAsia="Times New Roman" w:hAnsi="Arial" w:cs="Arial"/>
            <w:iCs/>
            <w:sz w:val="21"/>
            <w:szCs w:val="21"/>
          </w:rPr>
          <w:delText xml:space="preserve">to be </w:delText>
        </w:r>
      </w:del>
      <w:r w:rsidRPr="00401022">
        <w:rPr>
          <w:rFonts w:ascii="Arial" w:eastAsia="Times New Roman" w:hAnsi="Arial" w:cs="Arial"/>
          <w:iCs/>
          <w:sz w:val="21"/>
          <w:szCs w:val="21"/>
        </w:rPr>
        <w:t xml:space="preserve">used for </w:t>
      </w:r>
      <w:del w:id="1819" w:author="Xuning Wei12232" w:date="2026-08-21T18:03:00Z">
        <w:r w:rsidRPr="00401022" w:rsidDel="00DF12D5">
          <w:rPr>
            <w:rFonts w:ascii="Arial" w:eastAsia="Times New Roman" w:hAnsi="Arial" w:cs="Arial"/>
            <w:iCs/>
            <w:sz w:val="21"/>
            <w:szCs w:val="21"/>
          </w:rPr>
          <w:delText xml:space="preserve">PPQ </w:delText>
        </w:r>
      </w:del>
      <w:ins w:id="1820" w:author="Xuning Wei12232" w:date="2026-08-21T18:03:00Z">
        <w:r w:rsidR="00DF12D5" w:rsidRPr="00401022">
          <w:rPr>
            <w:rFonts w:ascii="Arial" w:eastAsia="Times New Roman" w:hAnsi="Arial" w:cs="Arial"/>
            <w:iCs/>
            <w:sz w:val="21"/>
            <w:szCs w:val="21"/>
          </w:rPr>
          <w:t>Full-</w:t>
        </w:r>
        <w:r w:rsidR="00DF12D5" w:rsidRPr="00401022">
          <w:rPr>
            <w:rFonts w:ascii="Arial" w:hAnsi="Arial" w:cs="Arial"/>
            <w:iCs/>
            <w:sz w:val="21"/>
            <w:szCs w:val="21"/>
            <w:rPrChange w:id="1821" w:author="Xuning Wei12232" w:date="2026-08-21T18:08:00Z">
              <w:rPr>
                <w:rFonts w:asciiTheme="minorEastAsia" w:hAnsiTheme="minorEastAsia" w:cs="Arial"/>
                <w:iCs/>
                <w:color w:val="000000" w:themeColor="text1"/>
                <w:sz w:val="20"/>
                <w:szCs w:val="20"/>
              </w:rPr>
            </w:rPrChange>
          </w:rPr>
          <w:t>scale</w:t>
        </w:r>
        <w:r w:rsidR="00DF12D5" w:rsidRPr="00401022">
          <w:rPr>
            <w:rFonts w:ascii="Arial" w:eastAsia="Times New Roman" w:hAnsi="Arial" w:cs="Arial"/>
            <w:iCs/>
            <w:sz w:val="21"/>
            <w:szCs w:val="21"/>
          </w:rPr>
          <w:t xml:space="preserve"> non sale </w:t>
        </w:r>
      </w:ins>
      <w:r w:rsidRPr="00401022">
        <w:rPr>
          <w:rFonts w:ascii="Arial" w:eastAsia="Times New Roman" w:hAnsi="Arial" w:cs="Arial"/>
          <w:iCs/>
          <w:sz w:val="21"/>
          <w:szCs w:val="21"/>
        </w:rPr>
        <w:t xml:space="preserve">batch production was cleaned in accordance with the on-site cleaning procedures of the </w:t>
      </w:r>
      <w:proofErr w:type="spellStart"/>
      <w:r w:rsidRPr="00401022">
        <w:rPr>
          <w:rFonts w:ascii="Arial" w:eastAsia="Times New Roman" w:hAnsi="Arial" w:cs="Arial"/>
          <w:iCs/>
          <w:sz w:val="21"/>
          <w:szCs w:val="21"/>
        </w:rPr>
        <w:t>Asymchem</w:t>
      </w:r>
      <w:proofErr w:type="spellEnd"/>
      <w:r w:rsidRPr="00401022">
        <w:rPr>
          <w:rFonts w:ascii="Arial" w:eastAsia="Times New Roman" w:hAnsi="Arial" w:cs="Arial"/>
          <w:iCs/>
          <w:sz w:val="21"/>
          <w:szCs w:val="21"/>
        </w:rPr>
        <w:t xml:space="preserve">. Inspection and QA release were completed prior to use. The synthesis reactor TJ4S-1213-Sy15 was cleaned per document CMa-Sy-TJ401.current; the agitator tank TJ4S-1213-SPS-AT01 &amp; TJ4S-1213-SPS-AT02, and TJ4S-1200-AT02 were cleaned per document CMa-Moyable-TJ402.current; The glass-lined reactor TJ4S-1212-R05 and TJ4S-1212-R13 were cleaned per document CMa-Fixed-TJ404.current; </w:t>
      </w:r>
      <w:r w:rsidR="009D3AD8" w:rsidRPr="00401022">
        <w:rPr>
          <w:rFonts w:ascii="Arial" w:eastAsia="Times New Roman" w:hAnsi="Arial" w:cs="Arial"/>
          <w:iCs/>
          <w:sz w:val="21"/>
          <w:szCs w:val="21"/>
        </w:rPr>
        <w:t xml:space="preserve">The equipment of </w:t>
      </w:r>
      <w:r w:rsidRPr="00401022">
        <w:rPr>
          <w:rFonts w:ascii="Arial" w:eastAsia="Times New Roman" w:hAnsi="Arial" w:cs="Arial"/>
          <w:iCs/>
          <w:sz w:val="21"/>
          <w:szCs w:val="21"/>
        </w:rPr>
        <w:t>TJ4S-1212-R09, TJ4S-1212-R13, TJ4S-1213-R11, TJ4S-1213-R13, TJ4S-1213-R22 and TJ4S-1212-FD05 were cleaned per document CMa-Fixed-</w:t>
      </w:r>
      <w:del w:id="1822" w:author="Johan Granander" w:date="2026-08-07T12:18:00Z">
        <w:r w:rsidRPr="00401022" w:rsidDel="00360294">
          <w:rPr>
            <w:rFonts w:ascii="Arial" w:eastAsia="Times New Roman" w:hAnsi="Arial" w:cs="Arial"/>
            <w:iCs/>
            <w:sz w:val="21"/>
            <w:szCs w:val="21"/>
          </w:rPr>
          <w:delText>TJ402.current;.</w:delText>
        </w:r>
      </w:del>
      <w:ins w:id="1823" w:author="Johan Granander" w:date="2026-08-07T12:18:00Z">
        <w:r w:rsidR="00360294" w:rsidRPr="00401022">
          <w:rPr>
            <w:rFonts w:ascii="Arial" w:eastAsia="Times New Roman" w:hAnsi="Arial" w:cs="Arial"/>
            <w:iCs/>
            <w:sz w:val="21"/>
            <w:szCs w:val="21"/>
          </w:rPr>
          <w:t>TJ402.current.</w:t>
        </w:r>
      </w:ins>
      <w:ins w:id="1824" w:author="Xuning Wei12232" w:date="2026-08-21T18:04:00Z">
        <w:r w:rsidR="00DF12D5" w:rsidRPr="00401022">
          <w:rPr>
            <w:rFonts w:ascii="Arial" w:eastAsia="Times New Roman" w:hAnsi="Arial" w:cs="Arial"/>
            <w:iCs/>
            <w:sz w:val="21"/>
            <w:szCs w:val="21"/>
          </w:rPr>
          <w:t xml:space="preserve"> </w:t>
        </w:r>
      </w:ins>
      <w:ins w:id="1825" w:author="Xuning Wei12232" w:date="2026-08-21T18:08:00Z">
        <w:r w:rsidR="00EE7B3B" w:rsidRPr="00401022">
          <w:rPr>
            <w:rFonts w:ascii="Arial" w:eastAsia="Times New Roman" w:hAnsi="Arial" w:cs="Arial"/>
            <w:iCs/>
            <w:sz w:val="21"/>
            <w:szCs w:val="21"/>
          </w:rPr>
          <w:t xml:space="preserve"> </w:t>
        </w:r>
      </w:ins>
    </w:p>
    <w:p w14:paraId="135ECA50" w14:textId="46505FF2" w:rsidR="00EE7B3B" w:rsidRPr="00401022" w:rsidRDefault="002B4BC5">
      <w:pPr>
        <w:spacing w:after="0" w:line="360" w:lineRule="auto"/>
        <w:jc w:val="both"/>
        <w:rPr>
          <w:rFonts w:ascii="Arial" w:eastAsia="仿宋_GB2312" w:hAnsi="Arial" w:cs="Arial"/>
          <w:sz w:val="21"/>
          <w:szCs w:val="21"/>
          <w:rPrChange w:id="1826" w:author="Xuning Wei12232" w:date="2026-08-21T18:09:00Z">
            <w:rPr>
              <w:rFonts w:ascii="Arial" w:eastAsia="Times New Roman" w:hAnsi="Arial" w:cs="Arial"/>
              <w:iCs/>
              <w:color w:val="000000" w:themeColor="text1"/>
              <w:sz w:val="18"/>
              <w:szCs w:val="18"/>
            </w:rPr>
          </w:rPrChange>
        </w:rPr>
        <w:pPrChange w:id="1827" w:author="Xuning Wei12232" w:date="2026-08-21T18:13:00Z">
          <w:pPr>
            <w:spacing w:beforeLines="50" w:before="120" w:afterLines="50" w:after="120" w:line="360" w:lineRule="auto"/>
            <w:contextualSpacing/>
            <w:jc w:val="both"/>
          </w:pPr>
        </w:pPrChange>
      </w:pPr>
      <w:r w:rsidRPr="00401022">
        <w:rPr>
          <w:rFonts w:ascii="Arial" w:eastAsia="仿宋_GB2312" w:hAnsi="Arial" w:cs="Arial"/>
          <w:color w:val="5B9BD5" w:themeColor="accent1"/>
          <w:sz w:val="21"/>
          <w:szCs w:val="21"/>
        </w:rPr>
        <w:lastRenderedPageBreak/>
        <w:t>Th</w:t>
      </w:r>
      <w:ins w:id="1828" w:author="Xuning Wei12232" w:date="2026-08-21T18:09:00Z">
        <w:r w:rsidR="00EE7B3B" w:rsidRPr="00401022">
          <w:rPr>
            <w:rFonts w:ascii="Arial" w:eastAsia="仿宋_GB2312" w:hAnsi="Arial" w:cs="Arial"/>
            <w:color w:val="5B9BD5" w:themeColor="accent1"/>
            <w:sz w:val="21"/>
            <w:szCs w:val="21"/>
          </w:rPr>
          <w:t xml:space="preserve">e cleaning validation will be conducted as the basis of specific product together with the PPQ batches and commercial batches. The cleaning validation protocol </w:t>
        </w:r>
      </w:ins>
      <w:ins w:id="1829" w:author="Xuning Wei12232" w:date="2026-08-21T18:13:00Z">
        <w:r w:rsidR="00EE7B3B" w:rsidRPr="00401022">
          <w:rPr>
            <w:rFonts w:ascii="Arial" w:eastAsia="仿宋_GB2312" w:hAnsi="Arial" w:cs="Arial"/>
            <w:color w:val="5B9BD5" w:themeColor="accent1"/>
            <w:sz w:val="21"/>
            <w:szCs w:val="21"/>
          </w:rPr>
          <w:t xml:space="preserve">(CVP-1400200301 &amp; CVP-1400200302) </w:t>
        </w:r>
      </w:ins>
      <w:ins w:id="1830" w:author="Xuning Wei12232" w:date="2026-08-21T18:09:00Z">
        <w:r w:rsidR="00EE7B3B" w:rsidRPr="00401022">
          <w:rPr>
            <w:rFonts w:ascii="Arial" w:eastAsia="仿宋_GB2312" w:hAnsi="Arial" w:cs="Arial"/>
            <w:color w:val="5B9BD5" w:themeColor="accent1"/>
            <w:sz w:val="21"/>
            <w:szCs w:val="21"/>
          </w:rPr>
          <w:t>will also be prepared</w:t>
        </w:r>
      </w:ins>
      <w:ins w:id="1831" w:author="Xuning Wei12232" w:date="2026-08-21T18:10:00Z">
        <w:r w:rsidR="00EE7B3B" w:rsidRPr="00401022">
          <w:rPr>
            <w:rFonts w:ascii="Arial" w:eastAsia="仿宋_GB2312" w:hAnsi="Arial" w:cs="Arial"/>
            <w:sz w:val="21"/>
            <w:szCs w:val="21"/>
          </w:rPr>
          <w:t>.</w:t>
        </w:r>
      </w:ins>
      <w:ins w:id="1832" w:author="Xuning Wei12232" w:date="2026-08-21T18:12:00Z">
        <w:r w:rsidR="00EE7B3B" w:rsidRPr="00401022">
          <w:rPr>
            <w:rFonts w:ascii="Arial" w:hAnsi="Arial" w:cs="Arial"/>
            <w:sz w:val="21"/>
            <w:szCs w:val="21"/>
          </w:rPr>
          <w:t xml:space="preserve"> </w:t>
        </w:r>
      </w:ins>
    </w:p>
    <w:p w14:paraId="1F8B3C6C" w14:textId="187C6EA2"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33" w:name="_Toc244012622"/>
      <w:r w:rsidRPr="00401022">
        <w:rPr>
          <w:rFonts w:ascii="Arial" w:eastAsia="Times New Roman" w:hAnsi="Arial" w:cs="Arial"/>
          <w:b/>
          <w:bCs/>
          <w:sz w:val="21"/>
          <w:szCs w:val="21"/>
        </w:rPr>
        <w:t>8</w:t>
      </w:r>
      <w:r w:rsidR="005A4DDF" w:rsidRPr="00401022">
        <w:rPr>
          <w:rFonts w:ascii="Arial" w:eastAsia="Times New Roman" w:hAnsi="Arial" w:cs="Arial"/>
          <w:b/>
          <w:bCs/>
          <w:sz w:val="21"/>
          <w:szCs w:val="21"/>
        </w:rPr>
        <w:t>. Storage and Handling Conditions</w:t>
      </w:r>
      <w:bookmarkEnd w:id="1833"/>
    </w:p>
    <w:p w14:paraId="3B99BBAC" w14:textId="746EE8BF" w:rsidR="005A4DDF" w:rsidRPr="00401022" w:rsidRDefault="00C83BFE" w:rsidP="00352F98">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 xml:space="preserve">It is </w:t>
      </w:r>
      <w:commentRangeStart w:id="1834"/>
      <w:commentRangeStart w:id="1835"/>
      <w:commentRangeStart w:id="1836"/>
      <w:commentRangeStart w:id="1837"/>
      <w:r w:rsidRPr="00401022">
        <w:rPr>
          <w:rFonts w:ascii="Arial" w:eastAsia="Times New Roman" w:hAnsi="Arial" w:cs="Arial"/>
          <w:iCs/>
          <w:sz w:val="21"/>
          <w:szCs w:val="21"/>
        </w:rPr>
        <w:t>c</w:t>
      </w:r>
      <w:r w:rsidR="005A4DDF" w:rsidRPr="00401022">
        <w:rPr>
          <w:rFonts w:ascii="Arial" w:eastAsia="Times New Roman" w:hAnsi="Arial" w:cs="Arial"/>
          <w:iCs/>
          <w:sz w:val="21"/>
          <w:szCs w:val="21"/>
        </w:rPr>
        <w:t>onfirm</w:t>
      </w:r>
      <w:r w:rsidRPr="00401022">
        <w:rPr>
          <w:rFonts w:ascii="Arial" w:eastAsia="Times New Roman" w:hAnsi="Arial" w:cs="Arial"/>
          <w:iCs/>
          <w:sz w:val="21"/>
          <w:szCs w:val="21"/>
        </w:rPr>
        <w:t>ed</w:t>
      </w:r>
      <w:commentRangeEnd w:id="1834"/>
      <w:r w:rsidR="006E003D" w:rsidRPr="00401022">
        <w:rPr>
          <w:rStyle w:val="CommentReference"/>
          <w:rFonts w:ascii="Arial" w:eastAsia="Times New Roman" w:hAnsi="Arial" w:cs="Arial"/>
          <w:iCs/>
        </w:rPr>
        <w:commentReference w:id="1834"/>
      </w:r>
      <w:commentRangeEnd w:id="1835"/>
      <w:r w:rsidRPr="00401022">
        <w:rPr>
          <w:rStyle w:val="CommentReference"/>
          <w:rFonts w:ascii="Arial" w:hAnsi="Arial" w:cs="Arial"/>
        </w:rPr>
        <w:commentReference w:id="1835"/>
      </w:r>
      <w:commentRangeEnd w:id="1836"/>
      <w:r w:rsidRPr="00401022">
        <w:rPr>
          <w:rStyle w:val="CommentReference"/>
          <w:rFonts w:ascii="Arial" w:hAnsi="Arial" w:cs="Arial"/>
        </w:rPr>
        <w:commentReference w:id="1836"/>
      </w:r>
      <w:commentRangeEnd w:id="1837"/>
      <w:r w:rsidRPr="00401022">
        <w:rPr>
          <w:rStyle w:val="CommentReference"/>
          <w:rFonts w:ascii="Arial" w:hAnsi="Arial" w:cs="Arial"/>
        </w:rPr>
        <w:commentReference w:id="1837"/>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storage conditions applicable to in</w:t>
      </w:r>
      <w:r w:rsidR="008B2D55" w:rsidRPr="00401022">
        <w:rPr>
          <w:rFonts w:ascii="Arial" w:eastAsia="Times New Roman" w:hAnsi="Arial" w:cs="Arial"/>
          <w:iCs/>
          <w:sz w:val="21"/>
          <w:szCs w:val="21"/>
        </w:rPr>
        <w:t>-process product 141366 </w:t>
      </w:r>
      <w:r w:rsidRPr="00401022">
        <w:rPr>
          <w:rFonts w:ascii="Arial" w:eastAsia="Times New Roman" w:hAnsi="Arial" w:cs="Arial"/>
          <w:iCs/>
          <w:sz w:val="21"/>
          <w:szCs w:val="21"/>
        </w:rPr>
        <w:t>should be storage at</w:t>
      </w:r>
      <w:r w:rsidR="008B2D55" w:rsidRPr="00401022">
        <w:rPr>
          <w:rFonts w:ascii="Arial" w:eastAsia="Times New Roman" w:hAnsi="Arial" w:cs="Arial"/>
          <w:iCs/>
          <w:sz w:val="21"/>
          <w:szCs w:val="21"/>
        </w:rPr>
        <w:t xml:space="preserve"> 2–8</w:t>
      </w:r>
      <w:ins w:id="1838" w:author="Johan Granander" w:date="2026-08-21T15:48:00Z">
        <w:r w:rsidR="00313661" w:rsidRPr="00401022">
          <w:rPr>
            <w:rFonts w:ascii="Arial" w:eastAsia="Times New Roman" w:hAnsi="Arial" w:cs="Arial"/>
            <w:iCs/>
            <w:sz w:val="21"/>
            <w:szCs w:val="21"/>
          </w:rPr>
          <w:t xml:space="preserve"> </w:t>
        </w:r>
      </w:ins>
      <w:r w:rsidR="008B2D55" w:rsidRPr="00401022">
        <w:rPr>
          <w:rFonts w:ascii="Arial" w:eastAsia="Times New Roman" w:hAnsi="Arial" w:cs="Arial"/>
          <w:iCs/>
          <w:sz w:val="21"/>
          <w:szCs w:val="21"/>
        </w:rPr>
        <w:t>°C</w:t>
      </w:r>
      <w:r w:rsidR="005A4DDF" w:rsidRPr="00401022">
        <w:rPr>
          <w:rFonts w:ascii="Arial" w:eastAsia="Times New Roman" w:hAnsi="Arial" w:cs="Arial"/>
          <w:iCs/>
          <w:sz w:val="21"/>
          <w:szCs w:val="21"/>
        </w:rPr>
        <w:t xml:space="preserve"> and</w:t>
      </w:r>
      <w:r w:rsidRPr="00401022">
        <w:rPr>
          <w:rFonts w:ascii="Arial" w:eastAsia="Times New Roman" w:hAnsi="Arial" w:cs="Arial"/>
          <w:iCs/>
          <w:sz w:val="21"/>
          <w:szCs w:val="21"/>
        </w:rPr>
        <w:t xml:space="preserve"> the</w:t>
      </w:r>
      <w:r w:rsidR="005A4DDF" w:rsidRPr="00401022">
        <w:rPr>
          <w:rFonts w:ascii="Arial" w:eastAsia="Times New Roman" w:hAnsi="Arial" w:cs="Arial"/>
          <w:iCs/>
          <w:sz w:val="21"/>
          <w:szCs w:val="21"/>
        </w:rPr>
        <w:t xml:space="preserve"> final</w:t>
      </w:r>
      <w:r w:rsidR="0023403C" w:rsidRPr="00401022">
        <w:rPr>
          <w:rFonts w:ascii="Arial" w:eastAsia="Times New Roman" w:hAnsi="Arial" w:cs="Arial"/>
          <w:b/>
          <w:iCs/>
          <w:sz w:val="21"/>
          <w:szCs w:val="21"/>
        </w:rPr>
        <w:t xml:space="preserve"> LSN4182924 / ASYM-140020</w:t>
      </w:r>
      <w:r w:rsidRPr="00401022">
        <w:rPr>
          <w:rFonts w:ascii="Arial" w:eastAsia="Times New Roman" w:hAnsi="Arial" w:cs="Arial"/>
          <w:iCs/>
          <w:sz w:val="21"/>
          <w:szCs w:val="21"/>
        </w:rPr>
        <w:t xml:space="preserve"> should be</w:t>
      </w:r>
      <w:r w:rsidR="008B2D55" w:rsidRPr="00401022">
        <w:rPr>
          <w:rFonts w:ascii="Arial" w:eastAsia="Times New Roman" w:hAnsi="Arial" w:cs="Arial"/>
          <w:iCs/>
          <w:sz w:val="21"/>
          <w:szCs w:val="21"/>
        </w:rPr>
        <w:t xml:space="preserve"> </w:t>
      </w:r>
      <w:r w:rsidRPr="00401022">
        <w:rPr>
          <w:rFonts w:ascii="Arial" w:eastAsia="Times New Roman" w:hAnsi="Arial" w:cs="Arial"/>
          <w:iCs/>
          <w:sz w:val="21"/>
          <w:szCs w:val="21"/>
        </w:rPr>
        <w:t>storage at</w:t>
      </w:r>
      <w:r w:rsidR="008B2D55" w:rsidRPr="00401022">
        <w:rPr>
          <w:rFonts w:ascii="Arial" w:eastAsia="Times New Roman" w:hAnsi="Arial" w:cs="Arial"/>
          <w:iCs/>
          <w:sz w:val="21"/>
          <w:szCs w:val="21"/>
        </w:rPr>
        <w:t xml:space="preserve"> -25 –</w:t>
      </w:r>
      <w:r w:rsidR="003120FE" w:rsidRPr="00401022">
        <w:rPr>
          <w:rFonts w:ascii="Arial" w:eastAsia="Times New Roman" w:hAnsi="Arial" w:cs="Arial"/>
          <w:iCs/>
          <w:sz w:val="21"/>
          <w:szCs w:val="21"/>
        </w:rPr>
        <w:t xml:space="preserve"> -</w:t>
      </w:r>
      <w:r w:rsidR="008B2D55" w:rsidRPr="00401022">
        <w:rPr>
          <w:rFonts w:ascii="Arial" w:eastAsia="Times New Roman" w:hAnsi="Arial" w:cs="Arial"/>
          <w:iCs/>
          <w:sz w:val="21"/>
          <w:szCs w:val="21"/>
        </w:rPr>
        <w:t>15</w:t>
      </w:r>
      <w:ins w:id="1839" w:author="Johan Granander" w:date="2026-08-21T15:48:00Z">
        <w:r w:rsidR="00313661" w:rsidRPr="00401022">
          <w:rPr>
            <w:rFonts w:ascii="Arial" w:eastAsia="Times New Roman" w:hAnsi="Arial" w:cs="Arial"/>
            <w:iCs/>
            <w:sz w:val="21"/>
            <w:szCs w:val="21"/>
          </w:rPr>
          <w:t xml:space="preserve"> </w:t>
        </w:r>
      </w:ins>
      <w:r w:rsidR="008B2D55" w:rsidRPr="00401022">
        <w:rPr>
          <w:rFonts w:ascii="Arial" w:eastAsia="Times New Roman" w:hAnsi="Arial" w:cs="Arial"/>
          <w:iCs/>
          <w:sz w:val="21"/>
          <w:szCs w:val="21"/>
        </w:rPr>
        <w:t>°C)</w:t>
      </w:r>
      <w:r w:rsidR="005A4DDF" w:rsidRPr="00401022">
        <w:rPr>
          <w:rFonts w:ascii="Arial" w:eastAsia="Times New Roman" w:hAnsi="Arial" w:cs="Arial"/>
          <w:iCs/>
          <w:sz w:val="21"/>
          <w:szCs w:val="21"/>
        </w:rPr>
        <w:t>.  </w:t>
      </w:r>
      <w:r w:rsidRPr="00401022">
        <w:rPr>
          <w:rFonts w:ascii="Arial" w:eastAsia="Times New Roman" w:hAnsi="Arial" w:cs="Arial"/>
          <w:iCs/>
          <w:sz w:val="21"/>
          <w:szCs w:val="21"/>
        </w:rPr>
        <w:t>The</w:t>
      </w:r>
      <w:r w:rsidR="005A4DDF" w:rsidRPr="00401022">
        <w:rPr>
          <w:rFonts w:ascii="Arial" w:eastAsia="Times New Roman" w:hAnsi="Arial" w:cs="Arial"/>
          <w:iCs/>
          <w:sz w:val="21"/>
          <w:szCs w:val="21"/>
        </w:rPr>
        <w:t xml:space="preserve"> storage conditions will be applied in the PPQ campaign as in </w:t>
      </w:r>
      <w:r w:rsidR="00D4728A" w:rsidRPr="00401022">
        <w:rPr>
          <w:rFonts w:ascii="Arial" w:eastAsia="Times New Roman" w:hAnsi="Arial" w:cs="Arial"/>
          <w:iCs/>
          <w:sz w:val="21"/>
          <w:szCs w:val="21"/>
        </w:rPr>
        <w:t>the Full Scale non-saleable batch</w:t>
      </w:r>
      <w:r w:rsidR="005A4DDF" w:rsidRPr="00401022">
        <w:rPr>
          <w:rFonts w:ascii="Arial" w:eastAsia="Times New Roman" w:hAnsi="Arial" w:cs="Arial"/>
          <w:iCs/>
          <w:sz w:val="21"/>
          <w:szCs w:val="21"/>
        </w:rPr>
        <w:t xml:space="preserve">. </w:t>
      </w:r>
    </w:p>
    <w:p w14:paraId="04DAA6DC" w14:textId="461BE5E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40" w:name="_Toc244012623"/>
      <w:r w:rsidRPr="00401022">
        <w:rPr>
          <w:rFonts w:ascii="Arial" w:eastAsia="Times New Roman" w:hAnsi="Arial" w:cs="Arial"/>
          <w:b/>
          <w:bCs/>
          <w:sz w:val="21"/>
          <w:szCs w:val="21"/>
        </w:rPr>
        <w:t>9</w:t>
      </w:r>
      <w:r w:rsidR="005A4DDF" w:rsidRPr="00401022">
        <w:rPr>
          <w:rFonts w:ascii="Arial" w:eastAsia="Times New Roman" w:hAnsi="Arial" w:cs="Arial"/>
          <w:b/>
          <w:bCs/>
          <w:sz w:val="21"/>
          <w:szCs w:val="21"/>
        </w:rPr>
        <w:t>. Packaging Materials</w:t>
      </w:r>
      <w:bookmarkEnd w:id="1840"/>
    </w:p>
    <w:p w14:paraId="61952D45" w14:textId="7F09F0E9" w:rsidR="001D55B6" w:rsidRPr="00401022" w:rsidRDefault="007409E3" w:rsidP="00C8662F">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T</w:t>
      </w:r>
      <w:r w:rsidR="00E31F75" w:rsidRPr="00401022">
        <w:rPr>
          <w:rFonts w:ascii="Arial" w:eastAsia="Times New Roman" w:hAnsi="Arial" w:cs="Arial"/>
          <w:iCs/>
          <w:sz w:val="21"/>
          <w:szCs w:val="21"/>
        </w:rPr>
        <w:t xml:space="preserve">he Packaging Materials for LSN4182924/ASYM-140020, </w:t>
      </w:r>
      <w:r w:rsidR="00F32052" w:rsidRPr="00401022">
        <w:rPr>
          <w:rFonts w:ascii="Arial" w:eastAsia="Times New Roman" w:hAnsi="Arial" w:cs="Arial"/>
          <w:iCs/>
          <w:sz w:val="21"/>
          <w:szCs w:val="21"/>
        </w:rPr>
        <w:t xml:space="preserve">Primary is </w:t>
      </w:r>
      <w:proofErr w:type="spellStart"/>
      <w:r w:rsidR="00F32052" w:rsidRPr="00401022">
        <w:rPr>
          <w:rFonts w:ascii="Arial" w:eastAsia="Times New Roman" w:hAnsi="Arial" w:cs="Arial"/>
          <w:iCs/>
          <w:sz w:val="21"/>
          <w:szCs w:val="21"/>
        </w:rPr>
        <w:t>ArmorFlex</w:t>
      </w:r>
      <w:proofErr w:type="spellEnd"/>
      <w:r w:rsidR="00F32052" w:rsidRPr="00401022">
        <w:rPr>
          <w:rFonts w:ascii="Arial" w:eastAsia="Times New Roman" w:hAnsi="Arial" w:cs="Arial"/>
          <w:iCs/>
          <w:sz w:val="21"/>
          <w:szCs w:val="21"/>
        </w:rPr>
        <w:t xml:space="preserve"> 114 bag with Fill</w:t>
      </w:r>
      <w:r w:rsidR="001D55B6" w:rsidRPr="00401022">
        <w:rPr>
          <w:rFonts w:ascii="Arial" w:eastAsia="Times New Roman" w:hAnsi="Arial" w:cs="Arial"/>
          <w:iCs/>
          <w:sz w:val="21"/>
          <w:szCs w:val="21"/>
        </w:rPr>
        <w:t xml:space="preserve"> Neck and </w:t>
      </w:r>
      <w:proofErr w:type="spellStart"/>
      <w:r w:rsidR="001D55B6" w:rsidRPr="00401022">
        <w:rPr>
          <w:rFonts w:ascii="Arial" w:eastAsia="Times New Roman" w:hAnsi="Arial" w:cs="Arial"/>
          <w:iCs/>
          <w:sz w:val="21"/>
          <w:szCs w:val="21"/>
        </w:rPr>
        <w:t>Chargepoint</w:t>
      </w:r>
      <w:proofErr w:type="spellEnd"/>
      <w:r w:rsidR="001D55B6" w:rsidRPr="00401022">
        <w:rPr>
          <w:rFonts w:ascii="Arial" w:eastAsia="Times New Roman" w:hAnsi="Arial" w:cs="Arial"/>
          <w:iCs/>
          <w:sz w:val="21"/>
          <w:szCs w:val="21"/>
        </w:rPr>
        <w:t xml:space="preserve"> Discharge</w:t>
      </w:r>
      <w:r w:rsidR="00F32052" w:rsidRPr="00401022">
        <w:rPr>
          <w:rFonts w:ascii="Arial" w:eastAsia="Times New Roman" w:hAnsi="Arial" w:cs="Arial"/>
          <w:iCs/>
          <w:sz w:val="21"/>
          <w:szCs w:val="21"/>
        </w:rPr>
        <w:t xml:space="preserve"> for packaging. Seal the bag using double pull buckle seals. Put it into aluminum foil bag, add pharmaceutical-grade silica gel desiccant between the outer bag of </w:t>
      </w:r>
      <w:proofErr w:type="spellStart"/>
      <w:r w:rsidR="00F32052" w:rsidRPr="00401022">
        <w:rPr>
          <w:rFonts w:ascii="Arial" w:eastAsia="Times New Roman" w:hAnsi="Arial" w:cs="Arial"/>
          <w:iCs/>
          <w:sz w:val="21"/>
          <w:szCs w:val="21"/>
        </w:rPr>
        <w:t>ArmorFlex</w:t>
      </w:r>
      <w:proofErr w:type="spellEnd"/>
      <w:r w:rsidR="00F32052" w:rsidRPr="00401022">
        <w:rPr>
          <w:rFonts w:ascii="Arial" w:eastAsia="Times New Roman" w:hAnsi="Arial" w:cs="Arial"/>
          <w:iCs/>
          <w:sz w:val="21"/>
          <w:szCs w:val="21"/>
        </w:rPr>
        <w:t xml:space="preserve"> 114 bag with Fill Neck and </w:t>
      </w:r>
      <w:proofErr w:type="spellStart"/>
      <w:r w:rsidR="00F32052" w:rsidRPr="00401022">
        <w:rPr>
          <w:rFonts w:ascii="Arial" w:eastAsia="Times New Roman" w:hAnsi="Arial" w:cs="Arial"/>
          <w:iCs/>
          <w:sz w:val="21"/>
          <w:szCs w:val="21"/>
        </w:rPr>
        <w:t>Chargepoint</w:t>
      </w:r>
      <w:proofErr w:type="spellEnd"/>
      <w:r w:rsidR="00F32052" w:rsidRPr="00401022">
        <w:rPr>
          <w:rFonts w:ascii="Arial" w:eastAsia="Times New Roman" w:hAnsi="Arial" w:cs="Arial"/>
          <w:iCs/>
          <w:sz w:val="21"/>
          <w:szCs w:val="21"/>
        </w:rPr>
        <w:t xml:space="preserve"> Discharge and the aluminum foil bag. Add 3 bags desiccant to each package. Heat seal the aluminum foil bags. And the Outer packaging is HDPE drum, seal with security seal</w:t>
      </w:r>
      <w:r w:rsidR="005A4DDF" w:rsidRPr="00401022">
        <w:rPr>
          <w:rFonts w:ascii="Arial" w:eastAsia="Times New Roman" w:hAnsi="Arial" w:cs="Arial"/>
          <w:iCs/>
          <w:sz w:val="21"/>
          <w:szCs w:val="21"/>
        </w:rPr>
        <w:t>.</w:t>
      </w:r>
    </w:p>
    <w:p w14:paraId="5340083C" w14:textId="5233EC37" w:rsidR="005A4DDF" w:rsidRPr="00401022" w:rsidRDefault="00BA532B" w:rsidP="00566B55">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It is</w:t>
      </w:r>
      <w:r w:rsidR="00C8662F">
        <w:rPr>
          <w:rFonts w:ascii="Arial" w:eastAsia="Times New Roman" w:hAnsi="Arial" w:cs="Arial"/>
          <w:iCs/>
          <w:sz w:val="21"/>
          <w:szCs w:val="21"/>
        </w:rPr>
        <w:t xml:space="preserve"> </w:t>
      </w:r>
      <w:r w:rsidR="00066CAE" w:rsidRPr="00401022">
        <w:rPr>
          <w:rFonts w:ascii="Arial" w:eastAsia="Times New Roman" w:hAnsi="Arial" w:cs="Arial"/>
          <w:iCs/>
          <w:sz w:val="21"/>
          <w:szCs w:val="21"/>
        </w:rPr>
        <w:t>confirmed</w:t>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packaging configuration will be used in the PPQ campaign as in </w:t>
      </w:r>
      <w:r w:rsidR="00D4728A" w:rsidRPr="00401022">
        <w:rPr>
          <w:rFonts w:ascii="Arial" w:eastAsia="Times New Roman" w:hAnsi="Arial" w:cs="Arial"/>
          <w:iCs/>
          <w:sz w:val="21"/>
          <w:szCs w:val="21"/>
        </w:rPr>
        <w:t>the Full Scale non-saleable batch</w:t>
      </w:r>
      <w:r w:rsidRPr="00401022">
        <w:rPr>
          <w:rFonts w:ascii="Arial" w:eastAsia="Times New Roman" w:hAnsi="Arial" w:cs="Arial"/>
          <w:iCs/>
          <w:sz w:val="21"/>
          <w:szCs w:val="21"/>
        </w:rPr>
        <w:t>.</w:t>
      </w:r>
    </w:p>
    <w:p w14:paraId="49BF9250" w14:textId="31614D5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41" w:name="_Toc244012624"/>
      <w:r w:rsidRPr="00401022">
        <w:rPr>
          <w:rFonts w:ascii="Arial" w:eastAsia="Times New Roman" w:hAnsi="Arial" w:cs="Arial"/>
          <w:b/>
          <w:bCs/>
          <w:sz w:val="21"/>
          <w:szCs w:val="21"/>
        </w:rPr>
        <w:t>10</w:t>
      </w:r>
      <w:r w:rsidR="005A4DDF" w:rsidRPr="00401022">
        <w:rPr>
          <w:rFonts w:ascii="Arial" w:eastAsia="Times New Roman" w:hAnsi="Arial" w:cs="Arial"/>
          <w:b/>
          <w:bCs/>
          <w:sz w:val="21"/>
          <w:szCs w:val="21"/>
        </w:rPr>
        <w:t>. Conclusion</w:t>
      </w:r>
      <w:bookmarkEnd w:id="1841"/>
    </w:p>
    <w:p w14:paraId="2FE9BE52" w14:textId="345E2549" w:rsidR="00357091" w:rsidRPr="00401022" w:rsidRDefault="00357091" w:rsidP="00C8662F">
      <w:pPr>
        <w:spacing w:beforeLines="50" w:before="120" w:afterLines="50" w:after="120" w:line="360" w:lineRule="auto"/>
        <w:contextualSpacing/>
        <w:jc w:val="both"/>
        <w:rPr>
          <w:rFonts w:ascii="Arial" w:eastAsia="Times New Roman" w:hAnsi="Arial" w:cs="Arial"/>
          <w:color w:val="0000FF"/>
          <w:sz w:val="21"/>
          <w:szCs w:val="21"/>
        </w:rPr>
      </w:pPr>
      <w:r w:rsidRPr="00401022">
        <w:rPr>
          <w:rFonts w:ascii="Arial" w:eastAsia="Times New Roman" w:hAnsi="Arial" w:cs="Arial"/>
          <w:color w:val="0000FF"/>
          <w:sz w:val="21"/>
          <w:szCs w:val="21"/>
        </w:rPr>
        <w:t xml:space="preserve">In summary, for the LSN4182924 / ASYM-140020 technology transfer. </w:t>
      </w:r>
      <w:r w:rsidR="004420D1" w:rsidRPr="00401022">
        <w:rPr>
          <w:rFonts w:ascii="Arial" w:eastAsia="Times New Roman" w:hAnsi="Arial" w:cs="Arial"/>
          <w:iCs/>
          <w:color w:val="0000FF"/>
          <w:sz w:val="21"/>
          <w:szCs w:val="21"/>
        </w:rPr>
        <w:t>There ar</w:t>
      </w:r>
      <w:r w:rsidR="008C2C8F" w:rsidRPr="00401022">
        <w:rPr>
          <w:rFonts w:ascii="Arial" w:eastAsia="Times New Roman" w:hAnsi="Arial" w:cs="Arial"/>
          <w:iCs/>
          <w:color w:val="0000FF"/>
          <w:sz w:val="21"/>
          <w:szCs w:val="21"/>
        </w:rPr>
        <w:t>e no changes to P</w:t>
      </w:r>
      <w:r w:rsidR="004420D1" w:rsidRPr="00401022">
        <w:rPr>
          <w:rFonts w:ascii="Arial" w:eastAsia="Times New Roman" w:hAnsi="Arial" w:cs="Arial"/>
          <w:iCs/>
          <w:color w:val="0000FF"/>
          <w:sz w:val="21"/>
          <w:szCs w:val="21"/>
        </w:rPr>
        <w:t>articipant Team</w:t>
      </w:r>
      <w:r w:rsidR="008C2C8F" w:rsidRPr="00401022">
        <w:rPr>
          <w:rFonts w:ascii="Arial" w:eastAsia="Times New Roman" w:hAnsi="Arial" w:cs="Arial"/>
          <w:iCs/>
          <w:color w:val="0000FF"/>
          <w:sz w:val="21"/>
          <w:szCs w:val="21"/>
        </w:rPr>
        <w:t>, Raw</w:t>
      </w:r>
      <w:r w:rsidR="004420D1" w:rsidRPr="00401022">
        <w:rPr>
          <w:rFonts w:ascii="Arial" w:eastAsia="Times New Roman" w:hAnsi="Arial" w:cs="Arial"/>
          <w:iCs/>
          <w:color w:val="0000FF"/>
          <w:sz w:val="21"/>
          <w:szCs w:val="21"/>
        </w:rPr>
        <w:t xml:space="preserve"> </w:t>
      </w:r>
      <w:r w:rsidR="008C2C8F" w:rsidRPr="00401022">
        <w:rPr>
          <w:rFonts w:ascii="Arial" w:eastAsia="Times New Roman" w:hAnsi="Arial" w:cs="Arial"/>
          <w:iCs/>
          <w:color w:val="0000FF"/>
          <w:sz w:val="21"/>
          <w:szCs w:val="21"/>
        </w:rPr>
        <w:t>M</w:t>
      </w:r>
      <w:r w:rsidR="004420D1" w:rsidRPr="00401022">
        <w:rPr>
          <w:rFonts w:ascii="Arial" w:eastAsia="Times New Roman" w:hAnsi="Arial" w:cs="Arial"/>
          <w:iCs/>
          <w:color w:val="0000FF"/>
          <w:sz w:val="21"/>
          <w:szCs w:val="21"/>
        </w:rPr>
        <w:t>aterial</w:t>
      </w:r>
      <w:r w:rsidRPr="00401022">
        <w:rPr>
          <w:rFonts w:ascii="Arial" w:eastAsia="Times New Roman" w:hAnsi="Arial" w:cs="Arial"/>
          <w:iCs/>
          <w:color w:val="0000FF"/>
          <w:sz w:val="21"/>
          <w:szCs w:val="21"/>
        </w:rPr>
        <w:t xml:space="preserve"> Supplier information.</w:t>
      </w:r>
      <w:del w:id="1842" w:author="Johan Granander" w:date="2026-08-07T12:19:00Z">
        <w:r w:rsidR="008C2C8F" w:rsidRPr="00401022" w:rsidDel="00303359">
          <w:rPr>
            <w:rFonts w:ascii="Arial" w:eastAsia="Times New Roman" w:hAnsi="Arial" w:cs="Arial"/>
            <w:iCs/>
            <w:color w:val="0000FF"/>
            <w:sz w:val="21"/>
            <w:szCs w:val="21"/>
          </w:rPr>
          <w:delText xml:space="preserve">, </w:delText>
        </w:r>
      </w:del>
      <w:ins w:id="1843" w:author="Johan Granander" w:date="2026-08-07T12:19:00Z">
        <w:r w:rsidR="00303359" w:rsidRPr="00401022">
          <w:rPr>
            <w:rFonts w:ascii="Arial" w:eastAsia="Times New Roman" w:hAnsi="Arial" w:cs="Arial"/>
            <w:iCs/>
            <w:color w:val="0000FF"/>
            <w:sz w:val="21"/>
            <w:szCs w:val="21"/>
          </w:rPr>
          <w:t xml:space="preserve"> </w:t>
        </w:r>
      </w:ins>
      <w:r w:rsidRPr="00401022">
        <w:rPr>
          <w:rFonts w:ascii="Arial" w:eastAsia="Times New Roman" w:hAnsi="Arial" w:cs="Arial"/>
          <w:color w:val="0000FF"/>
          <w:sz w:val="21"/>
          <w:szCs w:val="21"/>
        </w:rPr>
        <w:t>Multiple optimization items and method adjustments have been identified across raw material control, process operation, equipment facility and analytical method domains, with no critical or major gaps impacting process consistency and product Critical Quality Attributes (CQAs) observed.</w:t>
      </w:r>
    </w:p>
    <w:p w14:paraId="72B45B41" w14:textId="77777777" w:rsidR="00357091" w:rsidRPr="00401022" w:rsidRDefault="00357091" w:rsidP="00C8662F">
      <w:pPr>
        <w:spacing w:after="0" w:line="360" w:lineRule="auto"/>
        <w:jc w:val="both"/>
        <w:rPr>
          <w:rFonts w:ascii="Arial" w:eastAsia="Times New Roman" w:hAnsi="Arial" w:cs="Arial"/>
          <w:sz w:val="21"/>
          <w:szCs w:val="21"/>
        </w:rPr>
      </w:pPr>
      <w:r w:rsidRPr="00401022">
        <w:rPr>
          <w:rFonts w:ascii="Arial" w:eastAsia="Times New Roman" w:hAnsi="Arial" w:cs="Arial"/>
          <w:sz w:val="21"/>
          <w:szCs w:val="21"/>
        </w:rPr>
        <w:t>The identified adjustments are categorized as follows:</w:t>
      </w:r>
    </w:p>
    <w:p w14:paraId="7314D3DA" w14:textId="77777777"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1844"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Pr="00524DE7">
        <w:rPr>
          <w:rFonts w:ascii="Arial" w:eastAsia="Times New Roman" w:hAnsi="Arial" w:cs="Arial"/>
          <w:bCs/>
          <w:sz w:val="18"/>
          <w:szCs w:val="18"/>
        </w:rPr>
        <w:t xml:space="preserve">The Changed </w:t>
      </w:r>
      <w:r w:rsidRPr="00524DE7">
        <w:rPr>
          <w:rFonts w:ascii="Arial" w:eastAsia="Times New Roman" w:hAnsi="Arial" w:cs="Arial"/>
          <w:sz w:val="18"/>
          <w:szCs w:val="18"/>
        </w:rPr>
        <w:t>documented are grouped into five categories (For details of related changes, refer to Change-CPo140020-030104.01)</w:t>
      </w:r>
      <w:r w:rsidRPr="00524DE7">
        <w:rPr>
          <w:rFonts w:ascii="Arial" w:eastAsia="Times New Roman" w:hAnsi="Arial" w:cs="Arial"/>
          <w:bCs/>
          <w:sz w:val="18"/>
          <w:szCs w:val="18"/>
        </w:rPr>
        <w:t xml:space="preserve">: </w:t>
      </w:r>
    </w:p>
    <w:p w14:paraId="011059F8"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B5837AA"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325C53EB"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1B0C379D"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3EBE4253"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24033E26" w14:textId="189335D9"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1845"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r w:rsidR="006912B2">
        <w:rPr>
          <w:rFonts w:ascii="Arial" w:eastAsia="Times New Roman" w:hAnsi="Arial" w:cs="Arial"/>
          <w:sz w:val="18"/>
          <w:szCs w:val="18"/>
        </w:rPr>
        <w:t>documented are grouped into three</w:t>
      </w:r>
      <w:r w:rsidRPr="00524DE7">
        <w:rPr>
          <w:rFonts w:ascii="Arial" w:eastAsia="Times New Roman" w:hAnsi="Arial" w:cs="Arial"/>
          <w:sz w:val="18"/>
          <w:szCs w:val="18"/>
        </w:rPr>
        <w:t xml:space="preserve"> categories (For details of related changes, refer to Change-CPo140020-030204.01)</w:t>
      </w:r>
      <w:r w:rsidRPr="00524DE7">
        <w:rPr>
          <w:rFonts w:ascii="Arial" w:eastAsia="Times New Roman" w:hAnsi="Arial" w:cs="Arial"/>
          <w:bCs/>
          <w:sz w:val="18"/>
          <w:szCs w:val="18"/>
        </w:rPr>
        <w:t xml:space="preserve">: </w:t>
      </w:r>
    </w:p>
    <w:p w14:paraId="2B740309" w14:textId="77777777"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lastRenderedPageBreak/>
        <w:t>MOR documentation and GMP enhancements (Incident Log, dual-person verification, expanded pre-charging and visual-inspection checklists, and clarified roles and records);</w:t>
      </w:r>
    </w:p>
    <w:p w14:paraId="1CA531D6" w14:textId="77777777"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仿宋_GB2312" w:hAnsi="Arial" w:cs="Arial"/>
          <w:color w:val="000000" w:themeColor="text1"/>
          <w:sz w:val="18"/>
          <w:szCs w:val="18"/>
        </w:rPr>
        <w:t>.</w:t>
      </w:r>
      <w:r w:rsidRPr="00524DE7">
        <w:rPr>
          <w:rFonts w:ascii="Arial" w:eastAsia="Times New Roman" w:hAnsi="Arial" w:cs="Arial"/>
          <w:sz w:val="18"/>
          <w:szCs w:val="18"/>
        </w:rPr>
        <w:t xml:space="preserve"> Other process changes</w:t>
      </w:r>
    </w:p>
    <w:p w14:paraId="08758FC0" w14:textId="77777777"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w:t>
      </w:r>
      <w:r w:rsidRPr="00524DE7">
        <w:rPr>
          <w:rFonts w:ascii="Arial" w:eastAsia="仿宋_GB2312" w:hAnsi="Arial" w:cs="Arial"/>
          <w:color w:val="000000" w:themeColor="text1"/>
          <w:sz w:val="18"/>
          <w:szCs w:val="18"/>
        </w:rPr>
        <w:t>The packaging operation record updated.</w:t>
      </w:r>
    </w:p>
    <w:p w14:paraId="21186449" w14:textId="70CD5554"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Equipment</w:t>
      </w:r>
      <w:r w:rsidR="001128F4">
        <w:rPr>
          <w:rFonts w:ascii="Arial" w:hAnsi="Arial" w:cs="Arial"/>
          <w:b/>
          <w:sz w:val="18"/>
          <w:szCs w:val="18"/>
        </w:rPr>
        <w:t xml:space="preserve"> adjust</w:t>
      </w:r>
      <w:r w:rsidR="00B523DB">
        <w:rPr>
          <w:rFonts w:ascii="Arial" w:hAnsi="Arial" w:cs="Arial"/>
          <w:b/>
          <w:sz w:val="18"/>
          <w:szCs w:val="18"/>
        </w:rPr>
        <w:t>ment</w:t>
      </w:r>
      <w:r w:rsidR="001128F4">
        <w:rPr>
          <w:rFonts w:ascii="Arial" w:hAnsi="Arial" w:cs="Arial"/>
          <w:b/>
          <w:sz w:val="18"/>
          <w:szCs w:val="18"/>
        </w:rPr>
        <w:t xml:space="preserve"> for PV batches</w:t>
      </w:r>
      <w:r w:rsidRPr="00524DE7">
        <w:rPr>
          <w:rFonts w:ascii="Arial" w:hAnsi="Arial" w:cs="Arial"/>
          <w:sz w:val="18"/>
          <w:szCs w:val="18"/>
        </w:rPr>
        <w:t xml:space="preserve">: </w:t>
      </w:r>
      <w:r w:rsidRPr="00524DE7">
        <w:rPr>
          <w:rFonts w:ascii="Arial" w:hAnsi="Arial" w:cs="Arial"/>
          <w:color w:val="0000FF"/>
          <w:sz w:val="18"/>
          <w:szCs w:val="18"/>
        </w:rPr>
        <w:t xml:space="preserve">The equipment (Prepared </w:t>
      </w:r>
      <w:proofErr w:type="spellStart"/>
      <w:r w:rsidRPr="00524DE7">
        <w:rPr>
          <w:rFonts w:ascii="Arial" w:hAnsi="Arial" w:cs="Arial"/>
          <w:color w:val="0000FF"/>
          <w:sz w:val="18"/>
          <w:szCs w:val="18"/>
        </w:rPr>
        <w:t>OxymaPure</w:t>
      </w:r>
      <w:proofErr w:type="spellEnd"/>
      <w:r w:rsidRPr="00524DE7">
        <w:rPr>
          <w:rFonts w:ascii="Arial" w:hAnsi="Arial" w:cs="Arial"/>
          <w:color w:val="0000FF"/>
          <w:sz w:val="18"/>
          <w:szCs w:val="18"/>
        </w:rPr>
        <w:t>/DMF Solution) is changed from the Glass-lined reactor TJ4S-</w:t>
      </w:r>
      <w:r w:rsidR="00B6416B">
        <w:rPr>
          <w:rFonts w:ascii="Arial" w:hAnsi="Arial" w:cs="Arial"/>
          <w:color w:val="0000FF"/>
          <w:sz w:val="18"/>
          <w:szCs w:val="18"/>
        </w:rPr>
        <w:t xml:space="preserve">1213-R21 to the Agitation tank </w:t>
      </w:r>
      <w:r w:rsidRPr="00524DE7">
        <w:rPr>
          <w:rFonts w:ascii="Arial" w:hAnsi="Arial" w:cs="Arial"/>
          <w:color w:val="0000FF"/>
          <w:sz w:val="18"/>
          <w:szCs w:val="18"/>
        </w:rPr>
        <w:t xml:space="preserve">TJ4S-1200-AT02. The equipment (Prepared Capping Solution- Ac2O/ Pyridine) is changed from </w:t>
      </w:r>
      <w:r w:rsidRPr="00524DE7">
        <w:rPr>
          <w:rFonts w:ascii="Arial" w:eastAsia="仿宋_GB2312" w:hAnsi="Arial" w:cs="Arial"/>
          <w:color w:val="0000FF"/>
          <w:sz w:val="18"/>
          <w:szCs w:val="18"/>
        </w:rPr>
        <w:t>Activation tank TJ4S-1213-Sy15-R01</w:t>
      </w:r>
      <w:r w:rsidRPr="00524DE7">
        <w:rPr>
          <w:rFonts w:ascii="Arial" w:hAnsi="Arial" w:cs="Arial"/>
          <w:color w:val="0000FF"/>
          <w:sz w:val="18"/>
          <w:szCs w:val="18"/>
        </w:rPr>
        <w:t xml:space="preserve"> to the </w:t>
      </w:r>
      <w:proofErr w:type="spellStart"/>
      <w:r w:rsidRPr="00524DE7">
        <w:rPr>
          <w:rFonts w:ascii="Arial" w:hAnsi="Arial" w:cs="Arial"/>
          <w:color w:val="0000FF"/>
          <w:sz w:val="18"/>
          <w:szCs w:val="18"/>
        </w:rPr>
        <w:t>the</w:t>
      </w:r>
      <w:proofErr w:type="spellEnd"/>
      <w:r w:rsidRPr="00524DE7">
        <w:rPr>
          <w:rFonts w:ascii="Arial" w:hAnsi="Arial" w:cs="Arial"/>
          <w:color w:val="0000FF"/>
          <w:sz w:val="18"/>
          <w:szCs w:val="18"/>
        </w:rPr>
        <w:t xml:space="preserve"> G</w:t>
      </w:r>
      <w:r w:rsidR="000A0392">
        <w:rPr>
          <w:rFonts w:ascii="Arial" w:hAnsi="Arial" w:cs="Arial"/>
          <w:color w:val="0000FF"/>
          <w:sz w:val="18"/>
          <w:szCs w:val="18"/>
        </w:rPr>
        <w:t>lass-lined reactor TJ4S-1213-R22</w:t>
      </w:r>
      <w:r w:rsidRPr="00524DE7">
        <w:rPr>
          <w:rFonts w:ascii="Arial" w:hAnsi="Arial" w:cs="Arial"/>
          <w:color w:val="0000FF"/>
          <w:sz w:val="18"/>
          <w:szCs w:val="18"/>
        </w:rPr>
        <w:t>.</w:t>
      </w:r>
    </w:p>
    <w:p w14:paraId="3FCC0C73" w14:textId="3C046079" w:rsidR="003258D4" w:rsidRPr="001128F4"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b/>
          <w:sz w:val="18"/>
          <w:szCs w:val="18"/>
        </w:rPr>
      </w:pPr>
      <w:r w:rsidRPr="001128F4">
        <w:rPr>
          <w:rFonts w:ascii="Arial" w:hAnsi="Arial" w:cs="Arial"/>
          <w:b/>
          <w:sz w:val="18"/>
          <w:szCs w:val="18"/>
          <w:rPrChange w:id="1846" w:author="Yu Lin Zhao" w:date="2026-08-01T11:20:00Z">
            <w:rPr>
              <w:rFonts w:ascii="Arial" w:eastAsia="Times New Roman" w:hAnsi="Arial" w:cs="Arial"/>
              <w:bCs/>
              <w:color w:val="404040"/>
              <w:sz w:val="18"/>
              <w:szCs w:val="18"/>
            </w:rPr>
          </w:rPrChange>
        </w:rPr>
        <w:t xml:space="preserve">Raw Material </w:t>
      </w:r>
      <w:r w:rsidRPr="001128F4">
        <w:rPr>
          <w:rFonts w:ascii="Arial" w:hAnsi="Arial" w:cs="Arial"/>
          <w:b/>
          <w:sz w:val="18"/>
          <w:szCs w:val="18"/>
        </w:rPr>
        <w:t xml:space="preserve">&amp; </w:t>
      </w:r>
      <w:r w:rsidRPr="001128F4">
        <w:rPr>
          <w:rFonts w:ascii="Arial" w:hAnsi="Arial" w:cs="Arial"/>
          <w:b/>
          <w:sz w:val="18"/>
          <w:szCs w:val="18"/>
          <w:rPrChange w:id="1847" w:author="Yu Lin Zhao" w:date="2026-08-01T11:20:00Z">
            <w:rPr>
              <w:rFonts w:ascii="Arial" w:eastAsia="Times New Roman" w:hAnsi="Arial" w:cs="Arial"/>
              <w:bCs/>
              <w:color w:val="404040"/>
              <w:sz w:val="18"/>
              <w:szCs w:val="18"/>
            </w:rPr>
          </w:rPrChange>
        </w:rPr>
        <w:t>Specifications</w:t>
      </w:r>
    </w:p>
    <w:p w14:paraId="12068001" w14:textId="77777777" w:rsidR="003258D4" w:rsidRPr="00524DE7" w:rsidRDefault="003258D4" w:rsidP="00855BE9">
      <w:pPr>
        <w:pStyle w:val="af"/>
        <w:numPr>
          <w:ilvl w:val="0"/>
          <w:numId w:val="160"/>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1E69733E" w14:textId="77777777" w:rsidR="003258D4" w:rsidRPr="00524DE7" w:rsidRDefault="003258D4" w:rsidP="00855BE9">
      <w:pPr>
        <w:pStyle w:val="af"/>
        <w:numPr>
          <w:ilvl w:val="0"/>
          <w:numId w:val="160"/>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 xml:space="preserve">In-Process Control (IPC) Items of Step 1 &amp; Step 2: </w:t>
      </w:r>
    </w:p>
    <w:p w14:paraId="4E76D2EF" w14:textId="6298D93E" w:rsidR="003258D4" w:rsidRPr="00524DE7" w:rsidRDefault="003258D4" w:rsidP="003258D4">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 xml:space="preserve">1). </w:t>
      </w:r>
      <w:proofErr w:type="gramStart"/>
      <w:r w:rsidRPr="00524DE7">
        <w:rPr>
          <w:rFonts w:ascii="Arial" w:hAnsi="Arial" w:cs="Arial"/>
          <w:sz w:val="18"/>
          <w:szCs w:val="18"/>
        </w:rPr>
        <w:t>T</w:t>
      </w:r>
      <w:ins w:id="1848" w:author="Xuning Wei12232" w:date="2026-08-21T18:34:00Z">
        <w:r w:rsidRPr="00524DE7">
          <w:rPr>
            <w:rFonts w:ascii="Arial" w:eastAsia="仿宋_GB2312" w:hAnsi="Arial" w:cs="Arial"/>
            <w:sz w:val="18"/>
            <w:szCs w:val="18"/>
            <w:rPrChange w:id="1849" w:author="Xuning Wei12232" w:date="2026-08-21T18:39:00Z">
              <w:rPr>
                <w:rFonts w:eastAsia="仿宋_GB2312"/>
                <w:sz w:val="20"/>
                <w:szCs w:val="20"/>
              </w:rPr>
            </w:rPrChange>
          </w:rPr>
          <w:t>he</w:t>
        </w:r>
        <w:proofErr w:type="gramEnd"/>
        <w:r w:rsidRPr="00524DE7">
          <w:rPr>
            <w:rFonts w:ascii="Arial" w:eastAsia="仿宋_GB2312" w:hAnsi="Arial" w:cs="Arial"/>
            <w:sz w:val="18"/>
            <w:szCs w:val="18"/>
            <w:rPrChange w:id="1850" w:author="Xuning Wei12232" w:date="2026-08-21T18:39:00Z">
              <w:rPr>
                <w:rFonts w:eastAsia="仿宋_GB2312"/>
                <w:sz w:val="20"/>
                <w:szCs w:val="20"/>
              </w:rPr>
            </w:rPrChange>
          </w:rPr>
          <w:t xml:space="preserve"> analytical methods</w:t>
        </w:r>
      </w:ins>
      <w:ins w:id="1851" w:author="Xuning Wei12232" w:date="2026-08-21T18:35:00Z">
        <w:r w:rsidRPr="00524DE7">
          <w:rPr>
            <w:rFonts w:ascii="Arial" w:eastAsia="仿宋_GB2312" w:hAnsi="Arial" w:cs="Arial"/>
            <w:sz w:val="18"/>
            <w:szCs w:val="18"/>
            <w:rPrChange w:id="1852" w:author="Xuning Wei12232" w:date="2026-08-21T18:39:00Z">
              <w:rPr>
                <w:rFonts w:eastAsia="仿宋_GB2312"/>
                <w:sz w:val="20"/>
                <w:szCs w:val="20"/>
              </w:rPr>
            </w:rPrChange>
          </w:rPr>
          <w:t xml:space="preserve"> (</w:t>
        </w:r>
      </w:ins>
      <w:proofErr w:type="spellStart"/>
      <w:ins w:id="1853" w:author="Xuning Wei12232" w:date="2026-08-21T18:36:00Z">
        <w:r w:rsidRPr="00524DE7">
          <w:rPr>
            <w:rFonts w:ascii="Arial" w:eastAsia="仿宋_GB2312" w:hAnsi="Arial" w:cs="Arial"/>
            <w:sz w:val="18"/>
            <w:szCs w:val="18"/>
            <w:rPrChange w:id="1854" w:author="Xuning Wei12232" w:date="2026-08-21T18:39:00Z">
              <w:rPr>
                <w:rFonts w:eastAsia="仿宋_GB2312"/>
                <w:sz w:val="20"/>
                <w:szCs w:val="20"/>
              </w:rPr>
            </w:rPrChange>
          </w:rPr>
          <w:t>Ninhydrin</w:t>
        </w:r>
        <w:proofErr w:type="spellEnd"/>
        <w:r w:rsidRPr="00524DE7">
          <w:rPr>
            <w:rFonts w:ascii="Arial" w:eastAsia="仿宋_GB2312" w:hAnsi="Arial" w:cs="Arial"/>
            <w:sz w:val="18"/>
            <w:szCs w:val="18"/>
            <w:rPrChange w:id="1855" w:author="Xuning Wei12232" w:date="2026-08-21T18:39:00Z">
              <w:rPr>
                <w:rFonts w:eastAsia="仿宋_GB2312"/>
                <w:color w:val="0000FF"/>
                <w:sz w:val="20"/>
                <w:szCs w:val="20"/>
              </w:rPr>
            </w:rPrChange>
          </w:rPr>
          <w:t xml:space="preserve"> test</w:t>
        </w:r>
        <w:r w:rsidRPr="00524DE7">
          <w:rPr>
            <w:rFonts w:ascii="Arial" w:hAnsi="Arial" w:cs="Arial"/>
            <w:sz w:val="18"/>
            <w:szCs w:val="18"/>
            <w:rPrChange w:id="1856" w:author="Xuning Wei12232" w:date="2026-08-21T18:39:00Z">
              <w:rPr>
                <w:color w:val="0000FF"/>
                <w:sz w:val="20"/>
                <w:szCs w:val="20"/>
              </w:rPr>
            </w:rPrChange>
          </w:rPr>
          <w:t>: AM-140020-029, B</w:t>
        </w:r>
        <w:r w:rsidRPr="00524DE7">
          <w:rPr>
            <w:rFonts w:ascii="Arial" w:eastAsia="仿宋_GB2312" w:hAnsi="Arial" w:cs="Arial"/>
            <w:sz w:val="18"/>
            <w:szCs w:val="18"/>
            <w:rPrChange w:id="1857" w:author="Xuning Wei12232" w:date="2026-08-21T18:39:00Z">
              <w:rPr>
                <w:rFonts w:eastAsia="仿宋_GB2312"/>
                <w:color w:val="0000FF"/>
                <w:sz w:val="20"/>
                <w:szCs w:val="20"/>
              </w:rPr>
            </w:rPrChange>
          </w:rPr>
          <w:t>romophenol blue test</w:t>
        </w:r>
        <w:r w:rsidRPr="00524DE7">
          <w:rPr>
            <w:rFonts w:ascii="Arial" w:hAnsi="Arial" w:cs="Arial"/>
            <w:sz w:val="18"/>
            <w:szCs w:val="18"/>
            <w:rPrChange w:id="1858" w:author="Xuning Wei12232" w:date="2026-08-21T18:39:00Z">
              <w:rPr>
                <w:color w:val="0000FF"/>
                <w:sz w:val="20"/>
                <w:szCs w:val="20"/>
              </w:rPr>
            </w:rPrChange>
          </w:rPr>
          <w:t xml:space="preserve">: AM-140020-031 and </w:t>
        </w:r>
        <w:proofErr w:type="spellStart"/>
        <w:r w:rsidRPr="00524DE7">
          <w:rPr>
            <w:rFonts w:ascii="Arial" w:hAnsi="Arial" w:cs="Arial"/>
            <w:sz w:val="18"/>
            <w:szCs w:val="18"/>
            <w:rPrChange w:id="1859" w:author="Xuning Wei12232" w:date="2026-08-21T18:39:00Z">
              <w:rPr>
                <w:color w:val="0000FF"/>
                <w:sz w:val="20"/>
                <w:szCs w:val="20"/>
              </w:rPr>
            </w:rPrChange>
          </w:rPr>
          <w:t>C</w:t>
        </w:r>
        <w:r w:rsidRPr="00524DE7">
          <w:rPr>
            <w:rFonts w:ascii="Arial" w:eastAsia="仿宋_GB2312" w:hAnsi="Arial" w:cs="Arial"/>
            <w:sz w:val="18"/>
            <w:szCs w:val="18"/>
            <w:rPrChange w:id="1860" w:author="Xuning Wei12232" w:date="2026-08-21T18:39:00Z">
              <w:rPr>
                <w:rFonts w:eastAsia="仿宋_GB2312"/>
                <w:color w:val="0000FF"/>
                <w:sz w:val="20"/>
                <w:szCs w:val="20"/>
              </w:rPr>
            </w:rPrChange>
          </w:rPr>
          <w:t>hloranil</w:t>
        </w:r>
        <w:proofErr w:type="spellEnd"/>
        <w:r w:rsidRPr="00524DE7">
          <w:rPr>
            <w:rFonts w:ascii="Arial" w:eastAsia="仿宋_GB2312" w:hAnsi="Arial" w:cs="Arial"/>
            <w:sz w:val="18"/>
            <w:szCs w:val="18"/>
            <w:rPrChange w:id="1861" w:author="Xuning Wei12232" w:date="2026-08-21T18:39:00Z">
              <w:rPr>
                <w:rFonts w:eastAsia="仿宋_GB2312"/>
                <w:color w:val="0000FF"/>
                <w:sz w:val="20"/>
                <w:szCs w:val="20"/>
              </w:rPr>
            </w:rPrChange>
          </w:rPr>
          <w:t xml:space="preserve"> test:</w:t>
        </w:r>
        <w:r w:rsidRPr="00524DE7">
          <w:rPr>
            <w:rFonts w:ascii="Arial" w:hAnsi="Arial" w:cs="Arial"/>
            <w:sz w:val="18"/>
            <w:szCs w:val="18"/>
            <w:rPrChange w:id="1862" w:author="Xuning Wei12232" w:date="2026-08-21T18:39:00Z">
              <w:rPr>
                <w:color w:val="0000FF"/>
                <w:sz w:val="20"/>
                <w:szCs w:val="20"/>
              </w:rPr>
            </w:rPrChange>
          </w:rPr>
          <w:t xml:space="preserve"> AM-140020-03</w:t>
        </w:r>
      </w:ins>
      <w:r w:rsidR="00594AC0">
        <w:rPr>
          <w:rFonts w:ascii="Arial" w:hAnsi="Arial" w:cs="Arial"/>
          <w:sz w:val="18"/>
          <w:szCs w:val="18"/>
        </w:rPr>
        <w:t>0</w:t>
      </w:r>
      <w:ins w:id="1863" w:author="Xuning Wei12232" w:date="2026-08-21T18:36:00Z">
        <w:r w:rsidRPr="00524DE7">
          <w:rPr>
            <w:rFonts w:ascii="Arial" w:eastAsia="仿宋_GB2312" w:hAnsi="Arial" w:cs="Arial"/>
            <w:sz w:val="18"/>
            <w:szCs w:val="18"/>
            <w:rPrChange w:id="1864" w:author="Xuning Wei12232" w:date="2026-08-21T18:39:00Z">
              <w:rPr>
                <w:rFonts w:eastAsia="仿宋_GB2312"/>
                <w:sz w:val="20"/>
                <w:szCs w:val="20"/>
              </w:rPr>
            </w:rPrChange>
          </w:rPr>
          <w:t>)</w:t>
        </w:r>
      </w:ins>
      <w:ins w:id="1865" w:author="Xuning Wei12232" w:date="2026-08-21T18:35:00Z">
        <w:r w:rsidRPr="00524DE7">
          <w:rPr>
            <w:rFonts w:ascii="Arial" w:eastAsia="仿宋_GB2312" w:hAnsi="Arial" w:cs="Arial"/>
            <w:sz w:val="18"/>
            <w:szCs w:val="18"/>
            <w:rPrChange w:id="1866" w:author="Xuning Wei12232" w:date="2026-08-21T18:39:00Z">
              <w:rPr>
                <w:rFonts w:eastAsia="仿宋_GB2312"/>
                <w:sz w:val="20"/>
                <w:szCs w:val="20"/>
              </w:rPr>
            </w:rPrChange>
          </w:rPr>
          <w:t xml:space="preserve"> </w:t>
        </w:r>
      </w:ins>
      <w:ins w:id="1867" w:author="Xuning Wei12232" w:date="2026-08-21T18:38:00Z">
        <w:r w:rsidRPr="00524DE7">
          <w:rPr>
            <w:rFonts w:ascii="Arial" w:eastAsia="仿宋_GB2312" w:hAnsi="Arial" w:cs="Arial"/>
            <w:sz w:val="18"/>
            <w:szCs w:val="18"/>
          </w:rPr>
          <w:t>duri</w:t>
        </w:r>
      </w:ins>
      <w:ins w:id="1868" w:author="Xuning Wei12232" w:date="2026-08-21T18:39:00Z">
        <w:r w:rsidRPr="00524DE7">
          <w:rPr>
            <w:rFonts w:ascii="Arial" w:eastAsia="仿宋_GB2312" w:hAnsi="Arial" w:cs="Arial"/>
            <w:sz w:val="18"/>
            <w:szCs w:val="18"/>
          </w:rPr>
          <w:t>n</w:t>
        </w:r>
      </w:ins>
      <w:ins w:id="1869" w:author="Xuning Wei12232" w:date="2026-08-21T18:38:00Z">
        <w:r w:rsidRPr="00524DE7">
          <w:rPr>
            <w:rFonts w:ascii="Arial" w:eastAsia="仿宋_GB2312" w:hAnsi="Arial" w:cs="Arial"/>
            <w:sz w:val="18"/>
            <w:szCs w:val="18"/>
          </w:rPr>
          <w:t xml:space="preserve">g </w:t>
        </w:r>
      </w:ins>
      <w:ins w:id="1870" w:author="Xuning Wei12232" w:date="2026-08-21T18:35:00Z">
        <w:r w:rsidRPr="00524DE7">
          <w:rPr>
            <w:rFonts w:ascii="Arial" w:hAnsi="Arial" w:cs="Arial"/>
            <w:sz w:val="18"/>
            <w:szCs w:val="18"/>
            <w:rPrChange w:id="1871" w:author="Xuning Wei12232" w:date="2026-08-21T18:39:00Z">
              <w:rPr>
                <w:rFonts w:ascii="Arial" w:hAnsi="Arial" w:cs="Arial"/>
                <w:color w:val="000000" w:themeColor="text1"/>
                <w:sz w:val="18"/>
                <w:szCs w:val="18"/>
              </w:rPr>
            </w:rPrChange>
          </w:rPr>
          <w:t>PPQ campaign</w:t>
        </w:r>
        <w:commentRangeStart w:id="1872"/>
        <w:commentRangeStart w:id="1873"/>
        <w:commentRangeEnd w:id="1872"/>
        <w:r w:rsidRPr="00524DE7">
          <w:rPr>
            <w:rStyle w:val="CommentReference"/>
            <w:rFonts w:ascii="Arial" w:hAnsi="Arial" w:cs="Arial"/>
            <w:sz w:val="18"/>
            <w:szCs w:val="18"/>
            <w:rPrChange w:id="1874" w:author="Xuning Wei12232" w:date="2026-08-21T18:39:00Z">
              <w:rPr>
                <w:rStyle w:val="CommentReference"/>
                <w:rFonts w:ascii="Arial" w:hAnsi="Arial" w:cs="Arial"/>
                <w:color w:val="000000" w:themeColor="text1"/>
                <w:sz w:val="18"/>
                <w:szCs w:val="18"/>
              </w:rPr>
            </w:rPrChange>
          </w:rPr>
          <w:commentReference w:id="1872"/>
        </w:r>
        <w:commentRangeEnd w:id="1873"/>
        <w:r w:rsidRPr="00524DE7">
          <w:rPr>
            <w:rStyle w:val="CommentReference"/>
            <w:rFonts w:ascii="Arial" w:hAnsi="Arial" w:cs="Arial"/>
            <w:sz w:val="18"/>
            <w:szCs w:val="18"/>
          </w:rPr>
          <w:commentReference w:id="1873"/>
        </w:r>
        <w:r w:rsidRPr="00524DE7">
          <w:rPr>
            <w:rFonts w:ascii="Arial" w:hAnsi="Arial" w:cs="Arial"/>
            <w:sz w:val="18"/>
            <w:szCs w:val="18"/>
            <w:rPrChange w:id="1875" w:author="Xuning Wei12232" w:date="2026-08-21T18:39:00Z">
              <w:rPr>
                <w:rFonts w:ascii="Arial" w:hAnsi="Arial" w:cs="Arial"/>
                <w:color w:val="000000" w:themeColor="text1"/>
                <w:sz w:val="18"/>
                <w:szCs w:val="18"/>
              </w:rPr>
            </w:rPrChange>
          </w:rPr>
          <w:t xml:space="preserve"> </w:t>
        </w:r>
      </w:ins>
      <w:ins w:id="1876" w:author="Xuning Wei12232" w:date="2026-08-21T18:34:00Z">
        <w:r w:rsidRPr="00524DE7">
          <w:rPr>
            <w:rFonts w:ascii="Arial" w:eastAsia="仿宋_GB2312" w:hAnsi="Arial" w:cs="Arial"/>
            <w:sz w:val="18"/>
            <w:szCs w:val="18"/>
            <w:rPrChange w:id="1877" w:author="Xuning Wei12232" w:date="2026-08-21T18:39:00Z">
              <w:rPr>
                <w:rFonts w:eastAsia="仿宋_GB2312"/>
                <w:sz w:val="20"/>
                <w:szCs w:val="20"/>
              </w:rPr>
            </w:rPrChange>
          </w:rPr>
          <w:t>has been validated</w:t>
        </w:r>
      </w:ins>
      <w:r w:rsidRPr="00524DE7">
        <w:rPr>
          <w:rFonts w:ascii="Arial" w:eastAsia="仿宋_GB2312" w:hAnsi="Arial" w:cs="Arial"/>
          <w:sz w:val="18"/>
          <w:szCs w:val="18"/>
        </w:rPr>
        <w:t>.</w:t>
      </w:r>
    </w:p>
    <w:p w14:paraId="3F870A9E" w14:textId="77777777" w:rsidR="003258D4" w:rsidRPr="00524DE7" w:rsidRDefault="003258D4" w:rsidP="003258D4">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 xml:space="preserve">2). </w:t>
      </w:r>
      <w:proofErr w:type="gramStart"/>
      <w:r w:rsidRPr="00524DE7">
        <w:rPr>
          <w:rFonts w:ascii="Arial" w:hAnsi="Arial" w:cs="Arial"/>
          <w:sz w:val="18"/>
          <w:szCs w:val="18"/>
        </w:rPr>
        <w:t>T</w:t>
      </w:r>
      <w:r w:rsidRPr="00524DE7">
        <w:rPr>
          <w:rFonts w:ascii="Arial" w:hAnsi="Arial" w:cs="Arial"/>
          <w:color w:val="0000FF"/>
          <w:sz w:val="18"/>
          <w:szCs w:val="18"/>
          <w:lang w:val="en-GB"/>
        </w:rPr>
        <w:t>he</w:t>
      </w:r>
      <w:proofErr w:type="gramEnd"/>
      <w:r w:rsidRPr="00524DE7">
        <w:rPr>
          <w:rFonts w:ascii="Arial" w:hAnsi="Arial" w:cs="Arial"/>
          <w:color w:val="0000FF"/>
          <w:sz w:val="18"/>
          <w:szCs w:val="18"/>
          <w:lang w:val="en-GB"/>
        </w:rPr>
        <w:t xml:space="preserve"> drying endpoint LOD acceptance criterion is tightened from 10.0% to 9% </w:t>
      </w:r>
      <w:r w:rsidRPr="00524DE7">
        <w:rPr>
          <w:rFonts w:ascii="Arial" w:hAnsi="Arial" w:cs="Arial"/>
          <w:color w:val="0000FF"/>
          <w:sz w:val="18"/>
          <w:szCs w:val="18"/>
        </w:rPr>
        <w:t>(w/w)</w:t>
      </w:r>
      <w:r w:rsidRPr="00524DE7">
        <w:rPr>
          <w:rFonts w:ascii="Arial" w:hAnsi="Arial" w:cs="Arial"/>
          <w:color w:val="0000FF"/>
          <w:sz w:val="18"/>
          <w:szCs w:val="18"/>
          <w:lang w:val="en-GB"/>
        </w:rPr>
        <w:t>.</w:t>
      </w:r>
    </w:p>
    <w:p w14:paraId="3AAF298A" w14:textId="77777777" w:rsidR="003258D4" w:rsidRPr="00524DE7" w:rsidRDefault="003258D4" w:rsidP="003258D4">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 xml:space="preserve">3). The </w:t>
      </w:r>
      <w:r w:rsidRPr="00524DE7">
        <w:rPr>
          <w:rFonts w:ascii="Arial" w:hAnsi="Arial" w:cs="Arial"/>
          <w:color w:val="0000FF"/>
          <w:sz w:val="18"/>
          <w:szCs w:val="18"/>
        </w:rPr>
        <w:t>In-process intermediate specifications</w:t>
      </w:r>
      <w:r w:rsidRPr="00524DE7">
        <w:rPr>
          <w:rFonts w:ascii="Arial" w:eastAsia="Times New Roman" w:hAnsi="Arial" w:cs="Arial"/>
          <w:color w:val="0000FF"/>
          <w:sz w:val="18"/>
          <w:szCs w:val="18"/>
        </w:rPr>
        <w:t xml:space="preserve"> has been removed.</w:t>
      </w:r>
    </w:p>
    <w:p w14:paraId="6CD95A50" w14:textId="77777777" w:rsidR="003258D4" w:rsidRPr="00524DE7" w:rsidRDefault="003258D4" w:rsidP="003258D4">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 xml:space="preserve">4). </w:t>
      </w:r>
      <w:proofErr w:type="gramStart"/>
      <w:r w:rsidRPr="00524DE7">
        <w:rPr>
          <w:rFonts w:ascii="Arial" w:eastAsia="Times New Roman" w:hAnsi="Arial" w:cs="Arial"/>
          <w:bCs/>
          <w:sz w:val="18"/>
          <w:szCs w:val="18"/>
        </w:rPr>
        <w:t>The</w:t>
      </w:r>
      <w:proofErr w:type="gramEnd"/>
      <w:r w:rsidRPr="00524DE7">
        <w:rPr>
          <w:rFonts w:ascii="Arial" w:eastAsia="Times New Roman" w:hAnsi="Arial" w:cs="Arial"/>
          <w:bCs/>
          <w:sz w:val="18"/>
          <w:szCs w:val="18"/>
        </w:rPr>
        <w:t xml:space="preserve"> product Quality Specification for </w:t>
      </w:r>
      <w:r w:rsidRPr="00524DE7">
        <w:rPr>
          <w:rFonts w:ascii="Arial" w:hAnsi="Arial" w:cs="Arial"/>
          <w:bCs/>
          <w:sz w:val="18"/>
          <w:szCs w:val="18"/>
        </w:rPr>
        <w:t>LSN</w:t>
      </w:r>
      <w:r w:rsidRPr="00524DE7">
        <w:rPr>
          <w:rFonts w:ascii="Arial" w:eastAsia="Times New Roman" w:hAnsi="Arial" w:cs="Arial"/>
          <w:bCs/>
          <w:sz w:val="18"/>
          <w:szCs w:val="18"/>
        </w:rPr>
        <w:t xml:space="preserve">4182924 / ASYM140020 </w:t>
      </w:r>
      <w:r w:rsidRPr="00524DE7">
        <w:rPr>
          <w:rFonts w:ascii="Arial" w:hAnsi="Arial" w:cs="Arial"/>
          <w:bCs/>
          <w:sz w:val="18"/>
          <w:szCs w:val="18"/>
        </w:rPr>
        <w:t>has been changed (</w:t>
      </w:r>
      <w:ins w:id="1878" w:author="Xuning Wei12232" w:date="2026-08-21T17:48:00Z">
        <w:r w:rsidRPr="00524DE7">
          <w:rPr>
            <w:rFonts w:ascii="Arial" w:hAnsi="Arial" w:cs="Arial"/>
            <w:sz w:val="18"/>
            <w:szCs w:val="18"/>
          </w:rPr>
          <w:t>Relevant contents have been filled in Change-140020</w:t>
        </w:r>
      </w:ins>
      <w:r w:rsidRPr="00524DE7">
        <w:rPr>
          <w:rFonts w:ascii="Arial" w:hAnsi="Arial" w:cs="Arial"/>
          <w:sz w:val="18"/>
          <w:szCs w:val="18"/>
        </w:rPr>
        <w:t>0302</w:t>
      </w:r>
      <w:ins w:id="1879" w:author="Xuning Wei12232" w:date="2026-08-21T17:48:00Z">
        <w:r w:rsidRPr="00524DE7">
          <w:rPr>
            <w:rFonts w:ascii="Arial" w:hAnsi="Arial" w:cs="Arial"/>
            <w:sz w:val="18"/>
            <w:szCs w:val="18"/>
          </w:rPr>
          <w:t>0</w:t>
        </w:r>
      </w:ins>
      <w:r w:rsidRPr="00524DE7">
        <w:rPr>
          <w:rFonts w:ascii="Arial" w:hAnsi="Arial" w:cs="Arial"/>
          <w:sz w:val="18"/>
          <w:szCs w:val="18"/>
        </w:rPr>
        <w:t>5</w:t>
      </w:r>
      <w:ins w:id="1880" w:author="Xuning Wei12232" w:date="2026-08-21T17:48:00Z">
        <w:r w:rsidRPr="00524DE7">
          <w:rPr>
            <w:rFonts w:ascii="Arial" w:hAnsi="Arial" w:cs="Arial"/>
            <w:sz w:val="18"/>
            <w:szCs w:val="18"/>
          </w:rPr>
          <w:t>.01</w:t>
        </w:r>
      </w:ins>
      <w:r w:rsidRPr="00524DE7">
        <w:rPr>
          <w:rFonts w:ascii="Arial" w:hAnsi="Arial" w:cs="Arial"/>
          <w:bCs/>
          <w:sz w:val="18"/>
          <w:szCs w:val="18"/>
        </w:rPr>
        <w:t>).</w:t>
      </w:r>
    </w:p>
    <w:p w14:paraId="15679E78" w14:textId="77777777" w:rsidR="0010484C" w:rsidRPr="00401022" w:rsidRDefault="0010484C" w:rsidP="0010484C">
      <w:pPr>
        <w:spacing w:after="0" w:line="360" w:lineRule="auto"/>
        <w:jc w:val="both"/>
        <w:rPr>
          <w:rFonts w:ascii="Arial" w:hAnsi="Arial" w:cs="Arial"/>
          <w:color w:val="0000FF"/>
          <w:sz w:val="21"/>
          <w:szCs w:val="21"/>
        </w:rPr>
      </w:pPr>
      <w:r w:rsidRPr="00401022">
        <w:rPr>
          <w:rFonts w:ascii="Arial" w:eastAsia="Times New Roman" w:hAnsi="Arial" w:cs="Arial"/>
          <w:color w:val="0000FF"/>
          <w:sz w:val="21"/>
          <w:szCs w:val="21"/>
        </w:rPr>
        <w:t xml:space="preserve">All identified adjustments are process optimization, equipment enhancement or method reliability improvement measures, and do not alter the core synthetic route, critical process parameter ranges, IPC acceptance criteria or final product quality specifications. </w:t>
      </w:r>
      <w:commentRangeStart w:id="1881"/>
      <w:commentRangeStart w:id="1882"/>
      <w:commentRangeStart w:id="1883"/>
      <w:r w:rsidRPr="00401022">
        <w:rPr>
          <w:rFonts w:ascii="Arial" w:eastAsia="Times New Roman" w:hAnsi="Arial" w:cs="Arial"/>
          <w:color w:val="0000FF"/>
          <w:sz w:val="21"/>
          <w:szCs w:val="21"/>
        </w:rPr>
        <w:t>All these changes have no impact on CQAs</w:t>
      </w:r>
      <w:r w:rsidRPr="00401022">
        <w:rPr>
          <w:rFonts w:ascii="Arial" w:hAnsi="Arial" w:cs="Arial"/>
          <w:color w:val="0000FF"/>
          <w:sz w:val="21"/>
          <w:szCs w:val="21"/>
        </w:rPr>
        <w:t>.</w:t>
      </w:r>
      <w:r w:rsidRPr="00401022">
        <w:rPr>
          <w:rFonts w:ascii="Arial" w:eastAsia="Times New Roman" w:hAnsi="Arial" w:cs="Arial"/>
          <w:color w:val="0000FF"/>
          <w:sz w:val="21"/>
          <w:szCs w:val="21"/>
        </w:rPr>
        <w:t xml:space="preserve"> </w:t>
      </w:r>
      <w:commentRangeEnd w:id="1881"/>
      <w:r w:rsidRPr="00401022">
        <w:rPr>
          <w:rStyle w:val="af5"/>
          <w:rFonts w:ascii="Arial" w:eastAsia="Times New Roman" w:hAnsi="Arial" w:cs="Arial"/>
          <w:color w:val="0000FF"/>
        </w:rPr>
        <w:commentReference w:id="1881"/>
      </w:r>
      <w:commentRangeEnd w:id="1882"/>
      <w:r w:rsidRPr="00401022">
        <w:rPr>
          <w:rStyle w:val="af5"/>
          <w:rFonts w:ascii="Arial" w:hAnsi="Arial" w:cs="Arial"/>
          <w:color w:val="0000FF"/>
        </w:rPr>
        <w:commentReference w:id="1882"/>
      </w:r>
      <w:commentRangeEnd w:id="1883"/>
      <w:r w:rsidRPr="00401022">
        <w:rPr>
          <w:rStyle w:val="af5"/>
          <w:rFonts w:ascii="Arial" w:hAnsi="Arial" w:cs="Arial"/>
          <w:color w:val="0000FF"/>
        </w:rPr>
        <w:commentReference w:id="1883"/>
      </w:r>
      <w:commentRangeStart w:id="1884"/>
      <w:commentRangeStart w:id="1885"/>
      <w:r w:rsidRPr="00401022">
        <w:rPr>
          <w:rFonts w:ascii="Arial" w:eastAsia="Times New Roman" w:hAnsi="Arial" w:cs="Arial"/>
          <w:color w:val="0000FF"/>
          <w:sz w:val="21"/>
          <w:szCs w:val="21"/>
        </w:rPr>
        <w:t>All action items have been incorporated into the technology transfer action plan, with each item assigned a defined owner, due date, status, and closure criteria, in accordance with ICH Q9 quality risk management requirements.</w:t>
      </w:r>
      <w:commentRangeEnd w:id="1884"/>
      <w:r w:rsidRPr="00401022">
        <w:rPr>
          <w:rStyle w:val="af5"/>
          <w:rFonts w:ascii="Arial" w:eastAsia="Times New Roman" w:hAnsi="Arial" w:cs="Arial"/>
          <w:color w:val="0000FF"/>
        </w:rPr>
        <w:commentReference w:id="1884"/>
      </w:r>
      <w:commentRangeEnd w:id="1885"/>
      <w:r w:rsidRPr="00401022">
        <w:rPr>
          <w:rStyle w:val="af5"/>
          <w:rFonts w:ascii="Arial" w:hAnsi="Arial" w:cs="Arial"/>
          <w:color w:val="0000FF"/>
        </w:rPr>
        <w:commentReference w:id="1885"/>
      </w:r>
      <w:r w:rsidRPr="00401022">
        <w:rPr>
          <w:rFonts w:ascii="Arial" w:eastAsia="Times New Roman" w:hAnsi="Arial" w:cs="Arial"/>
          <w:color w:val="0000FF"/>
          <w:sz w:val="21"/>
          <w:szCs w:val="21"/>
        </w:rPr>
        <w:t xml:space="preserve"> All analytical method upgrades and validations will be completed prior to PPQ initiation. All outstanding items are managed through</w:t>
      </w:r>
      <w:commentRangeStart w:id="1886"/>
      <w:commentRangeStart w:id="1887"/>
      <w:commentRangeStart w:id="1888"/>
      <w:r w:rsidRPr="00401022">
        <w:rPr>
          <w:rStyle w:val="af5"/>
          <w:rFonts w:ascii="Arial" w:eastAsia="Times New Roman" w:hAnsi="Arial" w:cs="Arial"/>
          <w:color w:val="0000FF"/>
        </w:rPr>
        <w:commentReference w:id="1889"/>
      </w:r>
      <w:commentRangeEnd w:id="1886"/>
      <w:r w:rsidRPr="00401022">
        <w:rPr>
          <w:rStyle w:val="af5"/>
          <w:rFonts w:ascii="Arial" w:hAnsi="Arial" w:cs="Arial"/>
          <w:color w:val="0000FF"/>
        </w:rPr>
        <w:commentReference w:id="1886"/>
      </w:r>
      <w:commentRangeEnd w:id="1887"/>
      <w:r w:rsidRPr="00401022">
        <w:rPr>
          <w:rStyle w:val="af5"/>
          <w:rFonts w:ascii="Arial" w:hAnsi="Arial" w:cs="Arial"/>
          <w:color w:val="0000FF"/>
        </w:rPr>
        <w:commentReference w:id="1887"/>
      </w:r>
      <w:commentRangeEnd w:id="1888"/>
      <w:r w:rsidRPr="00401022">
        <w:rPr>
          <w:rStyle w:val="af5"/>
          <w:rFonts w:ascii="Arial" w:hAnsi="Arial" w:cs="Arial"/>
          <w:color w:val="0000FF"/>
        </w:rPr>
        <w:commentReference w:id="1888"/>
      </w:r>
      <w:r w:rsidRPr="00401022">
        <w:rPr>
          <w:rFonts w:ascii="Arial" w:eastAsia="Times New Roman" w:hAnsi="Arial" w:cs="Arial"/>
          <w:color w:val="0000FF"/>
          <w:sz w:val="21"/>
          <w:szCs w:val="21"/>
        </w:rPr>
        <w:t xml:space="preserve"> the Quality Management System (QMS) for centralized tracking. The corresponding tracking records and supporting evidence will be appended to this document. No adverse impact on PPQ execution or product quality is anticipated.</w:t>
      </w:r>
    </w:p>
    <w:p w14:paraId="379E6A50" w14:textId="43372C86" w:rsidR="0010484C" w:rsidRPr="00401022" w:rsidRDefault="0010484C" w:rsidP="0010484C">
      <w:pPr>
        <w:spacing w:beforeLines="50" w:before="120" w:afterLines="50" w:after="120" w:line="360" w:lineRule="auto"/>
        <w:contextualSpacing/>
        <w:jc w:val="both"/>
        <w:rPr>
          <w:ins w:id="1890" w:author="Xuning Wei12232" w:date="2026-08-04T17:56:00Z"/>
          <w:rFonts w:ascii="Arial" w:hAnsi="Arial" w:cs="Arial"/>
          <w:color w:val="0000FF"/>
          <w:sz w:val="21"/>
          <w:szCs w:val="21"/>
        </w:rPr>
      </w:pPr>
      <w:r w:rsidRPr="00401022">
        <w:rPr>
          <w:rFonts w:ascii="Arial" w:eastAsia="Times New Roman" w:hAnsi="Arial" w:cs="Arial"/>
          <w:color w:val="0000FF"/>
          <w:sz w:val="21"/>
          <w:szCs w:val="21"/>
        </w:rPr>
        <w:t>The remaining TBDs, including residual solvent reporting criteria and validation report effective dates, are captured in the action plan with owners and target dates, and will be completed prior to the relevant PPQ step or use of the method.</w:t>
      </w:r>
    </w:p>
    <w:p w14:paraId="53287FE9" w14:textId="4E27C3D9" w:rsidR="005A4DDF" w:rsidRPr="00401022"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91" w:name="_Toc244012625"/>
      <w:r w:rsidRPr="00401022">
        <w:rPr>
          <w:rFonts w:ascii="Arial" w:eastAsia="Times New Roman" w:hAnsi="Arial" w:cs="Arial"/>
          <w:b/>
          <w:bCs/>
          <w:sz w:val="21"/>
          <w:szCs w:val="21"/>
        </w:rPr>
        <w:t>11</w:t>
      </w:r>
      <w:r w:rsidR="005A4DDF" w:rsidRPr="00401022">
        <w:rPr>
          <w:rFonts w:ascii="Arial" w:eastAsia="Times New Roman" w:hAnsi="Arial" w:cs="Arial"/>
          <w:b/>
          <w:bCs/>
          <w:sz w:val="21"/>
          <w:szCs w:val="21"/>
        </w:rPr>
        <w:t>. References</w:t>
      </w:r>
      <w:bookmarkEnd w:id="1891"/>
      <w:r w:rsidR="005A4DDF" w:rsidRPr="00401022">
        <w:rPr>
          <w:rFonts w:ascii="Arial" w:eastAsia="Times New Roman" w:hAnsi="Arial" w:cs="Arial"/>
          <w:b/>
          <w:bCs/>
          <w:sz w:val="21"/>
          <w:szCs w:val="21"/>
        </w:rPr>
        <w:t> </w:t>
      </w:r>
    </w:p>
    <w:p w14:paraId="0466113F"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Q3C (R8) — Residual Solvents</w:t>
      </w:r>
    </w:p>
    <w:p w14:paraId="5AB04F90"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Q3D — Elemental Impurities</w:t>
      </w:r>
    </w:p>
    <w:p w14:paraId="38E93190"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Q7 — Good Manufacturing Practice for APIs</w:t>
      </w:r>
    </w:p>
    <w:p w14:paraId="651F2A84" w14:textId="14F8BBE3" w:rsidR="003D7669" w:rsidRPr="00401022" w:rsidRDefault="003D7669" w:rsidP="007C71B9">
      <w:pPr>
        <w:rPr>
          <w:rFonts w:ascii="Arial" w:eastAsia="Times New Roman" w:hAnsi="Arial" w:cs="Arial"/>
          <w:sz w:val="21"/>
          <w:szCs w:val="21"/>
        </w:rPr>
      </w:pPr>
      <w:r w:rsidRPr="00401022">
        <w:rPr>
          <w:rFonts w:ascii="Arial" w:eastAsia="Times New Roman" w:hAnsi="Arial" w:cs="Arial"/>
          <w:iCs/>
          <w:sz w:val="21"/>
          <w:szCs w:val="21"/>
        </w:rPr>
        <w:t>Equipment Suitability Assessment Report: RA-1</w:t>
      </w:r>
      <w:r w:rsidR="00C0002B" w:rsidRPr="00401022">
        <w:rPr>
          <w:rFonts w:ascii="Arial" w:eastAsia="Times New Roman" w:hAnsi="Arial" w:cs="Arial"/>
          <w:iCs/>
          <w:sz w:val="21"/>
          <w:szCs w:val="21"/>
        </w:rPr>
        <w:t>40020</w:t>
      </w:r>
      <w:r w:rsidRPr="00401022">
        <w:rPr>
          <w:rFonts w:ascii="Arial" w:eastAsia="Times New Roman" w:hAnsi="Arial" w:cs="Arial"/>
          <w:iCs/>
          <w:sz w:val="21"/>
          <w:szCs w:val="21"/>
        </w:rPr>
        <w:t>030101.01</w:t>
      </w:r>
    </w:p>
    <w:p w14:paraId="09CCB04B" w14:textId="7087B159" w:rsidR="00C0002B" w:rsidRPr="00401022" w:rsidRDefault="00C0002B" w:rsidP="007C71B9">
      <w:pPr>
        <w:rPr>
          <w:rFonts w:ascii="Arial" w:eastAsia="Times New Roman" w:hAnsi="Arial" w:cs="Arial"/>
          <w:sz w:val="21"/>
          <w:szCs w:val="21"/>
        </w:rPr>
      </w:pPr>
      <w:r w:rsidRPr="00401022">
        <w:rPr>
          <w:rFonts w:ascii="Arial" w:eastAsia="Times New Roman" w:hAnsi="Arial" w:cs="Arial"/>
          <w:iCs/>
          <w:sz w:val="21"/>
          <w:szCs w:val="21"/>
        </w:rPr>
        <w:lastRenderedPageBreak/>
        <w:t>Equipment Suitability Assessment Report: RA-140020030201.01</w:t>
      </w:r>
    </w:p>
    <w:p w14:paraId="0E0EF5C5" w14:textId="5CCB4B1E"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 xml:space="preserve">Cleaning Impact Assessment: Reference document number: CMa-Sy-TJ401.01, CMa-Moyable-TJ402.03, </w:t>
      </w:r>
      <w:proofErr w:type="gramStart"/>
      <w:r w:rsidRPr="00401022">
        <w:rPr>
          <w:rFonts w:ascii="Arial" w:eastAsia="Times New Roman" w:hAnsi="Arial" w:cs="Arial"/>
          <w:sz w:val="21"/>
          <w:szCs w:val="21"/>
        </w:rPr>
        <w:t>CMa</w:t>
      </w:r>
      <w:proofErr w:type="gramEnd"/>
      <w:r w:rsidRPr="00401022">
        <w:rPr>
          <w:rFonts w:ascii="Arial" w:eastAsia="Times New Roman" w:hAnsi="Arial" w:cs="Arial"/>
          <w:sz w:val="21"/>
          <w:szCs w:val="21"/>
        </w:rPr>
        <w:t>-Fixed-TJ404.01.</w:t>
      </w:r>
    </w:p>
    <w:p w14:paraId="64111AC9" w14:textId="77777777" w:rsidR="0010484C" w:rsidRDefault="003D7669" w:rsidP="007C71B9">
      <w:pPr>
        <w:rPr>
          <w:rFonts w:ascii="Arial" w:eastAsia="Times New Roman" w:hAnsi="Arial" w:cs="Arial"/>
          <w:iCs/>
          <w:sz w:val="20"/>
          <w:szCs w:val="18"/>
        </w:rPr>
        <w:sectPr w:rsidR="0010484C" w:rsidSect="00E600F0">
          <w:headerReference w:type="default" r:id="rId25"/>
          <w:pgSz w:w="12240" w:h="15840"/>
          <w:pgMar w:top="1440" w:right="1800" w:bottom="1440" w:left="1800" w:header="890" w:footer="567" w:gutter="0"/>
          <w:cols w:space="720"/>
          <w:docGrid w:linePitch="360"/>
        </w:sectPr>
      </w:pPr>
      <w:r w:rsidRPr="00401022">
        <w:rPr>
          <w:rFonts w:ascii="Arial" w:eastAsia="Times New Roman" w:hAnsi="Arial" w:cs="Arial"/>
          <w:iCs/>
          <w:sz w:val="21"/>
          <w:szCs w:val="21"/>
        </w:rPr>
        <w:t>CMO Supplier Qualification Procedure: SOP-MM-04</w:t>
      </w:r>
      <w:r w:rsidRPr="0075456A">
        <w:rPr>
          <w:rFonts w:ascii="Arial" w:eastAsia="Times New Roman" w:hAnsi="Arial" w:cs="Arial"/>
          <w:iCs/>
          <w:sz w:val="20"/>
          <w:szCs w:val="18"/>
        </w:rPr>
        <w:t>6</w:t>
      </w:r>
    </w:p>
    <w:p w14:paraId="7C60131D" w14:textId="77777777" w:rsidR="0010484C" w:rsidRPr="00444034" w:rsidRDefault="0010484C" w:rsidP="00F10E8A">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98" w:name="_Toc243079881"/>
      <w:bookmarkStart w:id="1899" w:name="_Toc244012626"/>
      <w:r w:rsidRPr="00444034">
        <w:rPr>
          <w:rFonts w:ascii="Arial" w:eastAsia="Times New Roman" w:hAnsi="Arial" w:cs="Arial"/>
          <w:b/>
          <w:bCs/>
          <w:sz w:val="21"/>
          <w:szCs w:val="21"/>
        </w:rPr>
        <w:lastRenderedPageBreak/>
        <w:t>12. Appendix I Risk Mitigation Measures/Action Plan Tracking Table</w:t>
      </w:r>
      <w:bookmarkEnd w:id="1898"/>
      <w:bookmarkEnd w:id="1899"/>
    </w:p>
    <w:p w14:paraId="42C02CA7" w14:textId="1AA5DE28" w:rsidR="0010484C" w:rsidRPr="003A4EE5" w:rsidRDefault="00B21CFC" w:rsidP="00F10E8A">
      <w:pPr>
        <w:jc w:val="center"/>
        <w:rPr>
          <w:rFonts w:ascii="Arial" w:hAnsi="Arial" w:cs="Arial"/>
          <w:b/>
          <w:bCs/>
          <w:sz w:val="21"/>
          <w:szCs w:val="21"/>
        </w:rPr>
      </w:pPr>
      <w:r>
        <w:rPr>
          <w:rFonts w:ascii="Arial" w:eastAsia="Times New Roman" w:hAnsi="Arial" w:cs="Arial"/>
          <w:b/>
          <w:bCs/>
          <w:sz w:val="21"/>
          <w:szCs w:val="21"/>
        </w:rPr>
        <w:t>Table 17</w:t>
      </w:r>
      <w:r w:rsidR="0010484C" w:rsidRPr="00444034">
        <w:rPr>
          <w:rFonts w:ascii="Arial" w:eastAsia="Times New Roman" w:hAnsi="Arial" w:cs="Arial"/>
          <w:b/>
          <w:bCs/>
          <w:sz w:val="21"/>
          <w:szCs w:val="21"/>
        </w:rPr>
        <w:t>: T</w:t>
      </w:r>
      <w:r w:rsidR="0010484C" w:rsidRPr="00444034">
        <w:rPr>
          <w:rFonts w:ascii="Arial" w:eastAsia="Times New Roman" w:hAnsi="Arial" w:cs="Arial" w:hint="eastAsia"/>
          <w:b/>
          <w:bCs/>
          <w:sz w:val="21"/>
          <w:szCs w:val="21"/>
        </w:rPr>
        <w:t>h</w:t>
      </w:r>
      <w:r w:rsidR="0010484C" w:rsidRPr="00444034">
        <w:rPr>
          <w:rFonts w:ascii="Arial" w:eastAsia="Times New Roman" w:hAnsi="Arial" w:cs="Arial"/>
          <w:b/>
          <w:bCs/>
          <w:sz w:val="21"/>
          <w:szCs w:val="21"/>
        </w:rPr>
        <w:t>e tracking table of mitigation measure/action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5"/>
        <w:gridCol w:w="2604"/>
        <w:gridCol w:w="725"/>
        <w:gridCol w:w="2304"/>
        <w:gridCol w:w="1171"/>
        <w:gridCol w:w="2216"/>
        <w:gridCol w:w="1344"/>
        <w:gridCol w:w="1375"/>
      </w:tblGrid>
      <w:tr w:rsidR="0010484C" w:rsidRPr="00B66CF0" w14:paraId="13678111"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17DE0A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 Area Evaluated </w:t>
            </w:r>
          </w:p>
        </w:tc>
        <w:tc>
          <w:tcPr>
            <w:tcW w:w="26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51F51C9"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Gap / Difference </w:t>
            </w:r>
          </w:p>
        </w:tc>
        <w:tc>
          <w:tcPr>
            <w:tcW w:w="72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D9168EF"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Risk to product CQAs </w:t>
            </w:r>
          </w:p>
        </w:tc>
        <w:tc>
          <w:tcPr>
            <w:tcW w:w="23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E73554B"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Action Plan </w:t>
            </w:r>
          </w:p>
        </w:tc>
        <w:tc>
          <w:tcPr>
            <w:tcW w:w="1171"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99BE82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Owner (Function) </w:t>
            </w:r>
          </w:p>
        </w:tc>
        <w:tc>
          <w:tcPr>
            <w:tcW w:w="221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D24F135"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bCs/>
                <w:color w:val="FFFFFF" w:themeColor="background1"/>
                <w:sz w:val="18"/>
                <w:szCs w:val="18"/>
              </w:rPr>
              <w:t>Milestone*</w:t>
            </w:r>
          </w:p>
        </w:tc>
        <w:tc>
          <w:tcPr>
            <w:tcW w:w="134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0D467970"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Completion Evidence</w:t>
            </w:r>
          </w:p>
        </w:tc>
        <w:tc>
          <w:tcPr>
            <w:tcW w:w="137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63AD88D7"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Signature/Date</w:t>
            </w:r>
          </w:p>
        </w:tc>
      </w:tr>
      <w:tr w:rsidR="0010484C" w:rsidRPr="00B66CF0" w14:paraId="18CA417F"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4CF1E4E" w14:textId="77777777" w:rsidR="0010484C" w:rsidRPr="00B66CF0" w:rsidRDefault="0010484C" w:rsidP="00B66CF0">
            <w:pPr>
              <w:spacing w:line="240" w:lineRule="auto"/>
              <w:jc w:val="both"/>
              <w:rPr>
                <w:rFonts w:ascii="Arial" w:eastAsia="Times New Roman" w:hAnsi="Arial" w:cs="Arial"/>
                <w:b/>
                <w:bCs/>
                <w:sz w:val="18"/>
                <w:szCs w:val="18"/>
              </w:rPr>
            </w:pPr>
            <w:r w:rsidRPr="00B66CF0">
              <w:rPr>
                <w:rFonts w:ascii="Arial" w:eastAsia="Times New Roman" w:hAnsi="Arial" w:cs="Arial"/>
                <w:b/>
                <w:bCs/>
                <w:sz w:val="18"/>
                <w:szCs w:val="18"/>
              </w:rPr>
              <w:t>Process and Equipment </w:t>
            </w:r>
          </w:p>
        </w:tc>
      </w:tr>
      <w:tr w:rsidR="00444034" w:rsidRPr="00B66CF0" w14:paraId="5B9A5FF9"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3F7097" w14:textId="7F4925AB"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1900" w:author="Xuning Wei12232" w:date="2026-08-04T17:29:00Z">
              <w:r w:rsidRPr="00B66CF0" w:rsidDel="00701868">
                <w:rPr>
                  <w:rFonts w:ascii="Arial" w:hAnsi="Arial" w:cs="Arial"/>
                  <w:color w:val="0000FF"/>
                  <w:sz w:val="18"/>
                  <w:szCs w:val="18"/>
                  <w:rPrChange w:id="1901"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CF2752" w14:textId="634EC7DB"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1902" w:author="Xuning Wei12232" w:date="2026-08-04T17:29:00Z">
              <w:r w:rsidRPr="00B66CF0" w:rsidDel="00701868">
                <w:rPr>
                  <w:rFonts w:ascii="Arial" w:hAnsi="Arial" w:cs="Arial"/>
                  <w:color w:val="0000FF"/>
                  <w:sz w:val="18"/>
                  <w:szCs w:val="18"/>
                  <w:rPrChange w:id="1903"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246629" w14:textId="416318AD" w:rsidR="00444034" w:rsidRPr="00B66CF0" w:rsidRDefault="00444034" w:rsidP="00B66CF0">
            <w:pPr>
              <w:spacing w:line="240" w:lineRule="auto"/>
              <w:jc w:val="both"/>
              <w:rPr>
                <w:rFonts w:ascii="Arial" w:eastAsia="Arial" w:hAnsi="Arial" w:cs="Arial"/>
                <w:color w:val="881798"/>
                <w:sz w:val="18"/>
                <w:szCs w:val="18"/>
              </w:rPr>
            </w:pPr>
            <w:ins w:id="1904" w:author="Xuning Wei12232" w:date="2026-08-04T17:30:00Z">
              <w:r w:rsidRPr="00B66CF0">
                <w:rPr>
                  <w:rFonts w:ascii="Arial" w:hAnsi="Arial" w:cs="Arial"/>
                  <w:color w:val="0000FF"/>
                  <w:sz w:val="18"/>
                  <w:szCs w:val="18"/>
                  <w:rPrChange w:id="1905" w:author="Xuning Wei12232" w:date="2026-08-21T17:50:00Z">
                    <w:rPr>
                      <w:rFonts w:ascii="Arial" w:eastAsia="Times New Roman" w:hAnsi="Arial" w:cs="Arial"/>
                      <w:sz w:val="18"/>
                      <w:szCs w:val="18"/>
                    </w:rPr>
                  </w:rPrChange>
                </w:rPr>
                <w:t>Low</w:t>
              </w:r>
            </w:ins>
            <w:del w:id="1906" w:author="Xuning Wei12232" w:date="2026-08-04T17:30:00Z">
              <w:r w:rsidRPr="00B66CF0" w:rsidDel="00701868">
                <w:rPr>
                  <w:rFonts w:ascii="Arial" w:hAnsi="Arial" w:cs="Arial"/>
                  <w:color w:val="0000FF"/>
                  <w:sz w:val="18"/>
                  <w:szCs w:val="18"/>
                  <w:rPrChange w:id="1907"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E2E7D2" w14:textId="5B0D0E43"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1908" w:author="Xuning Wei12232" w:date="2026-08-04T17:32:00Z">
              <w:r w:rsidRPr="00B66CF0" w:rsidDel="00701868">
                <w:rPr>
                  <w:rFonts w:ascii="Arial" w:hAnsi="Arial" w:cs="Arial"/>
                  <w:color w:val="0000FF"/>
                  <w:sz w:val="18"/>
                  <w:szCs w:val="18"/>
                  <w:rPrChange w:id="1909"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CE4564E" w14:textId="7913FAE9"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10" w:author="Xuning Wei12232" w:date="2026-08-04T17:34:00Z">
              <w:r w:rsidRPr="00B66CF0">
                <w:rPr>
                  <w:rFonts w:ascii="Arial" w:hAnsi="Arial" w:cs="Arial"/>
                  <w:color w:val="0000FF"/>
                  <w:sz w:val="18"/>
                  <w:szCs w:val="18"/>
                  <w:rPrChange w:id="1911" w:author="Xuning Wei12232" w:date="2026-08-21T17:50:00Z">
                    <w:rPr>
                      <w:rFonts w:ascii="Arial" w:hAnsi="Arial" w:cs="Arial"/>
                      <w:sz w:val="18"/>
                      <w:szCs w:val="18"/>
                    </w:rPr>
                  </w:rPrChange>
                </w:rPr>
                <w:t xml:space="preserve"> </w:t>
              </w:r>
            </w:ins>
            <w:del w:id="1912" w:author="Xuning Wei12232" w:date="2026-08-04T17:32:00Z">
              <w:r w:rsidRPr="00B66CF0" w:rsidDel="00701868">
                <w:rPr>
                  <w:rFonts w:ascii="Arial" w:hAnsi="Arial" w:cs="Arial"/>
                  <w:color w:val="0000FF"/>
                  <w:sz w:val="18"/>
                  <w:szCs w:val="18"/>
                  <w:rPrChange w:id="1913"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0F786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689FB13" w14:textId="3C17370D"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14"/>
            <w:r w:rsidRPr="00B66CF0">
              <w:rPr>
                <w:rStyle w:val="af5"/>
                <w:rFonts w:ascii="Arial" w:eastAsia="Arial" w:hAnsi="Arial" w:cs="Arial"/>
                <w:color w:val="0000FF"/>
                <w:sz w:val="18"/>
                <w:szCs w:val="18"/>
                <w:u w:val="single"/>
              </w:rPr>
              <w:commentReference w:id="1915"/>
            </w:r>
            <w:commentRangeEnd w:id="1914"/>
            <w:r w:rsidRPr="00B66CF0">
              <w:rPr>
                <w:rStyle w:val="af5"/>
                <w:rFonts w:ascii="Arial" w:hAnsi="Arial" w:cs="Arial"/>
                <w:color w:val="0000FF"/>
                <w:sz w:val="18"/>
                <w:szCs w:val="18"/>
              </w:rPr>
              <w:commentReference w:id="1914"/>
            </w:r>
          </w:p>
          <w:p w14:paraId="6706E36A" w14:textId="2671FFF0"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4F3992"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605B47"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7E858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8E8FF8" w14:textId="140C29F6"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1916" w:author="Xuning Wei12232" w:date="2026-08-04T17:29:00Z">
              <w:r w:rsidRPr="00B66CF0" w:rsidDel="00701868">
                <w:rPr>
                  <w:rFonts w:ascii="Arial" w:hAnsi="Arial" w:cs="Arial"/>
                  <w:color w:val="0000FF"/>
                  <w:sz w:val="18"/>
                  <w:szCs w:val="18"/>
                  <w:rPrChange w:id="1917"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35E8C6" w14:textId="31B276AB"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process parameter refinements (minimum dissolution, activation and mixing times, visual discharge/transfer endpoints, removal of the agitation-stop step, and formal CPP/NOR designation)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2FB8F0" w14:textId="267F4FB8" w:rsidR="00444034" w:rsidRPr="00B66CF0" w:rsidRDefault="00444034" w:rsidP="00B66CF0">
            <w:pPr>
              <w:spacing w:line="240" w:lineRule="auto"/>
              <w:jc w:val="both"/>
              <w:rPr>
                <w:rFonts w:ascii="Arial" w:eastAsia="Arial" w:hAnsi="Arial" w:cs="Arial"/>
                <w:color w:val="498205"/>
                <w:sz w:val="18"/>
                <w:szCs w:val="18"/>
                <w:u w:val="single"/>
              </w:rPr>
            </w:pPr>
            <w:ins w:id="1918" w:author="Xuning Wei12232" w:date="2026-08-04T17:30:00Z">
              <w:r w:rsidRPr="00B66CF0">
                <w:rPr>
                  <w:rFonts w:ascii="Arial" w:hAnsi="Arial" w:cs="Arial"/>
                  <w:color w:val="0000FF"/>
                  <w:sz w:val="18"/>
                  <w:szCs w:val="18"/>
                  <w:rPrChange w:id="1919" w:author="Xuning Wei12232" w:date="2026-08-21T17:50:00Z">
                    <w:rPr>
                      <w:rFonts w:ascii="Arial" w:eastAsia="Times New Roman" w:hAnsi="Arial" w:cs="Arial"/>
                      <w:sz w:val="18"/>
                      <w:szCs w:val="18"/>
                    </w:rPr>
                  </w:rPrChange>
                </w:rPr>
                <w:t>Low</w:t>
              </w:r>
            </w:ins>
            <w:del w:id="1920" w:author="Xuning Wei12232" w:date="2026-08-04T17:30:00Z">
              <w:r w:rsidRPr="00B66CF0" w:rsidDel="00701868">
                <w:rPr>
                  <w:rFonts w:ascii="Arial" w:hAnsi="Arial" w:cs="Arial"/>
                  <w:color w:val="0000FF"/>
                  <w:sz w:val="18"/>
                  <w:szCs w:val="18"/>
                  <w:rPrChange w:id="1921"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221843" w14:textId="31090DD1"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p>
          <w:p w14:paraId="15D6B432" w14:textId="2009BB0D" w:rsidR="00444034" w:rsidRPr="00B66CF0" w:rsidRDefault="00444034" w:rsidP="00B66CF0">
            <w:pPr>
              <w:spacing w:line="240" w:lineRule="auto"/>
              <w:jc w:val="both"/>
              <w:rPr>
                <w:rFonts w:ascii="Arial" w:hAnsi="Arial" w:cs="Arial"/>
                <w:sz w:val="18"/>
                <w:szCs w:val="18"/>
              </w:rPr>
            </w:pPr>
            <w:del w:id="1922" w:author="Xuning Wei12232" w:date="2026-08-04T17:32:00Z">
              <w:r w:rsidRPr="00B66CF0" w:rsidDel="00701868">
                <w:rPr>
                  <w:rFonts w:ascii="Arial" w:hAnsi="Arial" w:cs="Arial"/>
                  <w:color w:val="0000FF"/>
                  <w:sz w:val="18"/>
                  <w:szCs w:val="18"/>
                  <w:rPrChange w:id="1923"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CB8FF1" w14:textId="3059AD2D"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24" w:author="Xuning Wei12232" w:date="2026-08-04T17:34:00Z">
              <w:r w:rsidRPr="00B66CF0">
                <w:rPr>
                  <w:rFonts w:ascii="Arial" w:hAnsi="Arial" w:cs="Arial"/>
                  <w:color w:val="0000FF"/>
                  <w:sz w:val="18"/>
                  <w:szCs w:val="18"/>
                  <w:rPrChange w:id="1925" w:author="Xuning Wei12232" w:date="2026-08-21T17:50:00Z">
                    <w:rPr>
                      <w:rFonts w:ascii="Arial" w:hAnsi="Arial" w:cs="Arial"/>
                      <w:sz w:val="18"/>
                      <w:szCs w:val="18"/>
                    </w:rPr>
                  </w:rPrChange>
                </w:rPr>
                <w:t xml:space="preserve"> </w:t>
              </w:r>
            </w:ins>
            <w:del w:id="1926" w:author="Xuning Wei12232" w:date="2026-08-04T17:32:00Z">
              <w:r w:rsidRPr="00B66CF0" w:rsidDel="00701868">
                <w:rPr>
                  <w:rFonts w:ascii="Arial" w:hAnsi="Arial" w:cs="Arial"/>
                  <w:color w:val="0000FF"/>
                  <w:sz w:val="18"/>
                  <w:szCs w:val="18"/>
                  <w:rPrChange w:id="1927"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556DD0"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762B5EF" w14:textId="072DA12B"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28"/>
            <w:r w:rsidRPr="00B66CF0">
              <w:rPr>
                <w:rStyle w:val="af5"/>
                <w:rFonts w:ascii="Arial" w:eastAsia="Arial" w:hAnsi="Arial" w:cs="Arial"/>
                <w:color w:val="0000FF"/>
                <w:sz w:val="18"/>
                <w:szCs w:val="18"/>
                <w:u w:val="single"/>
              </w:rPr>
              <w:commentReference w:id="1929"/>
            </w:r>
            <w:commentRangeEnd w:id="1928"/>
            <w:r w:rsidRPr="00B66CF0">
              <w:rPr>
                <w:rStyle w:val="af5"/>
                <w:rFonts w:ascii="Arial" w:hAnsi="Arial" w:cs="Arial"/>
                <w:color w:val="0000FF"/>
                <w:sz w:val="18"/>
                <w:szCs w:val="18"/>
              </w:rPr>
              <w:commentReference w:id="1928"/>
            </w:r>
          </w:p>
          <w:p w14:paraId="645E1014" w14:textId="40EA3E8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BAEF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937864"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F5FE0EB"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7C400" w14:textId="32878BE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F710C3" w14:textId="1510063A"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The equipment adjustment introduces process-related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4ADDBC" w14:textId="22CB8D9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041F10"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1229476C"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A5B0B5" w14:textId="1728AC0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5BCB08"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288A082" w14:textId="34225E91"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30"/>
            <w:r w:rsidRPr="00B66CF0">
              <w:rPr>
                <w:rStyle w:val="af5"/>
                <w:rFonts w:ascii="Arial" w:eastAsia="Arial" w:hAnsi="Arial" w:cs="Arial"/>
                <w:color w:val="0000FF"/>
                <w:sz w:val="18"/>
                <w:szCs w:val="18"/>
                <w:u w:val="single"/>
              </w:rPr>
              <w:commentReference w:id="1931"/>
            </w:r>
            <w:commentRangeEnd w:id="1930"/>
            <w:r w:rsidRPr="00B66CF0">
              <w:rPr>
                <w:rStyle w:val="af5"/>
                <w:rFonts w:ascii="Arial" w:hAnsi="Arial" w:cs="Arial"/>
                <w:color w:val="0000FF"/>
                <w:sz w:val="18"/>
                <w:szCs w:val="18"/>
              </w:rPr>
              <w:commentReference w:id="1930"/>
            </w:r>
          </w:p>
          <w:p w14:paraId="7378EB9D" w14:textId="7E829AAD"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F3DA6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E5858"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4D185B3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213578" w14:textId="69205C8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0CE727" w14:textId="198BA5C8"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Upgrade of analytical method validation and revision of the intermediate release test method. These revisions introduce MOR-related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0CA39B" w14:textId="1D63963E"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877EED" w14:textId="77777777" w:rsidR="00444034" w:rsidRPr="00B66CF0" w:rsidRDefault="00444034" w:rsidP="00B66CF0">
            <w:pPr>
              <w:jc w:val="both"/>
              <w:rPr>
                <w:rFonts w:ascii="Arial" w:hAnsi="Arial" w:cs="Arial"/>
                <w:sz w:val="18"/>
                <w:szCs w:val="18"/>
              </w:rPr>
            </w:pPr>
            <w:r w:rsidRPr="00B66CF0">
              <w:rPr>
                <w:rFonts w:ascii="Arial" w:hAnsi="Arial" w:cs="Arial"/>
                <w:sz w:val="18"/>
                <w:szCs w:val="18"/>
              </w:rPr>
              <w:t>MOR-TJ414002001</w:t>
            </w:r>
          </w:p>
          <w:p w14:paraId="73ED1C04"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58B3D2" w14:textId="391CF8A1"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7B0A9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3652DF82" w14:textId="054A16D3"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32"/>
            <w:r w:rsidRPr="00B66CF0">
              <w:rPr>
                <w:rStyle w:val="af5"/>
                <w:rFonts w:ascii="Arial" w:eastAsia="Arial" w:hAnsi="Arial" w:cs="Arial"/>
                <w:color w:val="0000FF"/>
                <w:sz w:val="18"/>
                <w:szCs w:val="18"/>
                <w:u w:val="single"/>
              </w:rPr>
              <w:commentReference w:id="1933"/>
            </w:r>
            <w:commentRangeEnd w:id="1932"/>
            <w:r w:rsidRPr="00B66CF0">
              <w:rPr>
                <w:rStyle w:val="af5"/>
                <w:rFonts w:ascii="Arial" w:hAnsi="Arial" w:cs="Arial"/>
                <w:color w:val="0000FF"/>
                <w:sz w:val="18"/>
                <w:szCs w:val="18"/>
              </w:rPr>
              <w:commentReference w:id="1932"/>
            </w:r>
          </w:p>
          <w:p w14:paraId="67F76E8E" w14:textId="24555A1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lastRenderedPageBreak/>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5933AD"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203183"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262DDAC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E46D66" w14:textId="73B4B167"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459C20" w14:textId="7606C289"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Other adjustments about process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8348B3" w14:textId="7C62075D"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C175E4"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5088C30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AEF91A" w14:textId="33D4967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9CA5D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D9266A4" w14:textId="50FD5C74"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34"/>
            <w:r w:rsidRPr="00B66CF0">
              <w:rPr>
                <w:rStyle w:val="af5"/>
                <w:rFonts w:ascii="Arial" w:eastAsia="Arial" w:hAnsi="Arial" w:cs="Arial"/>
                <w:color w:val="0000FF"/>
                <w:sz w:val="18"/>
                <w:szCs w:val="18"/>
                <w:u w:val="single"/>
              </w:rPr>
              <w:commentReference w:id="1935"/>
            </w:r>
            <w:commentRangeEnd w:id="1934"/>
            <w:r w:rsidRPr="00B66CF0">
              <w:rPr>
                <w:rStyle w:val="af5"/>
                <w:rFonts w:ascii="Arial" w:hAnsi="Arial" w:cs="Arial"/>
                <w:color w:val="0000FF"/>
                <w:sz w:val="18"/>
                <w:szCs w:val="18"/>
              </w:rPr>
              <w:commentReference w:id="1934"/>
            </w:r>
          </w:p>
          <w:p w14:paraId="38972334" w14:textId="74789D6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2E43AE"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E7301F"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79A49A5D"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2382C8" w14:textId="41C3C28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1936" w:author="Xuning Wei12232" w:date="2026-08-04T17:29:00Z">
              <w:r w:rsidRPr="00B66CF0" w:rsidDel="00701868">
                <w:rPr>
                  <w:rFonts w:ascii="Arial" w:hAnsi="Arial" w:cs="Arial"/>
                  <w:color w:val="0000FF"/>
                  <w:sz w:val="18"/>
                  <w:szCs w:val="18"/>
                  <w:rPrChange w:id="1937"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5D199B" w14:textId="0E09C9AD"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1938" w:author="Xuning Wei12232" w:date="2026-08-04T17:29:00Z">
              <w:r w:rsidRPr="00B66CF0" w:rsidDel="00701868">
                <w:rPr>
                  <w:rFonts w:ascii="Arial" w:hAnsi="Arial" w:cs="Arial"/>
                  <w:color w:val="0000FF"/>
                  <w:sz w:val="18"/>
                  <w:szCs w:val="18"/>
                  <w:rPrChange w:id="1939"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AC3F2D" w14:textId="288A9A29" w:rsidR="00444034" w:rsidRPr="00B66CF0" w:rsidRDefault="00444034" w:rsidP="00B66CF0">
            <w:pPr>
              <w:spacing w:line="240" w:lineRule="auto"/>
              <w:jc w:val="both"/>
              <w:rPr>
                <w:rFonts w:ascii="Arial" w:eastAsia="Arial" w:hAnsi="Arial" w:cs="Arial"/>
                <w:color w:val="498205"/>
                <w:sz w:val="18"/>
                <w:szCs w:val="18"/>
                <w:u w:val="single"/>
              </w:rPr>
            </w:pPr>
            <w:ins w:id="1940" w:author="Xuning Wei12232" w:date="2026-08-04T17:30:00Z">
              <w:r w:rsidRPr="00B66CF0">
                <w:rPr>
                  <w:rFonts w:ascii="Arial" w:hAnsi="Arial" w:cs="Arial"/>
                  <w:color w:val="0000FF"/>
                  <w:sz w:val="18"/>
                  <w:szCs w:val="18"/>
                  <w:rPrChange w:id="1941" w:author="Xuning Wei12232" w:date="2026-08-21T17:50:00Z">
                    <w:rPr>
                      <w:rFonts w:ascii="Arial" w:eastAsia="Times New Roman" w:hAnsi="Arial" w:cs="Arial"/>
                      <w:sz w:val="18"/>
                      <w:szCs w:val="18"/>
                    </w:rPr>
                  </w:rPrChange>
                </w:rPr>
                <w:t>Low</w:t>
              </w:r>
            </w:ins>
            <w:del w:id="1942" w:author="Xuning Wei12232" w:date="2026-08-04T17:30:00Z">
              <w:r w:rsidRPr="00B66CF0" w:rsidDel="00701868">
                <w:rPr>
                  <w:rFonts w:ascii="Arial" w:hAnsi="Arial" w:cs="Arial"/>
                  <w:color w:val="0000FF"/>
                  <w:sz w:val="18"/>
                  <w:szCs w:val="18"/>
                  <w:rPrChange w:id="1943"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8008275" w14:textId="29E48582"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1944" w:author="Xuning Wei12232" w:date="2026-08-04T17:32:00Z">
              <w:r w:rsidRPr="00B66CF0" w:rsidDel="00701868">
                <w:rPr>
                  <w:rFonts w:ascii="Arial" w:hAnsi="Arial" w:cs="Arial"/>
                  <w:color w:val="0000FF"/>
                  <w:sz w:val="18"/>
                  <w:szCs w:val="18"/>
                  <w:rPrChange w:id="1945"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998591" w14:textId="4FB00055"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46" w:author="Xuning Wei12232" w:date="2026-08-04T17:34:00Z">
              <w:r w:rsidRPr="00B66CF0">
                <w:rPr>
                  <w:rFonts w:ascii="Arial" w:hAnsi="Arial" w:cs="Arial"/>
                  <w:color w:val="0000FF"/>
                  <w:sz w:val="18"/>
                  <w:szCs w:val="18"/>
                  <w:rPrChange w:id="1947" w:author="Xuning Wei12232" w:date="2026-08-21T17:50:00Z">
                    <w:rPr>
                      <w:rFonts w:ascii="Arial" w:hAnsi="Arial" w:cs="Arial"/>
                      <w:sz w:val="18"/>
                      <w:szCs w:val="18"/>
                    </w:rPr>
                  </w:rPrChange>
                </w:rPr>
                <w:t xml:space="preserve"> </w:t>
              </w:r>
            </w:ins>
            <w:del w:id="1948" w:author="Xuning Wei12232" w:date="2026-08-04T17:32:00Z">
              <w:r w:rsidRPr="00B66CF0" w:rsidDel="00701868">
                <w:rPr>
                  <w:rFonts w:ascii="Arial" w:hAnsi="Arial" w:cs="Arial"/>
                  <w:color w:val="0000FF"/>
                  <w:sz w:val="18"/>
                  <w:szCs w:val="18"/>
                  <w:rPrChange w:id="1949"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E09A003"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4C527B" w14:textId="750384B2"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1950"/>
            <w:r w:rsidRPr="00B66CF0">
              <w:rPr>
                <w:rStyle w:val="af5"/>
                <w:rFonts w:ascii="Arial" w:eastAsia="Arial" w:hAnsi="Arial" w:cs="Arial"/>
                <w:color w:val="0000FF"/>
                <w:sz w:val="18"/>
                <w:szCs w:val="18"/>
                <w:u w:val="single"/>
              </w:rPr>
              <w:commentReference w:id="1951"/>
            </w:r>
            <w:commentRangeEnd w:id="1950"/>
            <w:r w:rsidRPr="00B66CF0">
              <w:rPr>
                <w:rStyle w:val="af5"/>
                <w:rFonts w:ascii="Arial" w:hAnsi="Arial" w:cs="Arial"/>
                <w:color w:val="0000FF"/>
                <w:sz w:val="18"/>
                <w:szCs w:val="18"/>
              </w:rPr>
              <w:commentReference w:id="1950"/>
            </w:r>
          </w:p>
          <w:p w14:paraId="1AA5D4F5" w14:textId="050505C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E7873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B3ACBAD"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55515A1E"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670738" w14:textId="418405BF"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1952" w:author="Xuning Wei12232" w:date="2026-08-04T17:29:00Z">
              <w:r w:rsidRPr="00B66CF0" w:rsidDel="00701868">
                <w:rPr>
                  <w:rFonts w:ascii="Arial" w:hAnsi="Arial" w:cs="Arial"/>
                  <w:color w:val="0000FF"/>
                  <w:sz w:val="18"/>
                  <w:szCs w:val="18"/>
                  <w:rPrChange w:id="1953"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8CDCF8" w14:textId="00DD535F"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Other process changes</w:t>
            </w:r>
            <w:r w:rsidRPr="00B66CF0" w:rsidDel="00701868">
              <w:rPr>
                <w:rFonts w:ascii="Arial" w:hAnsi="Arial" w:cs="Arial"/>
                <w:color w:val="0000FF"/>
                <w:sz w:val="18"/>
                <w:szCs w:val="18"/>
              </w:rPr>
              <w:t xml:space="preserve"> </w:t>
            </w:r>
            <w:del w:id="1954" w:author="Xuning Wei12232" w:date="2026-08-04T17:29:00Z">
              <w:r w:rsidRPr="00B66CF0" w:rsidDel="00701868">
                <w:rPr>
                  <w:rFonts w:ascii="Arial" w:hAnsi="Arial" w:cs="Arial"/>
                  <w:color w:val="0000FF"/>
                  <w:sz w:val="18"/>
                  <w:szCs w:val="18"/>
                  <w:rPrChange w:id="1955"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305BFAF" w14:textId="45D414F7"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51D12"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Change-CPo140020-030204.01</w:t>
            </w:r>
          </w:p>
          <w:p w14:paraId="5E9748C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CD000F0" w14:textId="34A942EF"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C79AD5A"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FC506E" w14:textId="604F1A9E"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1956"/>
            <w:r w:rsidRPr="00B66CF0">
              <w:rPr>
                <w:rStyle w:val="af5"/>
                <w:rFonts w:ascii="Arial" w:eastAsia="Arial" w:hAnsi="Arial" w:cs="Arial"/>
                <w:color w:val="0000FF"/>
                <w:sz w:val="18"/>
                <w:szCs w:val="18"/>
                <w:u w:val="single"/>
              </w:rPr>
              <w:commentReference w:id="1957"/>
            </w:r>
            <w:commentRangeEnd w:id="1956"/>
            <w:r w:rsidRPr="00B66CF0">
              <w:rPr>
                <w:rStyle w:val="af5"/>
                <w:rFonts w:ascii="Arial" w:hAnsi="Arial" w:cs="Arial"/>
                <w:color w:val="0000FF"/>
                <w:sz w:val="18"/>
                <w:szCs w:val="18"/>
              </w:rPr>
              <w:commentReference w:id="1956"/>
            </w:r>
          </w:p>
          <w:p w14:paraId="02C0E0B1" w14:textId="64A653A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789030"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404985"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0DE266"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1E1208" w14:textId="32C88F89"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t>Equipment</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374EEA" w14:textId="77777777" w:rsidR="00444034" w:rsidRPr="00B66CF0" w:rsidRDefault="00444034" w:rsidP="00B66CF0">
            <w:pPr>
              <w:spacing w:line="240" w:lineRule="auto"/>
              <w:jc w:val="both"/>
              <w:rPr>
                <w:rFonts w:ascii="Arial" w:eastAsia="仿宋_GB2312" w:hAnsi="Arial" w:cs="Arial"/>
                <w:bCs/>
                <w:color w:val="0000FF"/>
                <w:sz w:val="18"/>
                <w:szCs w:val="18"/>
              </w:rPr>
            </w:pPr>
            <w:r w:rsidRPr="00B66CF0">
              <w:rPr>
                <w:rFonts w:ascii="Arial" w:eastAsia="Times New Roman" w:hAnsi="Arial" w:cs="Arial"/>
                <w:color w:val="0000FF"/>
                <w:sz w:val="18"/>
                <w:szCs w:val="18"/>
              </w:rPr>
              <w:t xml:space="preserve">1. The equipment for </w:t>
            </w:r>
            <w:r w:rsidRPr="00B66CF0">
              <w:rPr>
                <w:rFonts w:ascii="Arial" w:eastAsia="仿宋_GB2312" w:hAnsi="Arial" w:cs="Arial"/>
                <w:color w:val="0000FF"/>
                <w:sz w:val="18"/>
                <w:szCs w:val="18"/>
              </w:rPr>
              <w:t xml:space="preserve">prepared </w:t>
            </w:r>
            <w:proofErr w:type="spellStart"/>
            <w:r w:rsidRPr="00B66CF0">
              <w:rPr>
                <w:rFonts w:ascii="Arial" w:eastAsia="仿宋_GB2312" w:hAnsi="Arial" w:cs="Arial"/>
                <w:color w:val="0000FF"/>
                <w:sz w:val="18"/>
                <w:szCs w:val="18"/>
              </w:rPr>
              <w:t>Oxyma</w:t>
            </w:r>
            <w:proofErr w:type="spellEnd"/>
            <w:r w:rsidRPr="00B66CF0">
              <w:rPr>
                <w:rFonts w:ascii="Arial" w:eastAsia="仿宋_GB2312" w:hAnsi="Arial" w:cs="Arial"/>
                <w:color w:val="0000FF"/>
                <w:sz w:val="18"/>
                <w:szCs w:val="18"/>
              </w:rPr>
              <w:t xml:space="preserve"> Pure/DMF solution has been changed from TJ4S-1213-R21 to TJ4S-1200-AT02;</w:t>
            </w:r>
          </w:p>
          <w:p w14:paraId="1DA6B5C5" w14:textId="7BC35008"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 xml:space="preserve">2. The equipment for </w:t>
            </w:r>
            <w:del w:id="1958" w:author="Johan Granander" w:date="2026-08-07T12:16:00Z">
              <w:r w:rsidRPr="00B66CF0" w:rsidDel="00360294">
                <w:rPr>
                  <w:rFonts w:ascii="Arial" w:eastAsia="仿宋_GB2312" w:hAnsi="Arial" w:cs="Arial"/>
                  <w:color w:val="0000FF"/>
                  <w:sz w:val="18"/>
                  <w:szCs w:val="18"/>
                </w:rPr>
                <w:delText>prepared</w:delText>
              </w:r>
            </w:del>
            <w:ins w:id="1959" w:author="Johan Granander" w:date="2026-08-07T12:16:00Z">
              <w:r w:rsidRPr="00B66CF0">
                <w:rPr>
                  <w:rFonts w:ascii="Arial" w:eastAsia="仿宋_GB2312" w:hAnsi="Arial" w:cs="Arial"/>
                  <w:color w:val="0000FF"/>
                  <w:sz w:val="18"/>
                  <w:szCs w:val="18"/>
                </w:rPr>
                <w:t>preparing</w:t>
              </w:r>
            </w:ins>
            <w:r w:rsidRPr="00B66CF0">
              <w:rPr>
                <w:rFonts w:ascii="Arial" w:eastAsia="仿宋_GB2312" w:hAnsi="Arial" w:cs="Arial"/>
                <w:color w:val="0000FF"/>
                <w:sz w:val="18"/>
                <w:szCs w:val="18"/>
              </w:rPr>
              <w:t xml:space="preserve"> Ac</w:t>
            </w:r>
            <w:r w:rsidRPr="00B66CF0">
              <w:rPr>
                <w:rFonts w:ascii="Arial" w:eastAsia="仿宋_GB2312" w:hAnsi="Arial" w:cs="Arial"/>
                <w:color w:val="0000FF"/>
                <w:sz w:val="18"/>
                <w:szCs w:val="18"/>
                <w:vertAlign w:val="subscript"/>
                <w:rPrChange w:id="1960" w:author="Xuning Wei12232" w:date="2026-08-24T11:43:00Z">
                  <w:rPr>
                    <w:rFonts w:ascii="Arial" w:eastAsia="仿宋_GB2312" w:hAnsi="Arial" w:cs="Arial"/>
                    <w:sz w:val="18"/>
                    <w:szCs w:val="18"/>
                  </w:rPr>
                </w:rPrChange>
              </w:rPr>
              <w:t>2</w:t>
            </w:r>
            <w:r w:rsidRPr="00B66CF0">
              <w:rPr>
                <w:rFonts w:ascii="Arial" w:eastAsia="仿宋_GB2312" w:hAnsi="Arial" w:cs="Arial"/>
                <w:color w:val="0000FF"/>
                <w:sz w:val="18"/>
                <w:szCs w:val="18"/>
              </w:rPr>
              <w:t>O / Pyridine / DMF solution has been changed from TJ4S-1213-Sy15-R01 to</w:t>
            </w:r>
            <w:r w:rsidR="006912B2">
              <w:rPr>
                <w:rFonts w:ascii="Arial" w:eastAsia="仿宋_GB2312" w:hAnsi="Arial" w:cs="Arial"/>
                <w:color w:val="0000FF"/>
                <w:sz w:val="18"/>
                <w:szCs w:val="18"/>
              </w:rPr>
              <w:t xml:space="preserve"> </w:t>
            </w:r>
            <w:r w:rsidRPr="00B66CF0">
              <w:rPr>
                <w:rFonts w:ascii="Arial" w:eastAsia="仿宋_GB2312" w:hAnsi="Arial" w:cs="Arial"/>
                <w:color w:val="0000FF"/>
                <w:sz w:val="18"/>
                <w:szCs w:val="18"/>
              </w:rPr>
              <w:t xml:space="preserve"> </w:t>
            </w:r>
            <w:r w:rsidRPr="00B66CF0">
              <w:rPr>
                <w:rFonts w:ascii="Arial" w:eastAsia="仿宋_GB2312" w:hAnsi="Arial" w:cs="Arial"/>
                <w:color w:val="0000FF"/>
                <w:sz w:val="18"/>
                <w:szCs w:val="18"/>
              </w:rPr>
              <w:br/>
              <w:t>TJ4S-1213-R22</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97F998" w14:textId="7539B7A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47F33D" w14:textId="77777777" w:rsidR="00444034" w:rsidRPr="00B66CF0" w:rsidRDefault="00444034" w:rsidP="00B66CF0">
            <w:pPr>
              <w:spacing w:line="240" w:lineRule="auto"/>
              <w:jc w:val="both"/>
              <w:rPr>
                <w:ins w:id="1961" w:author="Xuning Wei12232" w:date="2026-08-04T16:26:00Z"/>
                <w:rFonts w:ascii="Arial" w:hAnsi="Arial" w:cs="Arial"/>
                <w:color w:val="0000FF"/>
                <w:sz w:val="18"/>
                <w:szCs w:val="18"/>
              </w:rPr>
            </w:pPr>
            <w:ins w:id="1962" w:author="Xuning Wei12232" w:date="2026-08-04T16:26:00Z">
              <w:r w:rsidRPr="00B66CF0">
                <w:rPr>
                  <w:rFonts w:ascii="Arial" w:hAnsi="Arial" w:cs="Arial"/>
                  <w:color w:val="0000FF"/>
                  <w:sz w:val="18"/>
                  <w:szCs w:val="18"/>
                </w:rPr>
                <w:t>1. Equipment performance will be qualified via IQ, OQ and PQ before use.</w:t>
              </w:r>
            </w:ins>
          </w:p>
          <w:p w14:paraId="5D4B3603" w14:textId="77777777" w:rsidR="00444034" w:rsidRPr="00B66CF0" w:rsidRDefault="00444034" w:rsidP="00B66CF0">
            <w:pPr>
              <w:spacing w:line="240" w:lineRule="auto"/>
              <w:jc w:val="both"/>
              <w:rPr>
                <w:ins w:id="1963" w:author="Xuning Wei12232" w:date="2026-08-04T16:26:00Z"/>
                <w:rFonts w:ascii="Arial" w:hAnsi="Arial" w:cs="Arial"/>
                <w:color w:val="0000FF"/>
                <w:sz w:val="18"/>
                <w:szCs w:val="18"/>
              </w:rPr>
            </w:pPr>
            <w:ins w:id="1964" w:author="Xuning Wei12232" w:date="2026-08-04T16:26:00Z">
              <w:r w:rsidRPr="00B66CF0">
                <w:rPr>
                  <w:rFonts w:ascii="Arial" w:hAnsi="Arial" w:cs="Arial"/>
                  <w:color w:val="0000FF"/>
                  <w:sz w:val="18"/>
                  <w:szCs w:val="18"/>
                </w:rPr>
                <w:t xml:space="preserve">2. Has been </w:t>
              </w:r>
              <w:r w:rsidRPr="00B66CF0">
                <w:rPr>
                  <w:rFonts w:ascii="Arial" w:hAnsi="Arial" w:cs="Arial"/>
                  <w:color w:val="0000FF"/>
                  <w:sz w:val="18"/>
                  <w:szCs w:val="18"/>
                  <w:rPrChange w:id="1965" w:author="Xuning Wei12232" w:date="2026-08-21T17:50:00Z">
                    <w:rPr/>
                  </w:rPrChange>
                </w:rPr>
                <w:t>u</w:t>
              </w:r>
              <w:r w:rsidRPr="00B66CF0">
                <w:rPr>
                  <w:rFonts w:ascii="Arial" w:hAnsi="Arial" w:cs="Arial"/>
                  <w:color w:val="0000FF"/>
                  <w:sz w:val="18"/>
                  <w:szCs w:val="18"/>
                </w:rPr>
                <w:t>pdated the process equipment flow diagram.</w:t>
              </w:r>
            </w:ins>
          </w:p>
          <w:p w14:paraId="2963FC8A" w14:textId="77777777" w:rsidR="00444034" w:rsidRPr="00B66CF0" w:rsidRDefault="00444034" w:rsidP="00B66CF0">
            <w:pPr>
              <w:spacing w:line="240" w:lineRule="auto"/>
              <w:jc w:val="both"/>
              <w:rPr>
                <w:ins w:id="1966" w:author="Xuning Wei12232" w:date="2026-08-04T16:26:00Z"/>
                <w:rFonts w:ascii="Arial" w:hAnsi="Arial" w:cs="Arial"/>
                <w:color w:val="0000FF"/>
                <w:sz w:val="18"/>
                <w:szCs w:val="18"/>
              </w:rPr>
            </w:pPr>
            <w:ins w:id="1967" w:author="Xuning Wei12232" w:date="2026-08-04T16:26:00Z">
              <w:r w:rsidRPr="00B66CF0">
                <w:rPr>
                  <w:rFonts w:ascii="Arial" w:hAnsi="Arial" w:cs="Arial"/>
                  <w:color w:val="0000FF"/>
                  <w:sz w:val="18"/>
                  <w:szCs w:val="18"/>
                </w:rPr>
                <w:t xml:space="preserve">3. </w:t>
              </w:r>
              <w:commentRangeStart w:id="1968"/>
              <w:commentRangeStart w:id="1969"/>
              <w:r w:rsidRPr="00B66CF0">
                <w:rPr>
                  <w:rFonts w:ascii="Arial" w:hAnsi="Arial" w:cs="Arial"/>
                  <w:color w:val="0000FF"/>
                  <w:sz w:val="18"/>
                  <w:szCs w:val="18"/>
                </w:rPr>
                <w:t>Prepared solutions are transferred through fixed process piping.</w:t>
              </w:r>
              <w:commentRangeEnd w:id="1968"/>
              <w:r w:rsidRPr="00B66CF0">
                <w:rPr>
                  <w:rStyle w:val="CommentReference"/>
                  <w:rFonts w:ascii="Arial" w:hAnsi="Arial" w:cs="Arial"/>
                  <w:color w:val="0000FF"/>
                  <w:sz w:val="18"/>
                  <w:szCs w:val="18"/>
                </w:rPr>
                <w:commentReference w:id="1968"/>
              </w:r>
              <w:commentRangeEnd w:id="1969"/>
              <w:r w:rsidRPr="00B66CF0">
                <w:rPr>
                  <w:rStyle w:val="CommentReference"/>
                  <w:rFonts w:ascii="Arial" w:hAnsi="Arial" w:cs="Arial"/>
                  <w:color w:val="0000FF"/>
                  <w:sz w:val="18"/>
                  <w:szCs w:val="18"/>
                </w:rPr>
                <w:commentReference w:id="1969"/>
              </w:r>
            </w:ins>
          </w:p>
          <w:p w14:paraId="7BDBFFBD" w14:textId="77777777" w:rsidR="00444034" w:rsidRPr="00B66CF0" w:rsidRDefault="00444034" w:rsidP="00B66CF0">
            <w:pPr>
              <w:spacing w:line="240" w:lineRule="auto"/>
              <w:jc w:val="both"/>
              <w:rPr>
                <w:ins w:id="1970" w:author="Xuning Wei12232" w:date="2026-08-04T16:26:00Z"/>
                <w:rFonts w:ascii="Arial" w:hAnsi="Arial" w:cs="Arial"/>
                <w:color w:val="0000FF"/>
                <w:sz w:val="18"/>
                <w:szCs w:val="18"/>
              </w:rPr>
            </w:pPr>
            <w:ins w:id="1971" w:author="Xuning Wei12232" w:date="2026-08-04T16:26:00Z">
              <w:r w:rsidRPr="00B66CF0">
                <w:rPr>
                  <w:rFonts w:ascii="Arial" w:hAnsi="Arial" w:cs="Arial"/>
                  <w:color w:val="0000FF"/>
                  <w:sz w:val="18"/>
                  <w:szCs w:val="18"/>
                </w:rPr>
                <w:lastRenderedPageBreak/>
                <w:t>4. Correct labels shall display unique material names and project numbers for identification of solution types.</w:t>
              </w:r>
            </w:ins>
          </w:p>
          <w:p w14:paraId="41EEEC0C" w14:textId="77777777" w:rsidR="00444034" w:rsidRPr="00B66CF0" w:rsidRDefault="00444034" w:rsidP="00B66CF0">
            <w:pPr>
              <w:spacing w:line="240" w:lineRule="auto"/>
              <w:jc w:val="both"/>
              <w:rPr>
                <w:ins w:id="1972" w:author="Xuning Wei12232" w:date="2026-08-04T16:26:00Z"/>
                <w:rFonts w:ascii="Arial" w:hAnsi="Arial" w:cs="Arial"/>
                <w:color w:val="0000FF"/>
                <w:sz w:val="18"/>
                <w:szCs w:val="18"/>
              </w:rPr>
            </w:pPr>
            <w:ins w:id="1973" w:author="Xuning Wei12232" w:date="2026-08-04T16:26:00Z">
              <w:r w:rsidRPr="00B66CF0">
                <w:rPr>
                  <w:rFonts w:ascii="Arial" w:hAnsi="Arial" w:cs="Arial"/>
                  <w:color w:val="0000FF"/>
                  <w:sz w:val="18"/>
                  <w:szCs w:val="18"/>
                </w:rPr>
                <w:t>5. Personnel confirmation of complete transfer.</w:t>
              </w:r>
            </w:ins>
          </w:p>
          <w:p w14:paraId="244F0A72" w14:textId="05E261E7" w:rsidR="00444034" w:rsidRPr="00B66CF0" w:rsidRDefault="00444034" w:rsidP="00B66CF0">
            <w:pPr>
              <w:spacing w:line="240" w:lineRule="auto"/>
              <w:jc w:val="both"/>
              <w:rPr>
                <w:rFonts w:ascii="Arial" w:hAnsi="Arial" w:cs="Arial"/>
                <w:sz w:val="18"/>
                <w:szCs w:val="18"/>
              </w:rPr>
            </w:pPr>
            <w:ins w:id="1974" w:author="Xuning Wei12232" w:date="2026-08-04T16:26:00Z">
              <w:r w:rsidRPr="00B66CF0">
                <w:rPr>
                  <w:rFonts w:ascii="Arial" w:hAnsi="Arial" w:cs="Arial"/>
                  <w:color w:val="0000FF"/>
                  <w:sz w:val="18"/>
                  <w:szCs w:val="18"/>
                </w:rPr>
                <w:t xml:space="preserve">6. Two personnel (process chemist and operator) </w:t>
              </w:r>
              <w:r w:rsidRPr="00B66CF0">
                <w:rPr>
                  <w:rFonts w:ascii="Arial" w:eastAsia="Times New Roman" w:hAnsi="Arial" w:cs="Arial"/>
                  <w:color w:val="0000FF"/>
                  <w:sz w:val="18"/>
                  <w:szCs w:val="18"/>
                </w:rPr>
                <w:t>always monitor the operation.</w:t>
              </w:r>
            </w:ins>
            <w:del w:id="1975" w:author="Xuning Wei12232" w:date="2026-08-04T16:26:00Z">
              <w:r w:rsidRPr="00B66CF0" w:rsidDel="19DD0A35">
                <w:rPr>
                  <w:rFonts w:ascii="Arial" w:hAnsi="Arial" w:cs="Arial"/>
                  <w:color w:val="0000FF"/>
                  <w:sz w:val="18"/>
                  <w:szCs w:val="18"/>
                </w:rPr>
                <w:delText>Prepared solutions are transferred through fixed process piping.</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50832C" w14:textId="1728BDCA"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lastRenderedPageBreak/>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05A1D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Assigned Owner: Zhongyao </w:t>
            </w:r>
            <w:r w:rsidRPr="00B66CF0">
              <w:rPr>
                <w:rFonts w:ascii="Arial" w:hAnsi="Arial" w:cs="Arial"/>
                <w:color w:val="0000FF"/>
                <w:sz w:val="18"/>
                <w:szCs w:val="18"/>
                <w:u w:val="single"/>
              </w:rPr>
              <w:t>Zhang</w:t>
            </w:r>
          </w:p>
          <w:p w14:paraId="201F4699" w14:textId="3B784675"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w:t>
            </w:r>
            <w:commentRangeStart w:id="1976"/>
            <w:commentRangeStart w:id="1977"/>
            <w:r w:rsidRPr="00B66CF0">
              <w:rPr>
                <w:rFonts w:ascii="Arial" w:eastAsia="Arial" w:hAnsi="Arial" w:cs="Arial"/>
                <w:color w:val="0000FF"/>
                <w:sz w:val="18"/>
                <w:szCs w:val="18"/>
                <w:u w:val="single"/>
              </w:rPr>
              <w:t xml:space="preserve">: </w:t>
            </w:r>
            <w:r w:rsidR="007B234D" w:rsidRPr="00B66CF0">
              <w:rPr>
                <w:rFonts w:ascii="Arial" w:eastAsia="Arial" w:hAnsi="Arial" w:cs="Arial"/>
                <w:color w:val="0000FF"/>
                <w:sz w:val="18"/>
                <w:szCs w:val="18"/>
                <w:u w:val="single"/>
              </w:rPr>
              <w:t>11/05/2026</w:t>
            </w:r>
            <w:commentRangeEnd w:id="1976"/>
            <w:r w:rsidRPr="00B66CF0">
              <w:rPr>
                <w:rStyle w:val="af5"/>
                <w:rFonts w:ascii="Arial" w:eastAsia="Arial" w:hAnsi="Arial" w:cs="Arial"/>
                <w:color w:val="0000FF"/>
                <w:sz w:val="18"/>
                <w:szCs w:val="18"/>
                <w:u w:val="single"/>
              </w:rPr>
              <w:commentReference w:id="1976"/>
            </w:r>
            <w:commentRangeEnd w:id="1977"/>
            <w:r w:rsidRPr="00B66CF0">
              <w:rPr>
                <w:rStyle w:val="af5"/>
                <w:rFonts w:ascii="Arial" w:hAnsi="Arial" w:cs="Arial"/>
                <w:color w:val="0000FF"/>
                <w:sz w:val="18"/>
                <w:szCs w:val="18"/>
              </w:rPr>
              <w:commentReference w:id="1977"/>
            </w:r>
          </w:p>
          <w:p w14:paraId="6AE40E9B"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Item status and Closure criteria: complete equipment re-validation and engineering re-assessment</w:t>
            </w:r>
          </w:p>
          <w:p w14:paraId="36C4D499" w14:textId="77777777" w:rsidR="00444034" w:rsidRPr="00B66CF0" w:rsidRDefault="00444034"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D27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C2F3C0"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2D44BBAD"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tcPr>
          <w:p w14:paraId="4C60C19A" w14:textId="431FC718"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ESA</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6F00B3C" w14:textId="4CA32FC9" w:rsidR="00DC3E6B" w:rsidRPr="00B66CF0" w:rsidRDefault="00DC3E6B" w:rsidP="00B66CF0">
            <w:pPr>
              <w:spacing w:line="240" w:lineRule="auto"/>
              <w:jc w:val="both"/>
              <w:rPr>
                <w:rFonts w:ascii="Arial" w:hAnsi="Arial" w:cs="Arial"/>
                <w:sz w:val="18"/>
                <w:szCs w:val="18"/>
              </w:rPr>
            </w:pPr>
            <w:r w:rsidRPr="00B66CF0">
              <w:rPr>
                <w:rFonts w:ascii="Arial" w:hAnsi="Arial" w:cs="Arial"/>
                <w:sz w:val="18"/>
                <w:szCs w:val="18"/>
                <w:u w:val="single"/>
              </w:rPr>
              <w:t xml:space="preserve">The step 1 </w:t>
            </w:r>
            <w:r w:rsidRPr="00B66CF0">
              <w:rPr>
                <w:rFonts w:ascii="Arial" w:hAnsi="Arial" w:cs="Arial"/>
                <w:sz w:val="18"/>
                <w:szCs w:val="18"/>
              </w:rPr>
              <w:t xml:space="preserve">Equipment suitability assessment (RA-140020030101.01) is not yet finalized. </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1EBD1EB" w14:textId="0F36821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E0E509" w14:textId="6D2C9EF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Finalize and sign off the Equipment suitability assessment report(RA-140020030101.01)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BF5ABE" w14:textId="5ADC0342"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07CC62" w14:textId="77777777" w:rsidR="00DC3E6B" w:rsidRPr="00B66CF0" w:rsidRDefault="00DC3E6B" w:rsidP="00B66CF0">
            <w:pPr>
              <w:spacing w:line="240" w:lineRule="auto"/>
              <w:jc w:val="both"/>
              <w:rPr>
                <w:rFonts w:ascii="Arial" w:eastAsia="Arial" w:hAnsi="Arial" w:cs="Arial"/>
                <w:sz w:val="18"/>
                <w:szCs w:val="18"/>
                <w:u w:val="single"/>
              </w:rPr>
            </w:pPr>
          </w:p>
          <w:p w14:paraId="4A38A404"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9F9142D" w14:textId="2E1499EB"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11/05/2026</w:t>
            </w:r>
          </w:p>
          <w:p w14:paraId="3AF0E6CD" w14:textId="638803AC"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D3246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2987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0ABF414D" w14:textId="77777777" w:rsidTr="00B66CF0">
        <w:trPr>
          <w:trHeight w:val="300"/>
        </w:trPr>
        <w:tc>
          <w:tcPr>
            <w:tcW w:w="1205" w:type="dxa"/>
            <w:vMerge/>
            <w:tcBorders>
              <w:left w:val="single" w:sz="6" w:space="0" w:color="AAAAAA"/>
              <w:bottom w:val="single" w:sz="6" w:space="0" w:color="AAAAAA"/>
              <w:right w:val="single" w:sz="6" w:space="0" w:color="AAAAAA"/>
            </w:tcBorders>
            <w:shd w:val="clear" w:color="auto" w:fill="EEF4FB"/>
            <w:vAlign w:val="center"/>
          </w:tcPr>
          <w:p w14:paraId="40E09851" w14:textId="5112F050" w:rsidR="00DC3E6B" w:rsidRPr="00B66CF0" w:rsidRDefault="00DC3E6B" w:rsidP="00B66CF0">
            <w:pPr>
              <w:spacing w:line="240" w:lineRule="auto"/>
              <w:jc w:val="both"/>
              <w:rPr>
                <w:rFonts w:ascii="Arial" w:hAnsi="Arial" w:cs="Arial"/>
                <w:color w:val="88179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40254F" w14:textId="03D99AB0"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u w:val="single"/>
              </w:rPr>
              <w:t xml:space="preserve">The step 2 </w:t>
            </w:r>
            <w:r w:rsidRPr="00B66CF0">
              <w:rPr>
                <w:rFonts w:ascii="Arial" w:hAnsi="Arial" w:cs="Arial"/>
                <w:sz w:val="18"/>
                <w:szCs w:val="18"/>
              </w:rPr>
              <w:t>Equipment suitability assessment (RA-140020030201.01) is not yet finalized.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E3FEEC" w14:textId="55901D7E"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B7788F" w14:textId="630B408C"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rPr>
              <w:t>Finalize and sign off the Equipment suitability assessment report (RA-140020030201.01)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98C1BD" w14:textId="531DADBA" w:rsidR="00DC3E6B" w:rsidRPr="00B66CF0" w:rsidRDefault="00DC3E6B" w:rsidP="00B66CF0">
            <w:pPr>
              <w:spacing w:line="240" w:lineRule="auto"/>
              <w:jc w:val="both"/>
              <w:rPr>
                <w:rFonts w:ascii="Arial" w:hAnsi="Arial" w:cs="Arial"/>
                <w:sz w:val="18"/>
                <w:szCs w:val="18"/>
                <w:u w:val="single"/>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69578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signed Owner: Pengda Zhao</w:t>
            </w:r>
          </w:p>
          <w:p w14:paraId="5E50DA18" w14:textId="4F61A2E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10F3C93D" w14:textId="5ECBC00E"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7BEDA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58B907" w14:textId="77777777" w:rsidR="00DC3E6B" w:rsidRPr="00B66CF0" w:rsidRDefault="00DC3E6B" w:rsidP="00B66CF0">
            <w:pPr>
              <w:spacing w:line="240" w:lineRule="auto"/>
              <w:jc w:val="both"/>
              <w:rPr>
                <w:rFonts w:ascii="Arial" w:eastAsia="Arial" w:hAnsi="Arial" w:cs="Arial"/>
                <w:sz w:val="18"/>
                <w:szCs w:val="18"/>
                <w:u w:val="single"/>
              </w:rPr>
            </w:pPr>
          </w:p>
        </w:tc>
      </w:tr>
      <w:tr w:rsidR="00444034" w:rsidRPr="00B66CF0" w14:paraId="11D47F08"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2DFE5A21" w14:textId="3F353723" w:rsidR="00444034" w:rsidRPr="00B66CF0" w:rsidRDefault="00444034" w:rsidP="00B66CF0">
            <w:pPr>
              <w:jc w:val="both"/>
              <w:rPr>
                <w:rFonts w:ascii="Arial" w:hAnsi="Arial" w:cs="Arial"/>
                <w:sz w:val="18"/>
                <w:szCs w:val="18"/>
              </w:rPr>
            </w:pPr>
            <w:r w:rsidRPr="00B66CF0">
              <w:rPr>
                <w:rFonts w:ascii="Arial" w:eastAsia="Times New Roman" w:hAnsi="Arial" w:cs="Arial"/>
                <w:b/>
                <w:color w:val="0000FF"/>
                <w:sz w:val="18"/>
                <w:szCs w:val="18"/>
              </w:rPr>
              <w:t>Cleaning Validation</w:t>
            </w:r>
          </w:p>
        </w:tc>
      </w:tr>
      <w:tr w:rsidR="00444034" w:rsidRPr="00B66CF0" w14:paraId="4231FDF5"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C1B8FA" w14:textId="77777777"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Cleaning Validation</w:t>
            </w:r>
          </w:p>
          <w:p w14:paraId="2019FD9F" w14:textId="09F502C5" w:rsidR="00444034" w:rsidRPr="00B66CF0" w:rsidRDefault="00444034" w:rsidP="00A60004">
            <w:pPr>
              <w:spacing w:line="240" w:lineRule="auto"/>
              <w:jc w:val="both"/>
              <w:rPr>
                <w:rFonts w:ascii="Arial" w:eastAsia="Times New Roman" w:hAnsi="Arial" w:cs="Arial"/>
                <w:sz w:val="18"/>
                <w:szCs w:val="18"/>
              </w:rPr>
            </w:pPr>
            <w:r w:rsidRPr="00B66CF0">
              <w:rPr>
                <w:rFonts w:ascii="Arial" w:hAnsi="Arial" w:cs="Arial"/>
                <w:color w:val="0000FF"/>
                <w:sz w:val="18"/>
                <w:szCs w:val="18"/>
              </w:rP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0237A94" w14:textId="22C70594"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2253FD" w14:textId="1F2F62C3"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FCCAAF" w14:textId="4B19FE5E" w:rsidR="00444034" w:rsidRPr="00B66CF0" w:rsidRDefault="00444034" w:rsidP="00B66CF0">
            <w:pPr>
              <w:spacing w:line="240" w:lineRule="auto"/>
              <w:jc w:val="both"/>
              <w:rPr>
                <w:rFonts w:ascii="Arial" w:eastAsia="Times New Roman" w:hAnsi="Arial" w:cs="Arial"/>
                <w:sz w:val="18"/>
                <w:szCs w:val="18"/>
              </w:rPr>
            </w:pPr>
            <w:commentRangeStart w:id="1978"/>
            <w:commentRangeStart w:id="1979"/>
            <w:r w:rsidRPr="00B66CF0">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978"/>
            <w:r w:rsidRPr="00B66CF0">
              <w:rPr>
                <w:rStyle w:val="af5"/>
                <w:rFonts w:ascii="Arial" w:eastAsia="Arial" w:hAnsi="Arial" w:cs="Arial"/>
                <w:color w:val="0000FF"/>
                <w:sz w:val="18"/>
                <w:szCs w:val="18"/>
              </w:rPr>
              <w:commentReference w:id="1978"/>
            </w:r>
            <w:commentRangeEnd w:id="1979"/>
            <w:r w:rsidRPr="00B66CF0">
              <w:rPr>
                <w:rStyle w:val="af5"/>
                <w:rFonts w:ascii="Arial" w:hAnsi="Arial" w:cs="Arial"/>
                <w:color w:val="0000FF"/>
                <w:sz w:val="18"/>
                <w:szCs w:val="18"/>
              </w:rPr>
              <w:commentReference w:id="1979"/>
            </w:r>
            <w:r w:rsidRPr="00B66CF0">
              <w:rPr>
                <w:rFonts w:ascii="Arial" w:eastAsia="Arial" w:hAnsi="Arial" w:cs="Arial"/>
                <w:color w:val="0000FF"/>
                <w:sz w:val="18"/>
                <w:szCs w:val="18"/>
              </w:rPr>
              <w:t xml:space="preserve"> </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F850C6" w14:textId="257A8D0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92F2D5"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Zhonghua Fu</w:t>
            </w:r>
          </w:p>
          <w:p w14:paraId="417AA22E" w14:textId="27690058"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 xml:space="preserve">Due Date: </w:t>
            </w:r>
            <w:r w:rsidR="007B234D" w:rsidRPr="00B66CF0">
              <w:rPr>
                <w:rFonts w:ascii="Arial" w:eastAsia="Arial" w:hAnsi="Arial" w:cs="Arial"/>
                <w:color w:val="0000FF"/>
                <w:sz w:val="18"/>
                <w:szCs w:val="18"/>
              </w:rPr>
              <w:t>11/05/2026</w:t>
            </w:r>
          </w:p>
          <w:p w14:paraId="5F5B2384" w14:textId="18AC9F85"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Item status and Closure criteria: CVP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6E6CD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5392C3" w14:textId="77777777" w:rsidR="00444034" w:rsidRPr="00B66CF0" w:rsidRDefault="00444034" w:rsidP="00B66CF0">
            <w:pPr>
              <w:spacing w:line="240" w:lineRule="auto"/>
              <w:jc w:val="both"/>
              <w:rPr>
                <w:rFonts w:ascii="Arial" w:eastAsia="Arial" w:hAnsi="Arial" w:cs="Arial"/>
                <w:sz w:val="18"/>
                <w:szCs w:val="18"/>
                <w:u w:val="single"/>
              </w:rPr>
            </w:pPr>
          </w:p>
        </w:tc>
      </w:tr>
      <w:tr w:rsidR="00A60004" w:rsidRPr="00B66CF0" w14:paraId="0013121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5AFA51" w14:textId="77777777" w:rsidR="00A60004" w:rsidRPr="00B66CF0" w:rsidRDefault="00A60004" w:rsidP="00A60004">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lastRenderedPageBreak/>
              <w:t>Cleaning Validation</w:t>
            </w:r>
          </w:p>
          <w:p w14:paraId="5CBDF549" w14:textId="3A3ED83D" w:rsidR="00A60004" w:rsidRPr="00B66CF0" w:rsidRDefault="00A60004" w:rsidP="00A60004">
            <w:pPr>
              <w:spacing w:line="240" w:lineRule="auto"/>
              <w:jc w:val="both"/>
              <w:rPr>
                <w:rFonts w:ascii="Arial" w:eastAsia="Times New Roman" w:hAnsi="Arial" w:cs="Arial"/>
                <w:color w:val="0000FF"/>
                <w:sz w:val="18"/>
                <w:szCs w:val="18"/>
              </w:rPr>
            </w:pPr>
            <w:r w:rsidRPr="00B66CF0">
              <w:rPr>
                <w:rFonts w:ascii="Arial" w:hAnsi="Arial" w:cs="Arial"/>
                <w:color w:val="0000FF"/>
                <w:sz w:val="18"/>
                <w:szCs w:val="18"/>
              </w:rPr>
              <w:t>(</w:t>
            </w:r>
            <w:r>
              <w:rPr>
                <w:rFonts w:ascii="Arial" w:hAnsi="Arial" w:cs="Arial"/>
                <w:color w:val="0000FF"/>
                <w:sz w:val="18"/>
                <w:szCs w:val="18"/>
              </w:rPr>
              <w:t xml:space="preserve">Step </w:t>
            </w:r>
            <w:r w:rsidRPr="00B66CF0">
              <w:rPr>
                <w:rFonts w:ascii="Arial" w:hAnsi="Arial" w:cs="Arial"/>
                <w:color w:val="0000FF"/>
                <w:sz w:val="18"/>
                <w:szCs w:val="18"/>
              </w:rPr>
              <w:t>2)</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E77CB0E" w14:textId="16FDDB41"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B5DA9C" w14:textId="23D10B2E"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F907CB2" w14:textId="06DCD1C1" w:rsidR="00A60004" w:rsidRPr="00B66CF0" w:rsidRDefault="00A60004" w:rsidP="00A60004">
            <w:pPr>
              <w:spacing w:line="240" w:lineRule="auto"/>
              <w:jc w:val="both"/>
              <w:rPr>
                <w:rFonts w:ascii="Arial" w:eastAsia="Arial" w:hAnsi="Arial" w:cs="Arial"/>
                <w:color w:val="0000FF"/>
                <w:sz w:val="18"/>
                <w:szCs w:val="18"/>
              </w:rPr>
            </w:pPr>
            <w:commentRangeStart w:id="1980"/>
            <w:commentRangeStart w:id="1981"/>
            <w:r w:rsidRPr="00B66CF0">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980"/>
            <w:r w:rsidRPr="00B66CF0">
              <w:rPr>
                <w:rStyle w:val="af5"/>
                <w:rFonts w:ascii="Arial" w:eastAsia="Arial" w:hAnsi="Arial" w:cs="Arial"/>
                <w:color w:val="0000FF"/>
                <w:sz w:val="18"/>
                <w:szCs w:val="18"/>
              </w:rPr>
              <w:commentReference w:id="1980"/>
            </w:r>
            <w:commentRangeEnd w:id="1981"/>
            <w:r w:rsidRPr="00B66CF0">
              <w:rPr>
                <w:rStyle w:val="af5"/>
                <w:rFonts w:ascii="Arial" w:hAnsi="Arial" w:cs="Arial"/>
                <w:color w:val="0000FF"/>
                <w:sz w:val="18"/>
                <w:szCs w:val="18"/>
              </w:rPr>
              <w:commentReference w:id="1981"/>
            </w:r>
            <w:r w:rsidRPr="00B66CF0">
              <w:rPr>
                <w:rFonts w:ascii="Arial" w:eastAsia="Arial" w:hAnsi="Arial" w:cs="Arial"/>
                <w:color w:val="0000FF"/>
                <w:sz w:val="18"/>
                <w:szCs w:val="18"/>
              </w:rPr>
              <w:t xml:space="preserve"> </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0C9354" w14:textId="68AC4F4C"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6AFC24" w14:textId="77777777"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Zhonghua Fu</w:t>
            </w:r>
          </w:p>
          <w:p w14:paraId="6457C047" w14:textId="1E098C8D"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 xml:space="preserve">Due Date: </w:t>
            </w:r>
            <w:r>
              <w:rPr>
                <w:rFonts w:ascii="Arial" w:eastAsia="Arial" w:hAnsi="Arial" w:cs="Arial"/>
                <w:color w:val="0000FF"/>
                <w:sz w:val="18"/>
                <w:szCs w:val="18"/>
              </w:rPr>
              <w:t>11/20</w:t>
            </w:r>
            <w:bookmarkStart w:id="1982" w:name="_GoBack"/>
            <w:bookmarkEnd w:id="1982"/>
            <w:r w:rsidRPr="00B66CF0">
              <w:rPr>
                <w:rFonts w:ascii="Arial" w:eastAsia="Arial" w:hAnsi="Arial" w:cs="Arial"/>
                <w:color w:val="0000FF"/>
                <w:sz w:val="18"/>
                <w:szCs w:val="18"/>
              </w:rPr>
              <w:t>/2026</w:t>
            </w:r>
          </w:p>
          <w:p w14:paraId="0E7CCF1E" w14:textId="15783D69"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Item status and Closure criteria: CVP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5225DF4" w14:textId="77777777" w:rsidR="00A60004" w:rsidRPr="00B66CF0" w:rsidRDefault="00A60004" w:rsidP="00A60004">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27B5259" w14:textId="77777777" w:rsidR="00A60004" w:rsidRPr="00B66CF0" w:rsidRDefault="00A60004" w:rsidP="00A60004">
            <w:pPr>
              <w:spacing w:line="240" w:lineRule="auto"/>
              <w:jc w:val="both"/>
              <w:rPr>
                <w:rFonts w:ascii="Arial" w:eastAsia="Arial" w:hAnsi="Arial" w:cs="Arial"/>
                <w:sz w:val="18"/>
                <w:szCs w:val="18"/>
                <w:u w:val="single"/>
              </w:rPr>
            </w:pPr>
          </w:p>
        </w:tc>
      </w:tr>
      <w:tr w:rsidR="00444034" w:rsidRPr="00B66CF0" w14:paraId="581C261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E885E9" w14:textId="43BFE46A"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Analytical method readiness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65F051" w14:textId="2F2BD221"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As the cleaning solvent needs to be changed to process solvent, the cleaning detection methods for Steps 2 need to be re-developed and re-validated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C147DD" w14:textId="246B4C6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EECD9C" w14:textId="0912284D"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Method d</w:t>
            </w:r>
            <w:r w:rsidRPr="00B66CF0">
              <w:rPr>
                <w:rFonts w:ascii="Arial" w:hAnsi="Arial" w:cs="Arial"/>
                <w:bCs/>
                <w:color w:val="0000FF"/>
                <w:sz w:val="18"/>
                <w:szCs w:val="18"/>
              </w:rPr>
              <w:t>evelopment and validation will</w:t>
            </w:r>
            <w:r w:rsidRPr="00B66CF0">
              <w:rPr>
                <w:rFonts w:ascii="Arial" w:hAnsi="Arial" w:cs="Arial"/>
                <w:color w:val="0000FF"/>
                <w:sz w:val="18"/>
                <w:szCs w:val="18"/>
              </w:rPr>
              <w:t xml:space="preserve"> be initiated as soon as possible.</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52E231" w14:textId="6C9B093D" w:rsidR="00444034" w:rsidRPr="00B66CF0" w:rsidRDefault="00444034"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QC</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F502D"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Haini Wang</w:t>
            </w:r>
          </w:p>
          <w:p w14:paraId="59F39EF8"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Due Date: 11/20/2026</w:t>
            </w:r>
          </w:p>
          <w:p w14:paraId="47461743" w14:textId="72267B04"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rPr>
              <w:t xml:space="preserve">Item status and Closure criteria:  complete the cleaning detect method validation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750E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E8DABC"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1DFA6BD3"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3BF0BFCA" w14:textId="74D566A6" w:rsidR="00444034" w:rsidRPr="00B66CF0" w:rsidRDefault="00444034" w:rsidP="00B66CF0">
            <w:pPr>
              <w:jc w:val="both"/>
              <w:rPr>
                <w:rFonts w:ascii="Arial" w:eastAsia="Arial" w:hAnsi="Arial" w:cs="Arial"/>
                <w:sz w:val="18"/>
                <w:szCs w:val="18"/>
                <w:u w:val="single"/>
              </w:rPr>
            </w:pPr>
            <w:r w:rsidRPr="00B66CF0">
              <w:rPr>
                <w:rFonts w:ascii="Arial" w:eastAsia="Times New Roman" w:hAnsi="Arial" w:cs="Arial"/>
                <w:b/>
                <w:sz w:val="18"/>
                <w:szCs w:val="18"/>
              </w:rPr>
              <w:t>Materials &amp; Specification</w:t>
            </w:r>
          </w:p>
        </w:tc>
      </w:tr>
      <w:tr w:rsidR="00444034" w:rsidRPr="00B66CF0" w14:paraId="18442AFC"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hideMark/>
          </w:tcPr>
          <w:p w14:paraId="4F7D7AE1"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w:t>
            </w:r>
            <w:r w:rsidRPr="00B66CF0">
              <w:rPr>
                <w:rFonts w:ascii="Arial" w:eastAsia="Segoe UI" w:hAnsi="Arial" w:cs="Arial"/>
                <w:sz w:val="18"/>
                <w:szCs w:val="18"/>
              </w:rPr>
              <w:t>aw material supplier</w:t>
            </w:r>
          </w:p>
          <w:p w14:paraId="2B07340D" w14:textId="1BDFEAC6"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sz w:val="18"/>
                <w:szCs w:val="18"/>
              </w:rPr>
              <w:t>Material Specification</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E64AB9E" w14:textId="5821CC8D" w:rsidR="00444034" w:rsidRPr="00B66CF0" w:rsidRDefault="00444034" w:rsidP="00B66CF0">
            <w:pPr>
              <w:spacing w:line="240" w:lineRule="auto"/>
              <w:jc w:val="both"/>
              <w:rPr>
                <w:rFonts w:ascii="Arial" w:hAnsi="Arial" w:cs="Arial"/>
                <w:sz w:val="18"/>
                <w:szCs w:val="18"/>
                <w:u w:val="single"/>
              </w:rPr>
            </w:pPr>
            <w:r w:rsidRPr="00B66CF0">
              <w:rPr>
                <w:rFonts w:ascii="Arial" w:eastAsia="Segoe UI" w:hAnsi="Arial" w:cs="Arial"/>
                <w:sz w:val="18"/>
                <w:szCs w:val="18"/>
              </w:rPr>
              <w:t>A new raw material supplier has been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7189E86" w14:textId="5B9DC025" w:rsidR="00444034" w:rsidRPr="00B66CF0" w:rsidRDefault="00444034" w:rsidP="00B66CF0">
            <w:pPr>
              <w:spacing w:line="240" w:lineRule="auto"/>
              <w:jc w:val="both"/>
              <w:rPr>
                <w:rFonts w:ascii="Arial" w:eastAsia="Arial" w:hAnsi="Arial" w:cs="Arial"/>
                <w:sz w:val="18"/>
                <w:szCs w:val="18"/>
                <w:u w:val="single"/>
              </w:rPr>
            </w:pPr>
            <w:ins w:id="1983" w:author="Xuning Wei12232" w:date="2026-08-04T17:30:00Z">
              <w:r w:rsidRPr="00B66CF0">
                <w:rPr>
                  <w:rFonts w:ascii="Arial" w:hAnsi="Arial" w:cs="Arial"/>
                  <w:sz w:val="18"/>
                  <w:szCs w:val="18"/>
                  <w:rPrChange w:id="1984" w:author="Xuning Wei12232" w:date="2026-08-21T17:50:00Z">
                    <w:rPr>
                      <w:rFonts w:ascii="Arial" w:eastAsia="Times New Roman" w:hAnsi="Arial" w:cs="Arial"/>
                      <w:sz w:val="18"/>
                      <w:szCs w:val="18"/>
                    </w:rPr>
                  </w:rPrChange>
                </w:rPr>
                <w:t>Low</w:t>
              </w:r>
            </w:ins>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6863127" w14:textId="54DB24BC" w:rsidR="00444034" w:rsidRPr="00B66CF0" w:rsidRDefault="00444034" w:rsidP="00B66CF0">
            <w:pPr>
              <w:jc w:val="both"/>
              <w:rPr>
                <w:rFonts w:ascii="Arial" w:hAnsi="Arial" w:cs="Arial"/>
                <w:sz w:val="18"/>
                <w:szCs w:val="18"/>
              </w:rPr>
            </w:pPr>
            <w:ins w:id="1985" w:author="Xuning Wei12232" w:date="2026-08-21T17:45:00Z">
              <w:r w:rsidRPr="00B66CF0">
                <w:rPr>
                  <w:rFonts w:ascii="Arial" w:hAnsi="Arial" w:cs="Arial"/>
                  <w:sz w:val="18"/>
                  <w:szCs w:val="18"/>
                </w:rPr>
                <w:t>Relevant contents have been filled in Change-140020-030</w:t>
              </w:r>
            </w:ins>
            <w:r w:rsidRPr="00B66CF0">
              <w:rPr>
                <w:rFonts w:ascii="Arial" w:hAnsi="Arial" w:cs="Arial"/>
                <w:sz w:val="18"/>
                <w:szCs w:val="18"/>
              </w:rPr>
              <w:t>6</w:t>
            </w:r>
            <w:ins w:id="1986" w:author="Xuning Wei12232" w:date="2026-08-21T17:45:00Z">
              <w:r w:rsidRPr="00B66CF0">
                <w:rPr>
                  <w:rFonts w:ascii="Arial" w:hAnsi="Arial" w:cs="Arial"/>
                  <w:sz w:val="18"/>
                  <w:szCs w:val="18"/>
                </w:rPr>
                <w:t>.01</w:t>
              </w:r>
            </w:ins>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5188107" w14:textId="597454DD" w:rsidR="00444034" w:rsidRPr="00B66CF0" w:rsidRDefault="00444034" w:rsidP="00B66CF0">
            <w:pPr>
              <w:spacing w:line="240" w:lineRule="auto"/>
              <w:jc w:val="both"/>
              <w:rPr>
                <w:rFonts w:ascii="Arial" w:eastAsia="Arial" w:hAnsi="Arial" w:cs="Arial"/>
                <w:sz w:val="18"/>
                <w:szCs w:val="18"/>
                <w:u w:val="single"/>
              </w:rPr>
            </w:pPr>
            <w:ins w:id="1987" w:author="Xuning Wei12232" w:date="2026-08-21T17:41:00Z">
              <w:r w:rsidRPr="00B66CF0">
                <w:rPr>
                  <w:rFonts w:ascii="Arial" w:hAnsi="Arial" w:cs="Arial"/>
                  <w:sz w:val="18"/>
                  <w:szCs w:val="18"/>
                </w:rPr>
                <w:t>CMMD</w:t>
              </w:r>
            </w:ins>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969BFC" w14:textId="18F71D67" w:rsidR="00444034" w:rsidRPr="00B66CF0" w:rsidRDefault="00444034" w:rsidP="00B66CF0">
            <w:pPr>
              <w:spacing w:line="240" w:lineRule="auto"/>
              <w:jc w:val="both"/>
              <w:rPr>
                <w:rFonts w:ascii="Arial" w:eastAsia="Arial" w:hAnsi="Arial" w:cs="Arial"/>
                <w:sz w:val="18"/>
                <w:szCs w:val="18"/>
                <w:u w:val="single"/>
              </w:rPr>
            </w:pPr>
            <w:ins w:id="1988" w:author="Xuning Wei12232" w:date="2026-08-21T17:41: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EAEE2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DC06089"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733B516" w14:textId="77777777" w:rsidTr="00B66CF0">
        <w:trPr>
          <w:trHeight w:val="300"/>
        </w:trPr>
        <w:tc>
          <w:tcPr>
            <w:tcW w:w="1205" w:type="dxa"/>
            <w:vMerge/>
            <w:vAlign w:val="center"/>
          </w:tcPr>
          <w:p w14:paraId="0A31B667" w14:textId="77777777" w:rsidR="00444034" w:rsidRPr="00B66CF0" w:rsidRDefault="00444034"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763596"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 xml:space="preserve">1. The purity specification of </w:t>
            </w:r>
            <w:proofErr w:type="spellStart"/>
            <w:r w:rsidRPr="00B66CF0">
              <w:rPr>
                <w:rFonts w:ascii="Arial" w:eastAsia="Times New Roman" w:hAnsi="Arial" w:cs="Arial"/>
                <w:sz w:val="18"/>
                <w:szCs w:val="18"/>
              </w:rPr>
              <w:t>Fmoc</w:t>
            </w:r>
            <w:proofErr w:type="spellEnd"/>
            <w:r w:rsidRPr="00B66CF0">
              <w:rPr>
                <w:rFonts w:ascii="Arial" w:eastAsia="Times New Roman" w:hAnsi="Arial" w:cs="Arial"/>
                <w:sz w:val="18"/>
                <w:szCs w:val="18"/>
              </w:rPr>
              <w:t>-L-N-Me-</w:t>
            </w:r>
            <w:proofErr w:type="spellStart"/>
            <w:proofErr w:type="gramStart"/>
            <w:r w:rsidRPr="00B66CF0">
              <w:rPr>
                <w:rFonts w:ascii="Arial" w:eastAsia="Times New Roman" w:hAnsi="Arial" w:cs="Arial"/>
                <w:sz w:val="18"/>
                <w:szCs w:val="18"/>
              </w:rPr>
              <w:t>Asn</w:t>
            </w:r>
            <w:proofErr w:type="spellEnd"/>
            <w:r w:rsidRPr="00B66CF0">
              <w:rPr>
                <w:rFonts w:ascii="Arial" w:eastAsia="Times New Roman" w:hAnsi="Arial" w:cs="Arial"/>
                <w:sz w:val="18"/>
                <w:szCs w:val="18"/>
              </w:rPr>
              <w:t>(</w:t>
            </w:r>
            <w:proofErr w:type="spellStart"/>
            <w:proofErr w:type="gramEnd"/>
            <w:r w:rsidRPr="00B66CF0">
              <w:rPr>
                <w:rFonts w:ascii="Arial" w:eastAsia="Times New Roman" w:hAnsi="Arial" w:cs="Arial"/>
                <w:sz w:val="18"/>
                <w:szCs w:val="18"/>
              </w:rPr>
              <w:t>Trt</w:t>
            </w:r>
            <w:proofErr w:type="spellEnd"/>
            <w:r w:rsidRPr="00B66CF0">
              <w:rPr>
                <w:rFonts w:ascii="Arial" w:eastAsia="Times New Roman" w:hAnsi="Arial" w:cs="Arial"/>
                <w:sz w:val="18"/>
                <w:szCs w:val="18"/>
              </w:rPr>
              <w:t>)-OH has been adjusted from ≥98.0% to ≥99.0%. The specification of Des-Methyl impurity was adjusted from ≤0.2% to ≤0.1%.</w:t>
            </w:r>
          </w:p>
          <w:p w14:paraId="0AF26109"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 xml:space="preserve">2. Add detection of </w:t>
            </w:r>
            <w:proofErr w:type="spellStart"/>
            <w:r w:rsidRPr="00B66CF0">
              <w:rPr>
                <w:rFonts w:ascii="Arial" w:eastAsia="Times New Roman" w:hAnsi="Arial" w:cs="Arial"/>
                <w:sz w:val="18"/>
                <w:szCs w:val="18"/>
              </w:rPr>
              <w:t>Fmoc</w:t>
            </w:r>
            <w:proofErr w:type="spellEnd"/>
            <w:r w:rsidRPr="00B66CF0">
              <w:rPr>
                <w:rFonts w:ascii="Arial" w:eastAsia="Times New Roman" w:hAnsi="Arial" w:cs="Arial"/>
                <w:sz w:val="18"/>
                <w:szCs w:val="18"/>
              </w:rPr>
              <w:t>-</w:t>
            </w:r>
            <w:proofErr w:type="spellStart"/>
            <w:r w:rsidRPr="00B66CF0">
              <w:rPr>
                <w:rFonts w:ascii="Arial" w:eastAsia="Times New Roman" w:hAnsi="Arial" w:cs="Arial"/>
                <w:sz w:val="18"/>
                <w:szCs w:val="18"/>
              </w:rPr>
              <w:t>Leu</w:t>
            </w:r>
            <w:proofErr w:type="spellEnd"/>
            <w:r w:rsidRPr="00B66CF0">
              <w:rPr>
                <w:rFonts w:ascii="Arial" w:eastAsia="Times New Roman" w:hAnsi="Arial" w:cs="Arial"/>
                <w:sz w:val="18"/>
                <w:szCs w:val="18"/>
              </w:rPr>
              <w:t xml:space="preserve">-OH and </w:t>
            </w:r>
            <w:proofErr w:type="spellStart"/>
            <w:r w:rsidRPr="00B66CF0">
              <w:rPr>
                <w:rFonts w:ascii="Arial" w:eastAsia="Times New Roman" w:hAnsi="Arial" w:cs="Arial"/>
                <w:sz w:val="18"/>
                <w:szCs w:val="18"/>
              </w:rPr>
              <w:t>Fmoc</w:t>
            </w:r>
            <w:proofErr w:type="spellEnd"/>
            <w:r w:rsidRPr="00B66CF0">
              <w:rPr>
                <w:rFonts w:ascii="Arial" w:eastAsia="Times New Roman" w:hAnsi="Arial" w:cs="Arial"/>
                <w:sz w:val="18"/>
                <w:szCs w:val="18"/>
              </w:rPr>
              <w:t xml:space="preserve">-Ile-OH in </w:t>
            </w:r>
            <w:proofErr w:type="spellStart"/>
            <w:r w:rsidRPr="00B66CF0">
              <w:rPr>
                <w:rFonts w:ascii="Arial" w:eastAsia="Times New Roman" w:hAnsi="Arial" w:cs="Arial"/>
                <w:sz w:val="18"/>
                <w:szCs w:val="18"/>
              </w:rPr>
              <w:t>Fmoc</w:t>
            </w:r>
            <w:proofErr w:type="spellEnd"/>
            <w:r w:rsidRPr="00B66CF0">
              <w:rPr>
                <w:rFonts w:ascii="Arial" w:eastAsia="Times New Roman" w:hAnsi="Arial" w:cs="Arial"/>
                <w:sz w:val="18"/>
                <w:szCs w:val="18"/>
              </w:rPr>
              <w:t>-L-Val-OH, with specifications of ≤0.1% each.</w:t>
            </w:r>
          </w:p>
          <w:p w14:paraId="0F8149D3" w14:textId="77777777" w:rsidR="00444034" w:rsidRPr="00B66CF0" w:rsidRDefault="00444034" w:rsidP="00B66CF0">
            <w:pPr>
              <w:spacing w:line="240" w:lineRule="auto"/>
              <w:jc w:val="both"/>
              <w:rPr>
                <w:rFonts w:ascii="Arial" w:eastAsia="仿宋_GB2312" w:hAnsi="Arial" w:cs="Arial"/>
                <w:sz w:val="18"/>
                <w:szCs w:val="18"/>
              </w:rPr>
            </w:pPr>
            <w:r w:rsidRPr="00B66CF0">
              <w:rPr>
                <w:rFonts w:ascii="Arial" w:eastAsia="Times New Roman" w:hAnsi="Arial" w:cs="Arial"/>
                <w:sz w:val="18"/>
                <w:szCs w:val="18"/>
              </w:rPr>
              <w:t xml:space="preserve">3. </w:t>
            </w:r>
            <w:r w:rsidRPr="00B66CF0">
              <w:rPr>
                <w:rFonts w:ascii="Arial" w:eastAsia="仿宋_GB2312" w:hAnsi="Arial" w:cs="Arial"/>
                <w:sz w:val="18"/>
                <w:szCs w:val="18"/>
              </w:rPr>
              <w:t xml:space="preserve">The purity specification of </w:t>
            </w:r>
            <w:proofErr w:type="spellStart"/>
            <w:r w:rsidRPr="00B66CF0">
              <w:rPr>
                <w:rFonts w:ascii="Arial" w:eastAsia="仿宋_GB2312" w:hAnsi="Arial" w:cs="Arial"/>
                <w:sz w:val="18"/>
                <w:szCs w:val="18"/>
              </w:rPr>
              <w:t>Fmoc</w:t>
            </w:r>
            <w:proofErr w:type="spellEnd"/>
            <w:r w:rsidRPr="00B66CF0">
              <w:rPr>
                <w:rFonts w:ascii="Arial" w:eastAsia="仿宋_GB2312" w:hAnsi="Arial" w:cs="Arial"/>
                <w:sz w:val="18"/>
                <w:szCs w:val="18"/>
              </w:rPr>
              <w:t>-L-α-Me-</w:t>
            </w:r>
            <w:proofErr w:type="spellStart"/>
            <w:r w:rsidRPr="00B66CF0">
              <w:rPr>
                <w:rFonts w:ascii="Arial" w:eastAsia="仿宋_GB2312" w:hAnsi="Arial" w:cs="Arial"/>
                <w:sz w:val="18"/>
                <w:szCs w:val="18"/>
              </w:rPr>
              <w:t>Phe</w:t>
            </w:r>
            <w:proofErr w:type="spellEnd"/>
            <w:r w:rsidRPr="00B66CF0">
              <w:rPr>
                <w:rFonts w:ascii="Arial" w:eastAsia="仿宋_GB2312" w:hAnsi="Arial" w:cs="Arial"/>
                <w:sz w:val="18"/>
                <w:szCs w:val="18"/>
              </w:rPr>
              <w:t xml:space="preserve">-OH and </w:t>
            </w:r>
            <w:proofErr w:type="spellStart"/>
            <w:r w:rsidRPr="00B66CF0">
              <w:rPr>
                <w:rFonts w:ascii="Arial" w:eastAsia="仿宋_GB2312" w:hAnsi="Arial" w:cs="Arial"/>
                <w:sz w:val="18"/>
                <w:szCs w:val="18"/>
              </w:rPr>
              <w:t>Fmoc</w:t>
            </w:r>
            <w:proofErr w:type="spellEnd"/>
            <w:r w:rsidRPr="00B66CF0">
              <w:rPr>
                <w:rFonts w:ascii="Arial" w:eastAsia="仿宋_GB2312" w:hAnsi="Arial" w:cs="Arial"/>
                <w:sz w:val="18"/>
                <w:szCs w:val="18"/>
              </w:rPr>
              <w:t>-L-</w:t>
            </w:r>
            <w:proofErr w:type="spellStart"/>
            <w:proofErr w:type="gramStart"/>
            <w:r w:rsidRPr="00B66CF0">
              <w:rPr>
                <w:rFonts w:ascii="Arial" w:eastAsia="仿宋_GB2312" w:hAnsi="Arial" w:cs="Arial"/>
                <w:sz w:val="18"/>
                <w:szCs w:val="18"/>
              </w:rPr>
              <w:t>Orn</w:t>
            </w:r>
            <w:proofErr w:type="spellEnd"/>
            <w:r w:rsidRPr="00B66CF0">
              <w:rPr>
                <w:rFonts w:ascii="Arial" w:eastAsia="仿宋_GB2312" w:hAnsi="Arial" w:cs="Arial"/>
                <w:sz w:val="18"/>
                <w:szCs w:val="18"/>
              </w:rPr>
              <w:t>(</w:t>
            </w:r>
            <w:proofErr w:type="spellStart"/>
            <w:proofErr w:type="gramEnd"/>
            <w:r w:rsidRPr="00B66CF0">
              <w:rPr>
                <w:rFonts w:ascii="Arial" w:eastAsia="仿宋_GB2312" w:hAnsi="Arial" w:cs="Arial"/>
                <w:sz w:val="18"/>
                <w:szCs w:val="18"/>
              </w:rPr>
              <w:t>Boc</w:t>
            </w:r>
            <w:proofErr w:type="spellEnd"/>
            <w:r w:rsidRPr="00B66CF0">
              <w:rPr>
                <w:rFonts w:ascii="Arial" w:eastAsia="仿宋_GB2312" w:hAnsi="Arial" w:cs="Arial"/>
                <w:sz w:val="18"/>
                <w:szCs w:val="18"/>
              </w:rPr>
              <w:t>)-OH have been adjusted from ≥98.0% to ≥99.0%.</w:t>
            </w:r>
          </w:p>
          <w:p w14:paraId="302F5161" w14:textId="6DF9D5ED" w:rsidR="00444034" w:rsidRPr="00B66CF0" w:rsidDel="005C092D"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lastRenderedPageBreak/>
              <w:t>4.</w:t>
            </w:r>
            <w:r w:rsidRPr="00B66CF0">
              <w:rPr>
                <w:rFonts w:ascii="Arial" w:eastAsia="Times New Roman" w:hAnsi="Arial" w:cs="Arial"/>
                <w:sz w:val="18"/>
                <w:szCs w:val="18"/>
              </w:rPr>
              <w:tab/>
              <w:t>The specification of N,N-</w:t>
            </w:r>
            <w:proofErr w:type="spellStart"/>
            <w:r w:rsidRPr="00B66CF0">
              <w:rPr>
                <w:rFonts w:ascii="Arial" w:eastAsia="Times New Roman" w:hAnsi="Arial" w:cs="Arial"/>
                <w:sz w:val="18"/>
                <w:szCs w:val="18"/>
              </w:rPr>
              <w:t>Dimethylformamide</w:t>
            </w:r>
            <w:proofErr w:type="spellEnd"/>
            <w:r w:rsidRPr="00B66CF0">
              <w:rPr>
                <w:rFonts w:ascii="Arial" w:eastAsia="Times New Roman" w:hAnsi="Arial" w:cs="Arial"/>
                <w:sz w:val="18"/>
                <w:szCs w:val="18"/>
              </w:rPr>
              <w:t xml:space="preserve">, </w:t>
            </w:r>
            <w:proofErr w:type="spellStart"/>
            <w:r w:rsidRPr="00B66CF0">
              <w:rPr>
                <w:rFonts w:ascii="Arial" w:eastAsia="Times New Roman" w:hAnsi="Arial" w:cs="Arial"/>
                <w:sz w:val="18"/>
                <w:szCs w:val="18"/>
              </w:rPr>
              <w:t>Piperidine</w:t>
            </w:r>
            <w:proofErr w:type="spellEnd"/>
            <w:r w:rsidRPr="00B66CF0">
              <w:rPr>
                <w:rFonts w:ascii="Arial" w:eastAsia="Times New Roman" w:hAnsi="Arial" w:cs="Arial"/>
                <w:sz w:val="18"/>
                <w:szCs w:val="18"/>
              </w:rPr>
              <w:t xml:space="preserve">, Methanol, </w:t>
            </w:r>
            <w:proofErr w:type="spellStart"/>
            <w:r w:rsidRPr="00B66CF0">
              <w:rPr>
                <w:rFonts w:ascii="Arial" w:eastAsia="Times New Roman" w:hAnsi="Arial" w:cs="Arial"/>
                <w:sz w:val="18"/>
                <w:szCs w:val="18"/>
              </w:rPr>
              <w:t>Ethyldiisopropylamine</w:t>
            </w:r>
            <w:proofErr w:type="spellEnd"/>
            <w:r w:rsidRPr="00B66CF0">
              <w:rPr>
                <w:rFonts w:ascii="Arial" w:eastAsia="Times New Roman" w:hAnsi="Arial" w:cs="Arial"/>
                <w:sz w:val="18"/>
                <w:szCs w:val="18"/>
              </w:rPr>
              <w:t xml:space="preserve">, Ethyl acetate, </w:t>
            </w:r>
            <w:proofErr w:type="spellStart"/>
            <w:r w:rsidRPr="00B66CF0">
              <w:rPr>
                <w:rFonts w:ascii="Arial" w:eastAsia="Times New Roman" w:hAnsi="Arial" w:cs="Arial"/>
                <w:sz w:val="18"/>
                <w:szCs w:val="18"/>
              </w:rPr>
              <w:t>tert</w:t>
            </w:r>
            <w:proofErr w:type="spellEnd"/>
            <w:r w:rsidRPr="00B66CF0">
              <w:rPr>
                <w:rFonts w:ascii="Arial" w:eastAsia="Times New Roman" w:hAnsi="Arial" w:cs="Arial"/>
                <w:sz w:val="18"/>
                <w:szCs w:val="18"/>
              </w:rPr>
              <w:t xml:space="preserve">-Butyl methyl ether, Pyridine, Toluene, Purified water, Heptane, </w:t>
            </w:r>
            <w:proofErr w:type="spellStart"/>
            <w:r w:rsidRPr="00B66CF0">
              <w:rPr>
                <w:rFonts w:ascii="Arial" w:eastAsia="Times New Roman" w:hAnsi="Arial" w:cs="Arial"/>
                <w:sz w:val="18"/>
                <w:szCs w:val="18"/>
              </w:rPr>
              <w:t>Trifluoroacetic</w:t>
            </w:r>
            <w:proofErr w:type="spellEnd"/>
            <w:r w:rsidRPr="00B66CF0">
              <w:rPr>
                <w:rFonts w:ascii="Arial" w:eastAsia="Times New Roman" w:hAnsi="Arial" w:cs="Arial"/>
                <w:sz w:val="18"/>
                <w:szCs w:val="18"/>
              </w:rPr>
              <w:t xml:space="preserve"> acid were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51C66A" w14:textId="650A34AE"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lastRenderedPageBreak/>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FA9584" w14:textId="77777777" w:rsidR="00444034" w:rsidRPr="00B66CF0" w:rsidRDefault="00444034" w:rsidP="00B66CF0">
            <w:pPr>
              <w:spacing w:line="240" w:lineRule="auto"/>
              <w:jc w:val="both"/>
              <w:rPr>
                <w:rFonts w:ascii="Arial" w:eastAsia="Arial" w:hAnsi="Arial" w:cs="Arial"/>
                <w:sz w:val="18"/>
                <w:szCs w:val="18"/>
              </w:rPr>
            </w:pPr>
            <w:r w:rsidRPr="00B66CF0">
              <w:rPr>
                <w:rFonts w:ascii="Arial" w:eastAsia="Arial" w:hAnsi="Arial" w:cs="Arial"/>
                <w:sz w:val="18"/>
                <w:szCs w:val="18"/>
                <w:u w:val="single"/>
              </w:rPr>
              <w:t>Relevant contents have been filled in Change-140020-030205.01</w:t>
            </w:r>
          </w:p>
          <w:p w14:paraId="3635919F" w14:textId="5393F3BE" w:rsidR="00444034" w:rsidRPr="00B66CF0" w:rsidRDefault="00444034" w:rsidP="00B66CF0">
            <w:pPr>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2054AF" w14:textId="541E86BC"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830BB9" w14:textId="7777777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Assigned Owner: Yongle Liu</w:t>
            </w:r>
          </w:p>
          <w:p w14:paraId="01658A08" w14:textId="45A9097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3DF89097" w14:textId="2F6D15DF" w:rsidR="00444034" w:rsidRPr="00B66CF0" w:rsidDel="00CA63CB"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Item status and Closure criteria: </w:t>
            </w:r>
            <w:r w:rsidRPr="00B66CF0">
              <w:rPr>
                <w:rFonts w:ascii="Arial" w:eastAsia="Arial" w:hAnsi="Arial" w:cs="Arial"/>
                <w:color w:val="0000FF"/>
                <w:sz w:val="18"/>
                <w:szCs w:val="18"/>
                <w:u w:val="single"/>
              </w:rPr>
              <w:t>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CFC64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F647F7"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47247EE0" w14:textId="77777777" w:rsidTr="00B66CF0">
        <w:trPr>
          <w:trHeight w:val="155"/>
        </w:trPr>
        <w:tc>
          <w:tcPr>
            <w:tcW w:w="1205" w:type="dxa"/>
            <w:vMerge w:val="restart"/>
            <w:vAlign w:val="center"/>
          </w:tcPr>
          <w:p w14:paraId="2BEBEA2E" w14:textId="77777777" w:rsidR="00DC3E6B" w:rsidRPr="00B66CF0" w:rsidRDefault="00DC3E6B" w:rsidP="00B66CF0">
            <w:pPr>
              <w:spacing w:beforeLines="50" w:before="120" w:after="0" w:line="240" w:lineRule="auto"/>
              <w:jc w:val="both"/>
              <w:rPr>
                <w:ins w:id="1989" w:author="Xuning Wei12232" w:date="2026-08-24T11:28:00Z"/>
                <w:rFonts w:ascii="Arial" w:hAnsi="Arial" w:cs="Arial"/>
                <w:sz w:val="18"/>
                <w:szCs w:val="18"/>
              </w:rPr>
            </w:pPr>
            <w:r w:rsidRPr="00B66CF0">
              <w:rPr>
                <w:rFonts w:ascii="Arial" w:eastAsia="Times New Roman" w:hAnsi="Arial" w:cs="Arial"/>
                <w:bCs/>
                <w:sz w:val="18"/>
                <w:szCs w:val="18"/>
              </w:rPr>
              <w:t>Product Quality Specification</w:t>
            </w:r>
          </w:p>
          <w:p w14:paraId="6A4FB4F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DDCF3B" w14:textId="68FC36A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Analytical method of Identification changed from AM-013 to AM-140020-025</w:t>
            </w:r>
          </w:p>
        </w:tc>
        <w:tc>
          <w:tcPr>
            <w:tcW w:w="725" w:type="dxa"/>
            <w:vMerge w:val="restart"/>
            <w:tcBorders>
              <w:top w:val="single" w:sz="6" w:space="0" w:color="AAAAAA"/>
              <w:left w:val="single" w:sz="6" w:space="0" w:color="AAAAAA"/>
              <w:right w:val="single" w:sz="6" w:space="0" w:color="AAAAAA"/>
            </w:tcBorders>
            <w:shd w:val="clear" w:color="auto" w:fill="EEF4FB"/>
            <w:vAlign w:val="center"/>
          </w:tcPr>
          <w:p w14:paraId="6E63D50F" w14:textId="230EF4AF"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Low</w:t>
            </w:r>
          </w:p>
        </w:tc>
        <w:tc>
          <w:tcPr>
            <w:tcW w:w="2304" w:type="dxa"/>
            <w:vMerge w:val="restart"/>
            <w:tcBorders>
              <w:top w:val="single" w:sz="6" w:space="0" w:color="AAAAAA"/>
              <w:left w:val="single" w:sz="6" w:space="0" w:color="AAAAAA"/>
              <w:right w:val="single" w:sz="6" w:space="0" w:color="AAAAAA"/>
            </w:tcBorders>
            <w:shd w:val="clear" w:color="auto" w:fill="EEF4FB"/>
            <w:vAlign w:val="center"/>
          </w:tcPr>
          <w:p w14:paraId="06F19D5C" w14:textId="0FCDAC41" w:rsidR="00DC3E6B" w:rsidRPr="00B66CF0" w:rsidRDefault="00DC3E6B" w:rsidP="00B66CF0">
            <w:pPr>
              <w:spacing w:line="240" w:lineRule="auto"/>
              <w:jc w:val="both"/>
              <w:rPr>
                <w:rFonts w:ascii="Arial" w:eastAsia="Arial" w:hAnsi="Arial" w:cs="Arial"/>
                <w:sz w:val="18"/>
                <w:szCs w:val="18"/>
                <w:u w:val="single"/>
              </w:rPr>
            </w:pPr>
            <w:ins w:id="1990" w:author="Xuning Wei12232" w:date="2026-08-21T17:48:00Z">
              <w:r w:rsidRPr="00B66CF0">
                <w:rPr>
                  <w:rFonts w:ascii="Arial" w:hAnsi="Arial" w:cs="Arial"/>
                  <w:sz w:val="18"/>
                  <w:szCs w:val="18"/>
                </w:rPr>
                <w:t>Relevant contents have been filled in Change-140020</w:t>
              </w:r>
            </w:ins>
            <w:r w:rsidRPr="00B66CF0">
              <w:rPr>
                <w:rFonts w:ascii="Arial" w:hAnsi="Arial" w:cs="Arial"/>
                <w:sz w:val="18"/>
                <w:szCs w:val="18"/>
              </w:rPr>
              <w:t>0302</w:t>
            </w:r>
            <w:ins w:id="1991" w:author="Xuning Wei12232" w:date="2026-08-21T17:48:00Z">
              <w:r w:rsidRPr="00B66CF0">
                <w:rPr>
                  <w:rFonts w:ascii="Arial" w:hAnsi="Arial" w:cs="Arial"/>
                  <w:sz w:val="18"/>
                  <w:szCs w:val="18"/>
                </w:rPr>
                <w:t>0</w:t>
              </w:r>
            </w:ins>
            <w:r w:rsidRPr="00B66CF0">
              <w:rPr>
                <w:rFonts w:ascii="Arial" w:hAnsi="Arial" w:cs="Arial"/>
                <w:sz w:val="18"/>
                <w:szCs w:val="18"/>
              </w:rPr>
              <w:t>5</w:t>
            </w:r>
            <w:ins w:id="1992" w:author="Xuning Wei12232" w:date="2026-08-21T17:48:00Z">
              <w:r w:rsidRPr="00B66CF0">
                <w:rPr>
                  <w:rFonts w:ascii="Arial" w:hAnsi="Arial" w:cs="Arial"/>
                  <w:sz w:val="18"/>
                  <w:szCs w:val="18"/>
                </w:rPr>
                <w:t>.01</w:t>
              </w:r>
            </w:ins>
          </w:p>
        </w:tc>
        <w:tc>
          <w:tcPr>
            <w:tcW w:w="1171" w:type="dxa"/>
            <w:vMerge w:val="restart"/>
            <w:tcBorders>
              <w:top w:val="single" w:sz="6" w:space="0" w:color="AAAAAA"/>
              <w:left w:val="single" w:sz="6" w:space="0" w:color="AAAAAA"/>
              <w:right w:val="single" w:sz="6" w:space="0" w:color="AAAAAA"/>
            </w:tcBorders>
            <w:shd w:val="clear" w:color="auto" w:fill="EEF4FB"/>
            <w:vAlign w:val="center"/>
          </w:tcPr>
          <w:p w14:paraId="7E2E7E1A" w14:textId="6055E27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AR</w:t>
            </w:r>
          </w:p>
        </w:tc>
        <w:tc>
          <w:tcPr>
            <w:tcW w:w="2216" w:type="dxa"/>
            <w:vMerge w:val="restart"/>
            <w:tcBorders>
              <w:top w:val="single" w:sz="6" w:space="0" w:color="AAAAAA"/>
              <w:left w:val="single" w:sz="6" w:space="0" w:color="AAAAAA"/>
              <w:right w:val="single" w:sz="6" w:space="0" w:color="AAAAAA"/>
            </w:tcBorders>
            <w:shd w:val="clear" w:color="auto" w:fill="EEF4FB"/>
            <w:vAlign w:val="center"/>
          </w:tcPr>
          <w:p w14:paraId="58A8A7AD" w14:textId="59DD2F64" w:rsidR="00DC3E6B" w:rsidRPr="00B66CF0" w:rsidRDefault="00DC3E6B" w:rsidP="00B66CF0">
            <w:pPr>
              <w:spacing w:line="240" w:lineRule="auto"/>
              <w:jc w:val="both"/>
              <w:rPr>
                <w:rFonts w:ascii="Arial" w:eastAsia="Arial" w:hAnsi="Arial" w:cs="Arial"/>
                <w:sz w:val="18"/>
                <w:szCs w:val="18"/>
                <w:u w:val="single"/>
              </w:rPr>
            </w:pPr>
            <w:ins w:id="1993" w:author="Xuning Wei12232" w:date="2026-08-21T17:48: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vMerge w:val="restart"/>
            <w:tcBorders>
              <w:top w:val="single" w:sz="6" w:space="0" w:color="AAAAAA"/>
              <w:left w:val="single" w:sz="6" w:space="0" w:color="AAAAAA"/>
              <w:right w:val="single" w:sz="6" w:space="0" w:color="AAAAAA"/>
            </w:tcBorders>
            <w:shd w:val="clear" w:color="auto" w:fill="EEF4FB"/>
            <w:vAlign w:val="center"/>
          </w:tcPr>
          <w:p w14:paraId="593577FB"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val="restart"/>
            <w:tcBorders>
              <w:top w:val="single" w:sz="6" w:space="0" w:color="AAAAAA"/>
              <w:left w:val="single" w:sz="6" w:space="0" w:color="AAAAAA"/>
              <w:right w:val="single" w:sz="6" w:space="0" w:color="AAAAAA"/>
            </w:tcBorders>
            <w:shd w:val="clear" w:color="auto" w:fill="EEF4FB"/>
            <w:vAlign w:val="center"/>
          </w:tcPr>
          <w:p w14:paraId="7348B3BE"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2ACF1AD" w14:textId="77777777" w:rsidTr="00B66CF0">
        <w:trPr>
          <w:trHeight w:val="155"/>
        </w:trPr>
        <w:tc>
          <w:tcPr>
            <w:tcW w:w="1205" w:type="dxa"/>
            <w:vMerge/>
            <w:vAlign w:val="center"/>
          </w:tcPr>
          <w:p w14:paraId="1244EE5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977A790" w14:textId="2ECA9205"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 xml:space="preserve">Add specified impurity in Purity and related impurities by UHPLC test item: ASYM-153207 (L2 endo-Gly24): ≤ 0.5%; ASYM-152486 (L2 des-(Asn21-NMeAsn22)): ≤ 2.0% </w:t>
            </w:r>
          </w:p>
        </w:tc>
        <w:tc>
          <w:tcPr>
            <w:tcW w:w="725" w:type="dxa"/>
            <w:vMerge/>
            <w:tcBorders>
              <w:left w:val="single" w:sz="6" w:space="0" w:color="AAAAAA"/>
              <w:right w:val="single" w:sz="6" w:space="0" w:color="AAAAAA"/>
            </w:tcBorders>
            <w:shd w:val="clear" w:color="auto" w:fill="EEF4FB"/>
            <w:vAlign w:val="center"/>
          </w:tcPr>
          <w:p w14:paraId="7E642F1A"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646FF8F2"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36AE4989"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5747DCA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AE8718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4258C5E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1FD12933" w14:textId="77777777" w:rsidTr="00B66CF0">
        <w:trPr>
          <w:trHeight w:val="155"/>
        </w:trPr>
        <w:tc>
          <w:tcPr>
            <w:tcW w:w="1205" w:type="dxa"/>
            <w:vMerge/>
            <w:vAlign w:val="center"/>
          </w:tcPr>
          <w:p w14:paraId="1FC073FC"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2E40DF" w14:textId="2C50975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Update the acceptance criteria of individual impurities from ≤1.0% to ≤ 0.5% are based on historical data and PAR study documents</w:t>
            </w:r>
          </w:p>
        </w:tc>
        <w:tc>
          <w:tcPr>
            <w:tcW w:w="725" w:type="dxa"/>
            <w:vMerge/>
            <w:tcBorders>
              <w:left w:val="single" w:sz="6" w:space="0" w:color="AAAAAA"/>
              <w:right w:val="single" w:sz="6" w:space="0" w:color="AAAAAA"/>
            </w:tcBorders>
            <w:shd w:val="clear" w:color="auto" w:fill="EEF4FB"/>
            <w:vAlign w:val="center"/>
          </w:tcPr>
          <w:p w14:paraId="4A7B78F0"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7DDB656D"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64CF096C"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75A953C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BFF76BE"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127B50A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FAB6A90" w14:textId="77777777" w:rsidTr="00B66CF0">
        <w:trPr>
          <w:trHeight w:val="155"/>
        </w:trPr>
        <w:tc>
          <w:tcPr>
            <w:tcW w:w="1205" w:type="dxa"/>
            <w:vMerge/>
            <w:vAlign w:val="center"/>
          </w:tcPr>
          <w:p w14:paraId="362654E8"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79417C7" w14:textId="2ACBCAEA"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The change of adding the unit of the test items, and adding the requirement of “Report individual impurities ≥ 0.10% by RRT” to the item of Any individual impurities</w:t>
            </w:r>
          </w:p>
        </w:tc>
        <w:tc>
          <w:tcPr>
            <w:tcW w:w="725" w:type="dxa"/>
            <w:vMerge/>
            <w:tcBorders>
              <w:left w:val="single" w:sz="6" w:space="0" w:color="AAAAAA"/>
              <w:bottom w:val="single" w:sz="6" w:space="0" w:color="AAAAAA"/>
              <w:right w:val="single" w:sz="6" w:space="0" w:color="AAAAAA"/>
            </w:tcBorders>
            <w:shd w:val="clear" w:color="auto" w:fill="EEF4FB"/>
            <w:vAlign w:val="center"/>
          </w:tcPr>
          <w:p w14:paraId="076122C9"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bottom w:val="single" w:sz="6" w:space="0" w:color="AAAAAA"/>
              <w:right w:val="single" w:sz="6" w:space="0" w:color="AAAAAA"/>
            </w:tcBorders>
            <w:shd w:val="clear" w:color="auto" w:fill="EEF4FB"/>
            <w:vAlign w:val="center"/>
          </w:tcPr>
          <w:p w14:paraId="3480254E"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bottom w:val="single" w:sz="6" w:space="0" w:color="AAAAAA"/>
              <w:right w:val="single" w:sz="6" w:space="0" w:color="AAAAAA"/>
            </w:tcBorders>
            <w:shd w:val="clear" w:color="auto" w:fill="EEF4FB"/>
            <w:vAlign w:val="center"/>
          </w:tcPr>
          <w:p w14:paraId="3323E23A"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bottom w:val="single" w:sz="6" w:space="0" w:color="AAAAAA"/>
              <w:right w:val="single" w:sz="6" w:space="0" w:color="AAAAAA"/>
            </w:tcBorders>
            <w:shd w:val="clear" w:color="auto" w:fill="EEF4FB"/>
            <w:vAlign w:val="center"/>
          </w:tcPr>
          <w:p w14:paraId="02AA8A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bottom w:val="single" w:sz="6" w:space="0" w:color="AAAAAA"/>
              <w:right w:val="single" w:sz="6" w:space="0" w:color="AAAAAA"/>
            </w:tcBorders>
            <w:shd w:val="clear" w:color="auto" w:fill="EEF4FB"/>
            <w:vAlign w:val="center"/>
          </w:tcPr>
          <w:p w14:paraId="63803E9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bottom w:val="single" w:sz="6" w:space="0" w:color="AAAAAA"/>
              <w:right w:val="single" w:sz="6" w:space="0" w:color="AAAAAA"/>
            </w:tcBorders>
            <w:shd w:val="clear" w:color="auto" w:fill="EEF4FB"/>
            <w:vAlign w:val="center"/>
          </w:tcPr>
          <w:p w14:paraId="49EEF7F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FB4C540"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65B6C51D" w14:textId="7E5D7018" w:rsidR="00DC3E6B" w:rsidRPr="00B66CF0" w:rsidRDefault="00DC3E6B" w:rsidP="00B66CF0">
            <w:pPr>
              <w:jc w:val="both"/>
              <w:rPr>
                <w:rFonts w:ascii="Arial" w:hAnsi="Arial" w:cs="Arial"/>
                <w:sz w:val="18"/>
                <w:szCs w:val="18"/>
              </w:rPr>
            </w:pPr>
            <w:r w:rsidRPr="00B66CF0">
              <w:rPr>
                <w:rFonts w:ascii="Arial" w:eastAsia="Times New Roman" w:hAnsi="Arial" w:cs="Arial"/>
                <w:b/>
                <w:sz w:val="18"/>
                <w:szCs w:val="18"/>
              </w:rPr>
              <w:t>QC &amp; Contract Labs </w:t>
            </w:r>
          </w:p>
        </w:tc>
      </w:tr>
      <w:tr w:rsidR="00DC3E6B" w:rsidRPr="00B66CF0" w14:paraId="4CC4209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FFE850" w14:textId="6381FAFB"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802A84" w14:textId="179DB1FE" w:rsidR="00DC3E6B" w:rsidRPr="00B66CF0" w:rsidRDefault="00DC3E6B" w:rsidP="00B66CF0">
            <w:pPr>
              <w:spacing w:line="240" w:lineRule="auto"/>
              <w:jc w:val="both"/>
              <w:rPr>
                <w:rFonts w:ascii="Arial" w:eastAsia="宋体" w:hAnsi="Arial" w:cs="Arial"/>
                <w:sz w:val="18"/>
                <w:szCs w:val="18"/>
              </w:rPr>
            </w:pPr>
            <w:r w:rsidRPr="00B66CF0">
              <w:rPr>
                <w:rFonts w:ascii="Arial" w:eastAsia="Arial" w:hAnsi="Arial" w:cs="Arial"/>
                <w:color w:val="0000FF"/>
                <w:sz w:val="18"/>
                <w:szCs w:val="18"/>
                <w:u w:val="single"/>
              </w:rPr>
              <w:t>Clear quantitative requirements are specified for both sample handling procedures and test result acceptance criteria for IPC testing (Document No. AM-</w:t>
            </w:r>
            <w:r w:rsidRPr="00B66CF0">
              <w:rPr>
                <w:rFonts w:ascii="Arial" w:eastAsia="Arial" w:hAnsi="Arial" w:cs="Arial"/>
                <w:color w:val="0000FF"/>
                <w:sz w:val="18"/>
                <w:szCs w:val="18"/>
                <w:u w:val="single"/>
              </w:rPr>
              <w:lastRenderedPageBreak/>
              <w:t>140020-029,  AM-140020-031, AM-140020-030)</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BE18B" w14:textId="0AD5A9C1"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lastRenderedPageBreak/>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F38784D" w14:textId="7CEFEBB2" w:rsidR="00DC3E6B" w:rsidRPr="00B66CF0" w:rsidRDefault="00DC3E6B" w:rsidP="00B66CF0">
            <w:pPr>
              <w:spacing w:line="240" w:lineRule="auto"/>
              <w:jc w:val="both"/>
              <w:rPr>
                <w:rFonts w:ascii="Arial" w:eastAsia="Arial" w:hAnsi="Arial" w:cs="Arial"/>
                <w:sz w:val="18"/>
                <w:szCs w:val="18"/>
              </w:rPr>
            </w:pPr>
            <w:r w:rsidRPr="00B66CF0">
              <w:rPr>
                <w:rFonts w:ascii="Arial" w:eastAsia="Arial" w:hAnsi="Arial" w:cs="Arial"/>
                <w:color w:val="0000FF"/>
                <w:sz w:val="18"/>
                <w:szCs w:val="18"/>
                <w:u w:val="single"/>
              </w:rPr>
              <w:t>The new method has been fully validated.</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6BDD8B" w14:textId="6BA1C283"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F9B270" w14:textId="77330E6D"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 xml:space="preserve">Completed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3F3E5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486129"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8AF40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C9635" w14:textId="7CBD750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B65F1" w14:textId="0B3EF964"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lang w:val="en-GB"/>
              </w:rPr>
              <w:t xml:space="preserve">The drying endpoint LOD acceptance criterion is tightened from 10.0% to 9% </w:t>
            </w:r>
            <w:r w:rsidRPr="00B66CF0">
              <w:rPr>
                <w:rFonts w:ascii="Arial" w:hAnsi="Arial" w:cs="Arial"/>
                <w:color w:val="0000FF"/>
                <w:sz w:val="18"/>
                <w:szCs w:val="18"/>
              </w:rPr>
              <w:t>(w/w)</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929D9A" w14:textId="09F22A34"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9BB3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Relevant contents have been filled in Change-CPo140020-030104.01</w:t>
            </w:r>
          </w:p>
          <w:p w14:paraId="78B4E89F" w14:textId="77777777" w:rsidR="00DC3E6B" w:rsidRPr="00B66CF0" w:rsidRDefault="00DC3E6B" w:rsidP="00B66CF0">
            <w:pPr>
              <w:spacing w:line="240" w:lineRule="auto"/>
              <w:jc w:val="both"/>
              <w:rPr>
                <w:rFonts w:ascii="Arial" w:eastAsia="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4D0722" w14:textId="699F50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9CFCF7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45620FB" w14:textId="4493BC76"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94"/>
            <w:r w:rsidRPr="00B66CF0">
              <w:rPr>
                <w:rStyle w:val="af5"/>
                <w:rFonts w:ascii="Arial" w:eastAsia="Arial" w:hAnsi="Arial" w:cs="Arial"/>
                <w:color w:val="0000FF"/>
                <w:sz w:val="18"/>
                <w:szCs w:val="18"/>
                <w:u w:val="single"/>
              </w:rPr>
              <w:commentReference w:id="1995"/>
            </w:r>
            <w:commentRangeEnd w:id="1994"/>
            <w:r w:rsidRPr="00B66CF0">
              <w:rPr>
                <w:rStyle w:val="af5"/>
                <w:rFonts w:ascii="Arial" w:hAnsi="Arial" w:cs="Arial"/>
                <w:color w:val="0000FF"/>
                <w:sz w:val="18"/>
                <w:szCs w:val="18"/>
              </w:rPr>
              <w:commentReference w:id="1994"/>
            </w:r>
          </w:p>
          <w:p w14:paraId="5917886E" w14:textId="473C0B7C"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D9BF12"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8410F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C343193"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23DBCA" w14:textId="6CA4F5C5"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Sample Preparation and Handling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B38310" w14:textId="270B6FFE"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u w:val="single"/>
              </w:rPr>
              <w:t xml:space="preserve">TSP </w:t>
            </w:r>
            <w:r w:rsidRPr="00B66CF0">
              <w:rPr>
                <w:rFonts w:ascii="Arial" w:hAnsi="Arial" w:cs="Arial"/>
                <w:color w:val="0000FF"/>
                <w:sz w:val="18"/>
                <w:szCs w:val="18"/>
              </w:rPr>
              <w:t>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B7DCE0" w14:textId="7308CC6C"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D9DD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TSP to-do list:</w:t>
            </w:r>
          </w:p>
          <w:p w14:paraId="3A161B2E" w14:textId="77777777" w:rsidR="00DC3E6B" w:rsidRPr="00B66CF0" w:rsidRDefault="00DC3E6B" w:rsidP="00B66CF0">
            <w:pPr>
              <w:jc w:val="both"/>
              <w:rPr>
                <w:rFonts w:ascii="Arial" w:hAnsi="Arial" w:cs="Arial"/>
                <w:color w:val="0000FF"/>
                <w:sz w:val="18"/>
                <w:szCs w:val="18"/>
              </w:rPr>
            </w:pPr>
            <w:r w:rsidRPr="00B66CF0">
              <w:rPr>
                <w:rFonts w:ascii="Arial" w:hAnsi="Arial" w:cs="Arial"/>
                <w:color w:val="0000FF"/>
                <w:sz w:val="18"/>
                <w:szCs w:val="18"/>
              </w:rPr>
              <w:t>TSP-1400200305.01</w:t>
            </w:r>
          </w:p>
          <w:p w14:paraId="56A12B9B" w14:textId="7D1D983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TSP-1400200307.01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12B5ED" w14:textId="6BCB860D"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C2F028"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7F83F316"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5CDA107B" w14:textId="04119AEB"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Due Date: 11/14//2026</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723D6"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E6AAD2"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14C46D1"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95EB4D5" w14:textId="4D0893D3" w:rsidR="00DC3E6B" w:rsidRPr="00B66CF0" w:rsidRDefault="00DC3E6B" w:rsidP="00B66CF0">
            <w:pPr>
              <w:spacing w:line="240" w:lineRule="auto"/>
              <w:jc w:val="both"/>
              <w:rPr>
                <w:rFonts w:ascii="Arial" w:eastAsia="Times New Roman" w:hAnsi="Arial" w:cs="Arial"/>
                <w:b/>
                <w:sz w:val="18"/>
                <w:szCs w:val="18"/>
              </w:rPr>
            </w:pPr>
            <w:r w:rsidRPr="00B66CF0">
              <w:rPr>
                <w:rFonts w:ascii="Arial" w:eastAsia="Times New Roman" w:hAnsi="Arial" w:cs="Arial"/>
                <w:b/>
                <w:color w:val="0000FF"/>
                <w:sz w:val="18"/>
                <w:szCs w:val="18"/>
              </w:rPr>
              <w:t>Technical Studies </w:t>
            </w:r>
          </w:p>
        </w:tc>
      </w:tr>
      <w:tr w:rsidR="00DC3E6B" w:rsidRPr="00B66CF0" w14:paraId="6B3ADF9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4587F0" w14:textId="17B61FE9" w:rsidR="00DC3E6B" w:rsidRPr="00B66CF0" w:rsidRDefault="00DC3E6B" w:rsidP="00B66CF0">
            <w:pPr>
              <w:spacing w:line="240" w:lineRule="auto"/>
              <w:jc w:val="both"/>
              <w:rPr>
                <w:rFonts w:ascii="Arial" w:eastAsia="Arial" w:hAnsi="Arial" w:cs="Arial"/>
                <w:color w:val="0000FF"/>
                <w:sz w:val="18"/>
                <w:szCs w:val="18"/>
              </w:rPr>
            </w:pPr>
            <w:ins w:id="1996" w:author="Xuning Wei12232" w:date="2026-08-04T17:21:00Z">
              <w:r w:rsidRPr="00B66CF0">
                <w:rPr>
                  <w:rFonts w:ascii="Arial" w:hAnsi="Arial" w:cs="Arial"/>
                  <w:color w:val="0000FF"/>
                  <w:sz w:val="18"/>
                  <w:szCs w:val="18"/>
                </w:rPr>
                <w:t>Stability S</w:t>
              </w:r>
              <w:r w:rsidRPr="00B66CF0">
                <w:rPr>
                  <w:rFonts w:ascii="Arial" w:hAnsi="Arial" w:cs="Arial"/>
                  <w:color w:val="0000FF"/>
                  <w:sz w:val="18"/>
                  <w:szCs w:val="18"/>
                  <w:rPrChange w:id="1997" w:author="Xuning Wei12232" w:date="2026-08-05T19:02:00Z">
                    <w:rPr/>
                  </w:rPrChange>
                </w:rPr>
                <w:t>tudy</w:t>
              </w:r>
            </w:ins>
            <w:del w:id="1998" w:author="Xuning Wei12232" w:date="2026-08-04T17:21:00Z">
              <w:r w:rsidRPr="00B66CF0" w:rsidDel="002B1828">
                <w:rPr>
                  <w:rFonts w:ascii="Arial" w:hAnsi="Arial" w:cs="Arial"/>
                  <w:color w:val="0000FF"/>
                  <w:sz w:val="18"/>
                  <w:szCs w:val="18"/>
                  <w:rPrChange w:id="1999" w:author="Xuning Wei12232" w:date="2026-08-05T19:02: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7CA4A8" w14:textId="40F2F1AE" w:rsidR="00DC3E6B" w:rsidRPr="00B66CF0" w:rsidRDefault="00DC3E6B" w:rsidP="00B66CF0">
            <w:pPr>
              <w:spacing w:line="240" w:lineRule="auto"/>
              <w:jc w:val="both"/>
              <w:rPr>
                <w:rFonts w:ascii="Arial" w:hAnsi="Arial" w:cs="Arial"/>
                <w:sz w:val="18"/>
                <w:szCs w:val="18"/>
              </w:rPr>
            </w:pPr>
            <w:del w:id="2000" w:author="Xuning Wei12232" w:date="2026-08-04T17:24:00Z">
              <w:r w:rsidRPr="00B66CF0" w:rsidDel="008A06CD">
                <w:rPr>
                  <w:rFonts w:ascii="Arial" w:hAnsi="Arial" w:cs="Arial"/>
                  <w:color w:val="0000FF"/>
                  <w:sz w:val="18"/>
                  <w:szCs w:val="18"/>
                  <w:rPrChange w:id="2001" w:author="Xuning Wei12232" w:date="2026-08-05T19:02:00Z">
                    <w:rPr>
                      <w:rFonts w:ascii="Arial" w:eastAsia="Times New Roman" w:hAnsi="Arial" w:cs="Arial"/>
                      <w:sz w:val="18"/>
                      <w:szCs w:val="18"/>
                    </w:rPr>
                  </w:rPrChange>
                </w:rPr>
                <w:delText>N/A</w:delText>
              </w:r>
            </w:del>
            <w:ins w:id="2002" w:author="Xuning Wei12232" w:date="2026-08-05T19:02:00Z">
              <w:r w:rsidRPr="00B66CF0">
                <w:rPr>
                  <w:rFonts w:ascii="Arial" w:hAnsi="Arial" w:cs="Arial"/>
                  <w:color w:val="0000FF"/>
                  <w:sz w:val="18"/>
                  <w:szCs w:val="18"/>
                  <w:rPrChange w:id="2003" w:author="Xuning Wei12232" w:date="2026-08-05T19:02:00Z">
                    <w:rPr>
                      <w:rFonts w:ascii="Arial" w:eastAsia="Times New Roman" w:hAnsi="Arial" w:cs="Arial"/>
                      <w:color w:val="0000FF"/>
                      <w:sz w:val="18"/>
                      <w:szCs w:val="18"/>
                    </w:rPr>
                  </w:rPrChange>
                </w:rPr>
                <w:t>Stability testing for</w:t>
              </w:r>
            </w:ins>
            <w:r w:rsidRPr="00B66CF0">
              <w:rPr>
                <w:rFonts w:ascii="Arial" w:hAnsi="Arial" w:cs="Arial"/>
                <w:color w:val="0000FF"/>
                <w:sz w:val="18"/>
                <w:szCs w:val="18"/>
              </w:rPr>
              <w:t xml:space="preserve"> ASYM-141366;</w:t>
            </w:r>
            <w:ins w:id="2004" w:author="Xuning Wei12232" w:date="2026-08-05T19:02:00Z">
              <w:r w:rsidRPr="00B66CF0">
                <w:rPr>
                  <w:rFonts w:ascii="Arial" w:hAnsi="Arial" w:cs="Arial"/>
                  <w:color w:val="0000FF"/>
                  <w:sz w:val="18"/>
                  <w:szCs w:val="18"/>
                  <w:rPrChange w:id="2005" w:author="Xuning Wei12232" w:date="2026-08-05T19:02:00Z">
                    <w:rPr>
                      <w:rFonts w:ascii="Arial" w:eastAsia="Times New Roman" w:hAnsi="Arial" w:cs="Arial"/>
                      <w:color w:val="0000FF"/>
                      <w:sz w:val="18"/>
                      <w:szCs w:val="18"/>
                    </w:rPr>
                  </w:rPrChange>
                </w:rPr>
                <w:t xml:space="preserve"> LSN4182924 / ASYM-140020</w:t>
              </w:r>
            </w:ins>
            <w:ins w:id="2006" w:author="Xuning Wei12232" w:date="2026-08-05T18:57:00Z">
              <w:r w:rsidRPr="00B66CF0">
                <w:rPr>
                  <w:rFonts w:ascii="Arial" w:hAnsi="Arial" w:cs="Arial"/>
                  <w:color w:val="0000FF"/>
                  <w:sz w:val="18"/>
                  <w:szCs w:val="18"/>
                </w:rPr>
                <w:t xml:space="preserve"> </w:t>
              </w:r>
            </w:ins>
            <w:ins w:id="2007" w:author="Xuning Wei12232" w:date="2026-08-05T18:53:00Z">
              <w:r w:rsidRPr="00B66CF0">
                <w:rPr>
                  <w:rFonts w:ascii="Arial" w:hAnsi="Arial" w:cs="Arial"/>
                  <w:color w:val="0000FF"/>
                  <w:sz w:val="18"/>
                  <w:szCs w:val="18"/>
                  <w:rPrChange w:id="2008" w:author="Xuning Wei12232" w:date="2026-08-05T19:02:00Z">
                    <w:rPr/>
                  </w:rPrChange>
                </w:rPr>
                <w:t>have been added for the PPQ Batches.</w:t>
              </w:r>
            </w:ins>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C589CA" w14:textId="68A59B0C" w:rsidR="00DC3E6B" w:rsidRPr="00B66CF0" w:rsidRDefault="00DC3E6B" w:rsidP="00B66CF0">
            <w:pPr>
              <w:spacing w:line="240" w:lineRule="auto"/>
              <w:jc w:val="both"/>
              <w:rPr>
                <w:rFonts w:ascii="Arial" w:hAnsi="Arial" w:cs="Arial"/>
                <w:sz w:val="18"/>
                <w:szCs w:val="18"/>
              </w:rPr>
            </w:pPr>
            <w:ins w:id="2009" w:author="Xuning Wei12232" w:date="2026-08-04T17:25:00Z">
              <w:r w:rsidRPr="00B66CF0">
                <w:rPr>
                  <w:rFonts w:ascii="Arial" w:eastAsia="Times New Roman" w:hAnsi="Arial" w:cs="Arial"/>
                  <w:color w:val="0000FF"/>
                  <w:sz w:val="18"/>
                  <w:szCs w:val="18"/>
                  <w:rPrChange w:id="2010" w:author="Xuning Wei12232" w:date="2026-08-05T19:02:00Z">
                    <w:rPr>
                      <w:rFonts w:ascii="Arial" w:eastAsia="Times New Roman" w:hAnsi="Arial" w:cs="Arial"/>
                      <w:sz w:val="18"/>
                      <w:szCs w:val="18"/>
                    </w:rPr>
                  </w:rPrChange>
                </w:rPr>
                <w:t>Low</w:t>
              </w:r>
              <w:r w:rsidRPr="00B66CF0" w:rsidDel="000514D8">
                <w:rPr>
                  <w:rFonts w:ascii="Arial" w:eastAsia="Times New Roman" w:hAnsi="Arial" w:cs="Arial"/>
                  <w:color w:val="0000FF"/>
                  <w:sz w:val="18"/>
                  <w:szCs w:val="18"/>
                  <w:rPrChange w:id="2011" w:author="Xuning Wei12232" w:date="2026-08-05T19:02:00Z">
                    <w:rPr>
                      <w:rFonts w:ascii="Arial" w:eastAsia="Times New Roman" w:hAnsi="Arial" w:cs="Arial"/>
                      <w:sz w:val="18"/>
                      <w:szCs w:val="18"/>
                    </w:rPr>
                  </w:rPrChange>
                </w:rPr>
                <w:t xml:space="preserve"> </w:t>
              </w:r>
            </w:ins>
            <w:del w:id="2012" w:author="Xuning Wei12232" w:date="2026-08-04T17:24:00Z">
              <w:r w:rsidRPr="00B66CF0" w:rsidDel="000514D8">
                <w:rPr>
                  <w:rFonts w:ascii="Arial" w:eastAsia="Times New Roman" w:hAnsi="Arial" w:cs="Arial"/>
                  <w:color w:val="0000FF"/>
                  <w:sz w:val="18"/>
                  <w:szCs w:val="18"/>
                  <w:rPrChange w:id="2013" w:author="Xuning Wei12232" w:date="2026-08-05T19:02: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0FC79E5" w14:textId="343A1605" w:rsidR="00DC3E6B" w:rsidRPr="00B66CF0" w:rsidRDefault="00DC3E6B" w:rsidP="00B66CF0">
            <w:pPr>
              <w:spacing w:line="240" w:lineRule="auto"/>
              <w:jc w:val="both"/>
              <w:rPr>
                <w:rFonts w:ascii="Arial" w:eastAsia="Arial" w:hAnsi="Arial" w:cs="Arial"/>
                <w:sz w:val="18"/>
                <w:szCs w:val="18"/>
                <w:u w:val="single"/>
              </w:rPr>
            </w:pPr>
            <w:ins w:id="2014" w:author="Xuning Wei12232" w:date="2026-08-05T18:55:00Z">
              <w:r w:rsidRPr="00B66CF0">
                <w:rPr>
                  <w:rFonts w:ascii="Arial" w:hAnsi="Arial" w:cs="Arial"/>
                  <w:color w:val="0000FF"/>
                  <w:sz w:val="18"/>
                  <w:szCs w:val="18"/>
                  <w:rPrChange w:id="2015" w:author="Xuning Wei12232" w:date="2026-08-05T19:02:00Z">
                    <w:rPr/>
                  </w:rPrChange>
                </w:rPr>
                <w:t>Stability protocol shall be formulated and implemented.</w:t>
              </w:r>
            </w:ins>
            <w:del w:id="2016" w:author="Xuning Wei12232" w:date="2026-08-04T17:24:00Z">
              <w:r w:rsidRPr="00B66CF0" w:rsidDel="000514D8">
                <w:rPr>
                  <w:rFonts w:ascii="Arial" w:eastAsia="Times New Roman" w:hAnsi="Arial" w:cs="Arial"/>
                  <w:color w:val="0000FF"/>
                  <w:sz w:val="18"/>
                  <w:szCs w:val="18"/>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0DD0BBA" w14:textId="3DE2E507" w:rsidR="00DC3E6B" w:rsidRPr="00B66CF0" w:rsidRDefault="00DC3E6B" w:rsidP="00B66CF0">
            <w:pPr>
              <w:spacing w:line="240" w:lineRule="auto"/>
              <w:jc w:val="both"/>
              <w:rPr>
                <w:rFonts w:ascii="Arial" w:eastAsia="Arial" w:hAnsi="Arial" w:cs="Arial"/>
                <w:sz w:val="18"/>
                <w:szCs w:val="18"/>
                <w:u w:val="single"/>
              </w:rPr>
            </w:pPr>
            <w:ins w:id="2017" w:author="Xuning Wei12232" w:date="2026-08-05T18:54:00Z">
              <w:r w:rsidRPr="00B66CF0">
                <w:rPr>
                  <w:rFonts w:ascii="Arial" w:eastAsia="Times New Roman" w:hAnsi="Arial" w:cs="Arial"/>
                  <w:color w:val="0000FF"/>
                  <w:sz w:val="18"/>
                  <w:szCs w:val="18"/>
                </w:rPr>
                <w:t>ARD</w:t>
              </w:r>
            </w:ins>
            <w:del w:id="2018" w:author="Xuning Wei12232" w:date="2026-08-04T17:24:00Z">
              <w:r w:rsidRPr="00B66CF0" w:rsidDel="000514D8">
                <w:rPr>
                  <w:rFonts w:ascii="Arial" w:eastAsia="Times New Roman" w:hAnsi="Arial" w:cs="Arial"/>
                  <w:color w:val="0000FF"/>
                  <w:sz w:val="18"/>
                  <w:szCs w:val="18"/>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5434F5" w14:textId="745D7DF4" w:rsidR="00DC3E6B" w:rsidRPr="00B66CF0" w:rsidRDefault="00DC3E6B" w:rsidP="00B66CF0">
            <w:pPr>
              <w:spacing w:line="240" w:lineRule="auto"/>
              <w:jc w:val="both"/>
              <w:rPr>
                <w:rFonts w:ascii="Arial" w:eastAsia="Arial" w:hAnsi="Arial" w:cs="Arial"/>
                <w:sz w:val="18"/>
                <w:szCs w:val="18"/>
                <w:u w:val="single"/>
              </w:rPr>
            </w:pPr>
            <w:ins w:id="2019" w:author="Xuning Wei12232" w:date="2026-08-05T18:54:00Z">
              <w:r w:rsidRPr="00B66CF0">
                <w:rPr>
                  <w:rFonts w:ascii="Arial" w:hAnsi="Arial" w:cs="Arial"/>
                  <w:color w:val="0000FF"/>
                  <w:sz w:val="18"/>
                  <w:szCs w:val="18"/>
                </w:rPr>
                <w:t>After PPQ Batches</w:t>
              </w:r>
            </w:ins>
            <w:del w:id="2020" w:author="Xuning Wei12232" w:date="2026-08-04T17:24:00Z">
              <w:r w:rsidRPr="00B66CF0" w:rsidDel="000514D8">
                <w:rPr>
                  <w:rFonts w:ascii="Arial" w:eastAsia="Times New Roman" w:hAnsi="Arial" w:cs="Arial"/>
                  <w:color w:val="0000FF"/>
                  <w:sz w:val="18"/>
                  <w:szCs w:val="18"/>
                </w:rPr>
                <w:delText>N/A</w:delText>
              </w:r>
            </w:del>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806FF9"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47C8C"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4674BA70"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01AACE" w14:textId="41B5E23E"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Contamination control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2938D" w14:textId="79B52DE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Contamination control readiness 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E36595" w14:textId="36ADE3E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BCEB69" w14:textId="480D2D1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The contamination control readiness report RA-1400200301 will be completed prior to manufacturing.</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87EE8D"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Production</w:t>
            </w:r>
          </w:p>
          <w:p w14:paraId="239FCC60"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7623A"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Assigned Owner: He Han</w:t>
            </w:r>
          </w:p>
          <w:p w14:paraId="72E01E17"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Due Date: 10/30//2026</w:t>
            </w:r>
          </w:p>
          <w:p w14:paraId="44703F50"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139C1F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D416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3C12436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A09DC8" w14:textId="1AEF3C16"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Validation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7D1F679" w14:textId="66E0E8D6"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 xml:space="preserve">Validation </w:t>
            </w:r>
            <w:proofErr w:type="gramStart"/>
            <w:r w:rsidRPr="00B66CF0">
              <w:rPr>
                <w:rFonts w:ascii="Arial" w:hAnsi="Arial" w:cs="Arial"/>
                <w:color w:val="0000FF"/>
                <w:sz w:val="18"/>
                <w:szCs w:val="18"/>
              </w:rPr>
              <w:t>readiness  is</w:t>
            </w:r>
            <w:proofErr w:type="gramEnd"/>
            <w:r w:rsidRPr="00B66CF0">
              <w:rPr>
                <w:rFonts w:ascii="Arial" w:hAnsi="Arial" w:cs="Arial"/>
                <w:color w:val="0000FF"/>
                <w:sz w:val="18"/>
                <w:szCs w:val="18"/>
              </w:rPr>
              <w:t xml:space="preserve">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5159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Low</w:t>
            </w:r>
          </w:p>
          <w:p w14:paraId="6CE93A40" w14:textId="77777777" w:rsidR="00DC3E6B" w:rsidRPr="00B66CF0" w:rsidRDefault="00DC3E6B" w:rsidP="00B66CF0">
            <w:pPr>
              <w:spacing w:line="240" w:lineRule="auto"/>
              <w:jc w:val="both"/>
              <w:rPr>
                <w:rFonts w:ascii="Arial" w:eastAsia="Arial" w:hAnsi="Arial" w:cs="Arial"/>
                <w:sz w:val="18"/>
                <w:szCs w:val="18"/>
                <w:u w:val="single"/>
              </w:rPr>
            </w:pP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4E60B3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process validation readiness checklist</w:t>
            </w:r>
          </w:p>
          <w:p w14:paraId="5849C46D"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Cpv-CPo140020-030101</w:t>
            </w:r>
          </w:p>
          <w:p w14:paraId="4A6C8F3A" w14:textId="21017C51"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Cpv-CPo140020-030201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0AE66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CMMD</w:t>
            </w:r>
          </w:p>
          <w:p w14:paraId="41BF8627"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6A38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0D2BB01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600FDBA4" w14:textId="4ADC49C5"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 xml:space="preserve">Due Date: </w:t>
            </w:r>
            <w:r w:rsidR="007B234D" w:rsidRPr="00B66CF0">
              <w:rPr>
                <w:rFonts w:ascii="Arial" w:hAnsi="Arial" w:cs="Arial"/>
                <w:color w:val="0000FF"/>
                <w:sz w:val="18"/>
                <w:szCs w:val="18"/>
              </w:rPr>
              <w:t>11/20/2026</w:t>
            </w:r>
          </w:p>
          <w:p w14:paraId="6B8A57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3BEDC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1E2F87"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7FA12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F24122" w14:textId="5B6A08A1"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Nitrosamine Risk Assessment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B9A227" w14:textId="0DD9F177"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Risk assessment is being conducted through experiments.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8E5BC1" w14:textId="7D11280F"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2CDB0" w14:textId="163AD2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Conduct Nitrosamine Risk Assessment and Report Preparation</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F79A9DC" w14:textId="69B3904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B2B1A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6A5761C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 prior to product release</w:t>
            </w:r>
          </w:p>
          <w:p w14:paraId="354E51DA"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Item status and Closure criteria: </w:t>
            </w:r>
          </w:p>
          <w:p w14:paraId="29763D5B" w14:textId="18A6F423"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Completion of Nitrosamine Risk Assessment Report</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9D3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7C93B" w14:textId="77777777" w:rsidR="00DC3E6B" w:rsidRPr="00B66CF0" w:rsidRDefault="00DC3E6B" w:rsidP="00B66CF0">
            <w:pPr>
              <w:spacing w:line="240" w:lineRule="auto"/>
              <w:jc w:val="both"/>
              <w:rPr>
                <w:rFonts w:ascii="Arial" w:eastAsia="Arial" w:hAnsi="Arial" w:cs="Arial"/>
                <w:sz w:val="18"/>
                <w:szCs w:val="18"/>
                <w:u w:val="single"/>
              </w:rPr>
            </w:pPr>
          </w:p>
        </w:tc>
      </w:tr>
    </w:tbl>
    <w:p w14:paraId="7307360A" w14:textId="77777777" w:rsidR="0010484C" w:rsidRPr="000D7339" w:rsidRDefault="0010484C" w:rsidP="0010484C">
      <w:pPr>
        <w:jc w:val="both"/>
        <w:rPr>
          <w:rFonts w:ascii="Arial" w:hAnsi="Arial" w:cs="Arial"/>
          <w:sz w:val="21"/>
          <w:szCs w:val="21"/>
        </w:rPr>
      </w:pPr>
      <w:r w:rsidRPr="005A648E">
        <w:rPr>
          <w:rFonts w:ascii="Arial" w:hAnsi="Arial" w:cs="Arial"/>
          <w:sz w:val="21"/>
          <w:szCs w:val="21"/>
        </w:rPr>
        <w:t xml:space="preserve">Note: </w:t>
      </w:r>
      <w:r>
        <w:rPr>
          <w:rFonts w:ascii="Arial" w:hAnsi="Arial" w:cs="Arial"/>
          <w:sz w:val="21"/>
          <w:szCs w:val="21"/>
        </w:rPr>
        <w:t>*</w:t>
      </w:r>
      <w:r w:rsidRPr="005A648E">
        <w:rPr>
          <w:rFonts w:ascii="Arial" w:hAnsi="Arial" w:cs="Arial"/>
          <w:sz w:val="21"/>
          <w:szCs w:val="21"/>
        </w:rPr>
        <w:t>The due dates are established based on the current manufacturing schedule and shall not be later than the actual PPQ initiation date.</w:t>
      </w:r>
    </w:p>
    <w:p w14:paraId="6EF74E6C" w14:textId="254BB2A5" w:rsidR="003D7669" w:rsidRPr="0010484C" w:rsidRDefault="003D7669" w:rsidP="007C71B9">
      <w:pPr>
        <w:rPr>
          <w:rFonts w:ascii="Arial" w:hAnsi="Arial" w:cs="Arial"/>
          <w:iCs/>
          <w:sz w:val="20"/>
          <w:szCs w:val="18"/>
        </w:rPr>
      </w:pPr>
    </w:p>
    <w:sectPr w:rsidR="003D7669" w:rsidRPr="0010484C" w:rsidSect="00E90BD3">
      <w:pgSz w:w="15840" w:h="12240" w:orient="landscape"/>
      <w:pgMar w:top="1800" w:right="1440" w:bottom="1800" w:left="1440" w:header="89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Simon Cushen - Network" w:date="2026-08-13T15:45:00Z" w:initials="SN">
    <w:p w14:paraId="5C5D27C5" w14:textId="2B0F1ADA" w:rsidR="00326A21" w:rsidRDefault="00326A21">
      <w:r>
        <w:annotationRef/>
      </w:r>
      <w:proofErr w:type="gramStart"/>
      <w:r w:rsidRPr="30F71890">
        <w:t>delete</w:t>
      </w:r>
      <w:proofErr w:type="gramEnd"/>
      <w:r w:rsidRPr="30F71890">
        <w:t xml:space="preserve"> all of these approvers</w:t>
      </w:r>
    </w:p>
  </w:comment>
  <w:comment w:id="12" w:author="Xuning Wei12232" w:date="2026-08-21T16:07:00Z" w:initials="XW">
    <w:p w14:paraId="7E609887" w14:textId="074F05F2" w:rsidR="00326A21" w:rsidRDefault="00326A21">
      <w:pPr>
        <w:pStyle w:val="CommentText10"/>
      </w:pPr>
      <w:r>
        <w:rPr>
          <w:rStyle w:val="CommentReference10"/>
        </w:rPr>
        <w:annotationRef/>
      </w:r>
      <w:r>
        <w:rPr>
          <w:rFonts w:hint="eastAsia"/>
        </w:rPr>
        <w:t>H</w:t>
      </w:r>
      <w:r>
        <w:t>as been deleted. Thank you.</w:t>
      </w:r>
    </w:p>
  </w:comment>
  <w:comment w:id="47" w:author="Novie Atakiwe" w:date="2026-08-19T02:34:00Z" w:initials="NA">
    <w:p w14:paraId="55C9729B" w14:textId="77777777" w:rsidR="00326A21" w:rsidRPr="0063208B" w:rsidRDefault="00326A21" w:rsidP="00326A21">
      <w:pPr>
        <w:pStyle w:val="af3"/>
      </w:pPr>
      <w:r w:rsidRPr="0063208B">
        <w:rPr>
          <w:rStyle w:val="af5"/>
        </w:rPr>
        <w:annotationRef/>
      </w:r>
      <w:proofErr w:type="spellStart"/>
      <w:r w:rsidRPr="0063208B">
        <w:t>Ethyldiisopropylamine</w:t>
      </w:r>
      <w:proofErr w:type="spellEnd"/>
      <w:r w:rsidRPr="0063208B">
        <w:t xml:space="preserve"> </w:t>
      </w:r>
    </w:p>
  </w:comment>
  <w:comment w:id="46" w:author="Yu Zhang - Network" w:date="2026-08-19T14:45:00Z" w:initials="YN">
    <w:p w14:paraId="2C3E8DCF" w14:textId="77777777" w:rsidR="00326A21" w:rsidRDefault="00326A21">
      <w:pPr>
        <w:pStyle w:val="af3"/>
      </w:pPr>
      <w:r>
        <w:rPr>
          <w:rStyle w:val="af5"/>
        </w:rPr>
        <w:annotationRef/>
      </w:r>
      <w:r w:rsidRPr="703F0EB7">
        <w:t>Corrected and thanks for your correction</w:t>
      </w:r>
    </w:p>
  </w:comment>
  <w:comment w:id="51" w:author="Sonia Quinn - Network" w:date="2026-10-12T14:41:00Z" w:initials="SN">
    <w:p w14:paraId="21F344AD" w14:textId="77777777" w:rsidR="00326A21" w:rsidRDefault="00326A21" w:rsidP="00E85C7A">
      <w:pPr>
        <w:pStyle w:val="af3"/>
      </w:pPr>
      <w:r>
        <w:rPr>
          <w:rStyle w:val="af5"/>
        </w:rPr>
        <w:annotationRef/>
      </w:r>
      <w:r w:rsidRPr="0DE173F8">
        <w:t xml:space="preserve">The current wording reads primarily as a technology-transfer evaluation - should there be PPQ-readiness gap assessment angle also? </w:t>
      </w:r>
    </w:p>
    <w:p w14:paraId="0C9E60EA" w14:textId="77777777" w:rsidR="00326A21" w:rsidRDefault="00326A21" w:rsidP="00E85C7A">
      <w:pPr>
        <w:pStyle w:val="af3"/>
      </w:pPr>
      <w:r w:rsidRPr="4742D81D">
        <w:t>EXAMPLE to consider:</w:t>
      </w:r>
    </w:p>
    <w:p w14:paraId="32F8B019" w14:textId="77777777" w:rsidR="00326A21" w:rsidRDefault="00326A21" w:rsidP="00E85C7A">
      <w:pPr>
        <w:pStyle w:val="af3"/>
      </w:pPr>
      <w:r w:rsidRPr="1BF4BF89">
        <w:t>The purpose of this assessment is to evaluate the readiness of the manufacturing process, analytical methods, equipment, facilities, utilities, personnel, contamination control strategy and quality systems for execution of PPQ activities associated with LSN4182928. The assessment further verifies that technology transfer activities, process changes, risk mitigations and prerequisite validation activities are appropriately controlled such that process performance, product quality and patient safety are not adversely impacted.</w:t>
      </w:r>
    </w:p>
  </w:comment>
  <w:comment w:id="52" w:author="Jie Wang5909" w:date="2026-10-13T10:47:00Z" w:initials="JW">
    <w:p w14:paraId="098886AD" w14:textId="77777777" w:rsidR="00326A21" w:rsidRDefault="00326A21" w:rsidP="00E85C7A">
      <w:pPr>
        <w:pStyle w:val="af3"/>
      </w:pPr>
      <w:r>
        <w:rPr>
          <w:rStyle w:val="af5"/>
        </w:rPr>
        <w:annotationRef/>
      </w:r>
      <w:r w:rsidRPr="00DE4391">
        <w:t>Thank you for your comment. We agree that the PPQ-readiness gap assessment angle should be explicitly reflected.</w:t>
      </w:r>
      <w:r>
        <w:t xml:space="preserve"> </w:t>
      </w:r>
    </w:p>
  </w:comment>
  <w:comment w:id="82" w:author="Novie Atakiwe" w:date="2026-08-18T14:28:00Z" w:initials="NA">
    <w:p w14:paraId="6AE254EE" w14:textId="77777777" w:rsidR="00326A21" w:rsidRDefault="00326A21" w:rsidP="00E85C7A">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07E118CA" w14:textId="77777777" w:rsidR="00326A21" w:rsidRDefault="00326A21" w:rsidP="00E85C7A">
      <w:pPr>
        <w:pStyle w:val="CommentText10"/>
      </w:pPr>
    </w:p>
    <w:p w14:paraId="6180A744" w14:textId="77777777" w:rsidR="00326A21" w:rsidRDefault="00326A21" w:rsidP="00E85C7A">
      <w:pPr>
        <w:pStyle w:val="CommentText10"/>
      </w:pPr>
      <w:r>
        <w:rPr>
          <w:lang w:val="en-IE"/>
        </w:rPr>
        <w:t xml:space="preserve">For coupling completion acceptable criteria changed from </w:t>
      </w:r>
      <w:r>
        <w:rPr>
          <w:color w:val="000000"/>
        </w:rPr>
        <w:t>colorless or nearly colorless) to the resin of sample is yellow to orange)</w:t>
      </w:r>
    </w:p>
    <w:p w14:paraId="1F9DCA26" w14:textId="77777777" w:rsidR="00326A21" w:rsidRDefault="00326A21" w:rsidP="00E85C7A">
      <w:pPr>
        <w:pStyle w:val="CommentText10"/>
      </w:pPr>
    </w:p>
    <w:p w14:paraId="0360E39B" w14:textId="77777777" w:rsidR="00326A21" w:rsidRDefault="00326A21" w:rsidP="00E85C7A">
      <w:pPr>
        <w:pStyle w:val="CommentText10"/>
      </w:pPr>
    </w:p>
    <w:p w14:paraId="370875F2" w14:textId="77777777" w:rsidR="00326A21" w:rsidRDefault="00326A21" w:rsidP="00E85C7A">
      <w:pPr>
        <w:pStyle w:val="CommentText10"/>
      </w:pPr>
      <w:r>
        <w:rPr>
          <w:lang w:val="en-IE"/>
        </w:rPr>
        <w:t>Why is this not identified as a gap</w:t>
      </w:r>
    </w:p>
  </w:comment>
  <w:comment w:id="83" w:author="Xuning Wei12232" w:date="2026-08-21T18:42:00Z" w:initials="XW">
    <w:p w14:paraId="5AA18713" w14:textId="77777777" w:rsidR="00326A21" w:rsidRDefault="00326A21" w:rsidP="00E85C7A">
      <w:pPr>
        <w:pStyle w:val="CommentText10"/>
      </w:pPr>
      <w:r>
        <w:rPr>
          <w:rStyle w:val="CommentReference10"/>
        </w:rPr>
        <w:annotationRef/>
      </w:r>
      <w:r>
        <w:t>Has been updated this gap. Thanks for pointing this out</w:t>
      </w:r>
      <w:r w:rsidRPr="00645C43">
        <w:t xml:space="preserve">. </w:t>
      </w:r>
    </w:p>
  </w:comment>
  <w:comment w:id="95" w:author="Johan Granander" w:date="2026-08-07T11:48:00Z" w:initials="JG">
    <w:p w14:paraId="7F12208B" w14:textId="77777777" w:rsidR="00326A21" w:rsidRDefault="00326A21" w:rsidP="00151954">
      <w:pPr>
        <w:pStyle w:val="CommentText10"/>
      </w:pPr>
      <w:r>
        <w:rPr>
          <w:rStyle w:val="CommentReference10"/>
        </w:rPr>
        <w:annotationRef/>
      </w:r>
      <w:r>
        <w:rPr>
          <w:lang w:val="sv-SE"/>
        </w:rPr>
        <w:t>Should ’(Asymchem)’ be added to this column to. Like for Receiving Site.</w:t>
      </w:r>
    </w:p>
  </w:comment>
  <w:comment w:id="96" w:author="Xuning Wei12232" w:date="2026-08-10T14:48:00Z" w:initials="XW">
    <w:p w14:paraId="36732A03" w14:textId="62BDC2F5" w:rsidR="00326A21" w:rsidRDefault="00326A21" w:rsidP="00EA5AA7">
      <w:pPr>
        <w:pStyle w:val="CommentText10"/>
      </w:pPr>
      <w:r>
        <w:rPr>
          <w:rStyle w:val="CommentReference10"/>
        </w:rPr>
        <w:annotationRef/>
      </w:r>
      <w:r>
        <w:rPr>
          <w:rFonts w:hint="eastAsia"/>
        </w:rPr>
        <w:t>O</w:t>
      </w:r>
      <w:r>
        <w:t xml:space="preserve">k, </w:t>
      </w:r>
      <w:r>
        <w:rPr>
          <w:rFonts w:hint="eastAsia"/>
        </w:rPr>
        <w:t>thanks</w:t>
      </w:r>
      <w:r>
        <w:t>.</w:t>
      </w:r>
    </w:p>
  </w:comment>
  <w:comment w:id="136" w:author="Johan Granander" w:date="2026-08-07T11:52:00Z" w:initials="JG">
    <w:p w14:paraId="1761064E" w14:textId="77777777" w:rsidR="00326A21" w:rsidRDefault="00326A21" w:rsidP="00E90BD3">
      <w:pPr>
        <w:pStyle w:val="CommentText10"/>
      </w:pPr>
      <w:r>
        <w:rPr>
          <w:rStyle w:val="CommentReference10"/>
        </w:rPr>
        <w:annotationRef/>
      </w:r>
      <w:r>
        <w:rPr>
          <w:lang w:val="sv-SE"/>
        </w:rPr>
        <w:t>’synthesis reactor’?</w:t>
      </w:r>
    </w:p>
  </w:comment>
  <w:comment w:id="137" w:author="Xuning Wei12232" w:date="2026-08-10T15:00:00Z" w:initials="XW">
    <w:p w14:paraId="003B9F4E" w14:textId="77777777" w:rsidR="00326A21" w:rsidRDefault="00326A21" w:rsidP="00E90BD3">
      <w:pPr>
        <w:pStyle w:val="CommentText10"/>
      </w:pPr>
      <w:r>
        <w:rPr>
          <w:rStyle w:val="CommentReference10"/>
        </w:rPr>
        <w:annotationRef/>
      </w:r>
      <w:r>
        <w:rPr>
          <w:rFonts w:hint="eastAsia"/>
        </w:rPr>
        <w:t>H</w:t>
      </w:r>
      <w:r>
        <w:t>as been modified. Thanks.</w:t>
      </w:r>
    </w:p>
  </w:comment>
  <w:comment w:id="180" w:author="Johan Granander" w:date="2026-08-07T11:53:00Z" w:initials="JG">
    <w:p w14:paraId="36328BFE" w14:textId="77777777" w:rsidR="00326A21" w:rsidRDefault="00326A21" w:rsidP="00E90BD3">
      <w:pPr>
        <w:pStyle w:val="CommentText10"/>
      </w:pPr>
      <w:r>
        <w:rPr>
          <w:rStyle w:val="CommentReference10"/>
        </w:rPr>
        <w:annotationRef/>
      </w:r>
      <w:r>
        <w:rPr>
          <w:lang w:val="sv-SE"/>
        </w:rPr>
        <w:t>’a change in the calculation of the batch size’?</w:t>
      </w:r>
    </w:p>
  </w:comment>
  <w:comment w:id="181" w:author="Xuning Wei12232" w:date="2026-08-10T15:03:00Z" w:initials="XW">
    <w:p w14:paraId="4C316464" w14:textId="77777777" w:rsidR="00326A21" w:rsidRDefault="00326A21" w:rsidP="00E90BD3">
      <w:pPr>
        <w:pStyle w:val="CommentText10"/>
      </w:pPr>
      <w:r>
        <w:rPr>
          <w:rStyle w:val="CommentReference10"/>
        </w:rPr>
        <w:annotationRef/>
      </w:r>
      <w:r>
        <w:t>The output batch size was originally defined as target value ±20 kg. The updated calculation method aligns low limit with low limit and high limit with high limit across the resin</w:t>
      </w:r>
      <w:r w:rsidRPr="00B162BB">
        <w:t xml:space="preserve"> substitution degree</w:t>
      </w:r>
      <w:r>
        <w:t xml:space="preserve"> (1.0 - 1.2 </w:t>
      </w:r>
      <w:proofErr w:type="spellStart"/>
      <w:r>
        <w:t>mmol</w:t>
      </w:r>
      <w:proofErr w:type="spellEnd"/>
      <w:r>
        <w:t>/g), resin input mass and weight gain yield range.</w:t>
      </w:r>
    </w:p>
  </w:comment>
  <w:comment w:id="182" w:author="Johan Granander" w:date="2026-08-21T15:42:00Z" w:initials="JG">
    <w:p w14:paraId="1DE5375B" w14:textId="77777777" w:rsidR="00326A21" w:rsidRDefault="00326A21" w:rsidP="00E90BD3">
      <w:pPr>
        <w:pStyle w:val="CommentText10"/>
      </w:pPr>
      <w:r>
        <w:rPr>
          <w:rStyle w:val="CommentReference10"/>
        </w:rPr>
        <w:annotationRef/>
      </w:r>
      <w:r>
        <w:rPr>
          <w:lang w:val="sv-SE"/>
        </w:rPr>
        <w:t>That all makes sense. I was just suggesting a different way of phrasing the change.</w:t>
      </w:r>
    </w:p>
  </w:comment>
  <w:comment w:id="183" w:author="Xuning Wei12232" w:date="2026-08-24T10:49:00Z" w:initials="XW">
    <w:p w14:paraId="7D896E87" w14:textId="77777777" w:rsidR="00326A21" w:rsidRDefault="00326A21" w:rsidP="00E90BD3">
      <w:pPr>
        <w:pStyle w:val="CommentText"/>
      </w:pPr>
      <w:r>
        <w:rPr>
          <w:rStyle w:val="CommentReference"/>
        </w:rPr>
        <w:annotationRef/>
      </w:r>
      <w:r>
        <w:t>Has been updated, thank you.</w:t>
      </w:r>
    </w:p>
  </w:comment>
  <w:comment w:id="209" w:author="Johan Granander" w:date="2026-08-07T11:55:00Z" w:initials="JG">
    <w:p w14:paraId="0016A467" w14:textId="77777777" w:rsidR="00326A21" w:rsidRDefault="00326A21" w:rsidP="006F28BC">
      <w:pPr>
        <w:pStyle w:val="CommentText10"/>
      </w:pPr>
      <w:r>
        <w:rPr>
          <w:rStyle w:val="CommentReference10"/>
        </w:rPr>
        <w:annotationRef/>
      </w:r>
      <w:r>
        <w:rPr>
          <w:lang w:val="sv-SE"/>
        </w:rPr>
        <w:t>Has the stability of L2 on resin in the powder charging bags been compared to that of the pharmaceutical-grade bags?</w:t>
      </w:r>
    </w:p>
  </w:comment>
  <w:comment w:id="210" w:author="Xuning Wei12232" w:date="2026-08-10T16:21:00Z" w:initials="XW">
    <w:p w14:paraId="7FADABCD" w14:textId="77777777" w:rsidR="00326A21" w:rsidRDefault="00326A21" w:rsidP="006F28BC">
      <w:pPr>
        <w:pStyle w:val="CommentText10"/>
      </w:pPr>
      <w:r>
        <w:rPr>
          <w:rStyle w:val="CommentReference10"/>
        </w:rPr>
        <w:annotationRef/>
      </w:r>
      <w:r>
        <w:t>R&amp;D data demonstrate that the sample remains stable at ambient temperature for 5 days and under 2–8°C for 7 months.</w:t>
      </w:r>
    </w:p>
  </w:comment>
  <w:comment w:id="222" w:author="Diedra Shorty-Duffie" w:date="2026-07-30T11:38:00Z" w:initials="DS">
    <w:p w14:paraId="416B5098" w14:textId="77777777" w:rsidR="00326A21" w:rsidRDefault="00326A21" w:rsidP="00B53E6B">
      <w:pPr>
        <w:pStyle w:val="CommentText10"/>
      </w:pPr>
      <w:r>
        <w:rPr>
          <w:rStyle w:val="CommentReference10"/>
        </w:rPr>
        <w:annotationRef/>
      </w:r>
      <w:r>
        <w:t xml:space="preserve">Does the switch from TCA to TFA count as a process change? </w:t>
      </w:r>
    </w:p>
  </w:comment>
  <w:comment w:id="223" w:author="Xuning Wei12232" w:date="2026-08-10T17:17:00Z" w:initials="XW">
    <w:p w14:paraId="7D50C657" w14:textId="552E3150" w:rsidR="00326A21" w:rsidRDefault="00326A21">
      <w:pPr>
        <w:pStyle w:val="CommentText10"/>
      </w:pPr>
      <w:r>
        <w:rPr>
          <w:rStyle w:val="CommentReference10"/>
        </w:rPr>
        <w:annotationRef/>
      </w:r>
      <w:r>
        <w:t xml:space="preserve"> </w:t>
      </w:r>
      <w:r w:rsidRPr="006F2108">
        <w:t>This change was implemented prior to full-scale non-saleable batch; refer to supporting documents for details.</w:t>
      </w:r>
      <w:r>
        <w:t xml:space="preserve"> &lt;</w:t>
      </w:r>
      <w:r>
        <w:rPr>
          <w:rFonts w:hint="eastAsia"/>
        </w:rPr>
        <w:t>Change</w:t>
      </w:r>
      <w:r>
        <w:t>-CPo140020-030201.01&gt;</w:t>
      </w:r>
    </w:p>
  </w:comment>
  <w:comment w:id="226" w:author="Yu Lin Zhao" w:date="2026-08-01T17:51:00Z" w:initials="YZ">
    <w:p w14:paraId="2CC1009B" w14:textId="77777777" w:rsidR="00326A21" w:rsidRDefault="00326A21" w:rsidP="003F2A35">
      <w:pPr>
        <w:pStyle w:val="CommentText10"/>
      </w:pPr>
      <w:r>
        <w:rPr>
          <w:rStyle w:val="CommentReference10"/>
        </w:rPr>
        <w:annotationRef/>
      </w:r>
      <w:r>
        <w:t>Maybe more specific, no manufacture scale change, no batch record change, or no critical process parameter change, etc</w:t>
      </w:r>
      <w:proofErr w:type="gramStart"/>
      <w:r>
        <w:t>..</w:t>
      </w:r>
      <w:proofErr w:type="gramEnd"/>
    </w:p>
  </w:comment>
  <w:comment w:id="227" w:author="Xuning Wei12232" w:date="2026-08-04T16:34:00Z" w:initials="XW">
    <w:p w14:paraId="03430ED9" w14:textId="101B6D33" w:rsidR="00326A21" w:rsidRDefault="00326A21">
      <w:pPr>
        <w:pStyle w:val="CommentText10"/>
      </w:pPr>
      <w:r>
        <w:rPr>
          <w:rStyle w:val="CommentReference10"/>
        </w:rPr>
        <w:annotationRef/>
      </w:r>
      <w:r>
        <w:t>No manufacture scale change and no critical process parameter change, but</w:t>
      </w:r>
      <w:r w:rsidRPr="00517165">
        <w:t xml:space="preserve"> </w:t>
      </w:r>
      <w:r>
        <w:t>batch record template has been updated.</w:t>
      </w:r>
    </w:p>
  </w:comment>
  <w:comment w:id="231" w:author="Johan Granander" w:date="2026-08-26T10:49:00Z" w:initials="JG">
    <w:p w14:paraId="69395142" w14:textId="77777777" w:rsidR="00326A21" w:rsidRDefault="00326A21" w:rsidP="00B51C70">
      <w:pPr>
        <w:pStyle w:val="CommentText"/>
      </w:pPr>
      <w:r>
        <w:rPr>
          <w:rStyle w:val="CommentReference"/>
        </w:rPr>
        <w:annotationRef/>
      </w:r>
      <w:r>
        <w:rPr>
          <w:lang w:val="en-IE"/>
        </w:rPr>
        <w:t>Table 3</w:t>
      </w:r>
    </w:p>
  </w:comment>
  <w:comment w:id="232" w:author="Xuning Wei12232" w:date="2026-08-27T09:24:00Z" w:initials="XW">
    <w:p w14:paraId="76B78F0C" w14:textId="359F5FB3" w:rsidR="00326A21" w:rsidRDefault="00326A21">
      <w:pPr>
        <w:pStyle w:val="CommentText"/>
      </w:pPr>
      <w:r>
        <w:rPr>
          <w:rStyle w:val="CommentReference"/>
        </w:rPr>
        <w:annotationRef/>
      </w:r>
      <w:r>
        <w:t>Has been updated, thanks.</w:t>
      </w:r>
    </w:p>
  </w:comment>
  <w:comment w:id="239" w:author="Johan Granander" w:date="2026-08-26T10:50:00Z" w:initials="JG">
    <w:p w14:paraId="4A09FDEA" w14:textId="77777777" w:rsidR="00326A21" w:rsidRDefault="00326A21" w:rsidP="00B51C70">
      <w:pPr>
        <w:pStyle w:val="CommentText"/>
      </w:pPr>
      <w:r>
        <w:rPr>
          <w:rStyle w:val="CommentReference"/>
        </w:rPr>
        <w:annotationRef/>
      </w:r>
      <w:r>
        <w:rPr>
          <w:lang w:val="en-IE"/>
        </w:rPr>
        <w:t>Table 4</w:t>
      </w:r>
    </w:p>
  </w:comment>
  <w:comment w:id="240" w:author="Xuning Wei12232" w:date="2026-08-27T09:24:00Z" w:initials="XW">
    <w:p w14:paraId="3CB62FEF" w14:textId="217FF73F" w:rsidR="00326A21" w:rsidRDefault="00326A21">
      <w:pPr>
        <w:pStyle w:val="CommentText"/>
      </w:pPr>
      <w:r>
        <w:rPr>
          <w:rStyle w:val="CommentReference"/>
        </w:rPr>
        <w:annotationRef/>
      </w:r>
      <w:r>
        <w:t>Modified, thanks.</w:t>
      </w:r>
    </w:p>
  </w:comment>
  <w:comment w:id="247" w:author="Sonia Quinn - Network" w:date="2026-10-12T14:58:00Z" w:initials="SN">
    <w:p w14:paraId="0DA668C4" w14:textId="77777777" w:rsidR="00326A21" w:rsidRPr="00143338" w:rsidRDefault="00326A21" w:rsidP="0049198D">
      <w:pPr>
        <w:pStyle w:val="af3"/>
        <w:rPr>
          <w:color w:val="0000FF"/>
        </w:rPr>
      </w:pPr>
      <w:r>
        <w:rPr>
          <w:rStyle w:val="af5"/>
        </w:rPr>
        <w:annotationRef/>
      </w:r>
      <w:r w:rsidRPr="000A09AB">
        <w:t>Is this completed? What is the source document for the information in the table? Ensure ESA references include detail on document status for transparency and accuracy.</w:t>
      </w:r>
    </w:p>
    <w:p w14:paraId="440DE8FE" w14:textId="77777777" w:rsidR="00326A21" w:rsidRPr="00143338" w:rsidRDefault="00326A21" w:rsidP="0049198D">
      <w:pPr>
        <w:pStyle w:val="af3"/>
        <w:rPr>
          <w:color w:val="0000FF"/>
        </w:rPr>
      </w:pPr>
    </w:p>
    <w:p w14:paraId="64B01E2E" w14:textId="77777777" w:rsidR="00326A21" w:rsidRDefault="00326A21" w:rsidP="0049198D">
      <w:pPr>
        <w:pStyle w:val="af3"/>
      </w:pPr>
      <w:r w:rsidRPr="00C31B9C">
        <w:t>Completion of ESA activities should not simply be listed as a future action. The assessment should evaluate residual risk associated with any outstanding ESA activities where ESA is not yet final and clearly define whether all equipment suitability conclusions required for PPQ approval have been completed, approved and verified.</w:t>
      </w:r>
    </w:p>
  </w:comment>
  <w:comment w:id="248" w:author="Jie Wang5909" w:date="2026-10-13T13:14:00Z" w:initials="JW">
    <w:p w14:paraId="5382B69B" w14:textId="77777777" w:rsidR="00326A21" w:rsidRPr="00371F2F" w:rsidRDefault="00326A21" w:rsidP="0049198D">
      <w:pPr>
        <w:pStyle w:val="af3"/>
        <w:rPr>
          <w:rStyle w:val="a6"/>
          <w:rFonts w:ascii="Segoe UI" w:hAnsi="Segoe UI" w:cs="Segoe UI"/>
          <w:color w:val="0000FF"/>
        </w:rPr>
      </w:pPr>
      <w:r>
        <w:rPr>
          <w:rStyle w:val="af5"/>
        </w:rPr>
        <w:annotationRef/>
      </w:r>
      <w:r w:rsidRPr="00371F2F">
        <w:t>T</w:t>
      </w:r>
      <w:r w:rsidRPr="00371F2F">
        <w:rPr>
          <w:rFonts w:hint="eastAsia"/>
        </w:rPr>
        <w:t>he</w:t>
      </w:r>
      <w:r w:rsidRPr="00371F2F">
        <w:t xml:space="preserve"> </w:t>
      </w:r>
      <w:r>
        <w:t xml:space="preserve">step 1 </w:t>
      </w:r>
      <w:r w:rsidRPr="00371F2F">
        <w:t xml:space="preserve">Equipment Suitability Analysis </w:t>
      </w:r>
      <w:r w:rsidRPr="00371F2F">
        <w:rPr>
          <w:rFonts w:hint="eastAsia"/>
        </w:rPr>
        <w:t>has</w:t>
      </w:r>
      <w:r w:rsidRPr="00371F2F">
        <w:t xml:space="preserve"> been completed, and the report is essentially finalized, with final confirmation currently in progress.</w:t>
      </w:r>
    </w:p>
    <w:p w14:paraId="58A447BA" w14:textId="77777777" w:rsidR="00326A21" w:rsidRDefault="00326A21" w:rsidP="0049198D">
      <w:pPr>
        <w:pStyle w:val="ds-markdown-paragraph"/>
        <w:shd w:val="clear" w:color="auto" w:fill="FFFFFF"/>
        <w:spacing w:before="240" w:beforeAutospacing="0" w:after="240" w:afterAutospacing="0"/>
        <w:rPr>
          <w:rFonts w:ascii="Segoe UI" w:hAnsi="Segoe UI" w:cs="Segoe UI"/>
          <w:color w:val="0F1115"/>
        </w:rPr>
      </w:pPr>
    </w:p>
    <w:p w14:paraId="3160883B" w14:textId="77777777" w:rsidR="00326A21" w:rsidRPr="00053062" w:rsidRDefault="00326A21" w:rsidP="0049198D">
      <w:pPr>
        <w:pStyle w:val="af3"/>
        <w:rPr>
          <w:rFonts w:ascii="Segoe UI" w:hAnsi="Segoe UI" w:cs="Segoe UI"/>
          <w:color w:val="0F1115"/>
        </w:rPr>
      </w:pPr>
      <w:r>
        <w:t xml:space="preserve">Thanks for your comment, </w:t>
      </w:r>
      <w:r w:rsidRPr="00053062">
        <w:t>the description of the equipment suitability conclusions has been added.</w:t>
      </w:r>
    </w:p>
  </w:comment>
  <w:comment w:id="280" w:author="Johan Granander" w:date="2026-08-21T15:45:00Z" w:initials="JG">
    <w:p w14:paraId="50C89C53" w14:textId="77777777" w:rsidR="00326A21" w:rsidRDefault="00326A21" w:rsidP="00A9257C">
      <w:pPr>
        <w:pStyle w:val="CommentText10"/>
      </w:pPr>
      <w:r>
        <w:rPr>
          <w:rStyle w:val="CommentReference10"/>
        </w:rPr>
        <w:annotationRef/>
      </w:r>
      <w:r>
        <w:rPr>
          <w:lang w:val="sv-SE"/>
        </w:rPr>
        <w:t>Please number and add legends to all tables in the documents.</w:t>
      </w:r>
    </w:p>
  </w:comment>
  <w:comment w:id="281" w:author="Xuning Wei12232" w:date="2026-08-24T11:10:00Z" w:initials="XW">
    <w:p w14:paraId="2D5AFBCE" w14:textId="175C7CB2" w:rsidR="00326A21" w:rsidRDefault="00326A21">
      <w:pPr>
        <w:pStyle w:val="CommentText"/>
      </w:pPr>
      <w:r>
        <w:rPr>
          <w:rStyle w:val="CommentReference"/>
        </w:rPr>
        <w:annotationRef/>
      </w:r>
      <w:r>
        <w:t>Has been added, thank you.</w:t>
      </w:r>
    </w:p>
  </w:comment>
  <w:comment w:id="282" w:author="Johan Granander" w:date="2026-08-26T10:45:00Z" w:initials="JG">
    <w:p w14:paraId="11E855B2" w14:textId="77777777" w:rsidR="00326A21" w:rsidRDefault="00326A21" w:rsidP="005921BE">
      <w:pPr>
        <w:pStyle w:val="CommentText"/>
      </w:pPr>
      <w:r>
        <w:rPr>
          <w:rStyle w:val="CommentReference"/>
        </w:rPr>
        <w:annotationRef/>
      </w:r>
      <w:r>
        <w:rPr>
          <w:lang w:val="en-IE"/>
        </w:rPr>
        <w:t>I think this should be Table 3. Table 1 is on page 9 already.</w:t>
      </w:r>
    </w:p>
  </w:comment>
  <w:comment w:id="283" w:author="Xuning Wei12232" w:date="2026-08-27T10:27:00Z" w:initials="XW">
    <w:p w14:paraId="0F65BE99" w14:textId="74C1E0D9" w:rsidR="00326A21" w:rsidRDefault="00326A21">
      <w:pPr>
        <w:pStyle w:val="CommentText"/>
      </w:pPr>
      <w:r>
        <w:rPr>
          <w:rStyle w:val="CommentReference"/>
        </w:rPr>
        <w:annotationRef/>
      </w:r>
      <w:r w:rsidRPr="00185C51">
        <w:t xml:space="preserve">Yes, you are right. </w:t>
      </w:r>
      <w:r w:rsidRPr="00185C51">
        <w:rPr>
          <w:rStyle w:val="a6"/>
          <w:b w:val="0"/>
        </w:rPr>
        <w:t>It</w:t>
      </w:r>
      <w:r w:rsidRPr="00185C51">
        <w:rPr>
          <w:b/>
        </w:rPr>
        <w:t xml:space="preserve"> </w:t>
      </w:r>
      <w:r w:rsidRPr="00185C51">
        <w:t>has been updated. Thank you.</w:t>
      </w:r>
    </w:p>
  </w:comment>
  <w:comment w:id="350" w:author="Johan Granander" w:date="2026-08-26T10:45:00Z" w:initials="JG">
    <w:p w14:paraId="4B9B8E84" w14:textId="77777777" w:rsidR="00326A21" w:rsidRDefault="00326A21" w:rsidP="006556A2">
      <w:pPr>
        <w:pStyle w:val="CommentText"/>
      </w:pPr>
      <w:r>
        <w:rPr>
          <w:rStyle w:val="CommentReference"/>
        </w:rPr>
        <w:annotationRef/>
      </w:r>
      <w:r>
        <w:rPr>
          <w:lang w:val="en-IE"/>
        </w:rPr>
        <w:t>Table 4</w:t>
      </w:r>
    </w:p>
  </w:comment>
  <w:comment w:id="351" w:author="Xuning Wei12232" w:date="2026-08-27T09:24:00Z" w:initials="XW">
    <w:p w14:paraId="7C4C7674" w14:textId="79307656" w:rsidR="00326A21" w:rsidRDefault="00326A21">
      <w:pPr>
        <w:pStyle w:val="CommentText"/>
      </w:pPr>
      <w:r>
        <w:rPr>
          <w:rStyle w:val="CommentReference"/>
        </w:rPr>
        <w:annotationRef/>
      </w:r>
      <w:r w:rsidRPr="00185C51">
        <w:t>Modified, thanks.</w:t>
      </w:r>
    </w:p>
  </w:comment>
  <w:comment w:id="379" w:author="Diedra Shorty-Duffie" w:date="2026-09-09T14:08:00Z" w:initials="DS">
    <w:p w14:paraId="7405190F" w14:textId="77777777" w:rsidR="00326A21" w:rsidRDefault="00326A21" w:rsidP="002247EB">
      <w:pPr>
        <w:pStyle w:val="af3"/>
      </w:pPr>
      <w:r>
        <w:rPr>
          <w:rStyle w:val="af5"/>
        </w:rPr>
        <w:annotationRef/>
      </w:r>
      <w:r>
        <w:t xml:space="preserve">Full scale non saleable batches </w:t>
      </w:r>
    </w:p>
  </w:comment>
  <w:comment w:id="380" w:author="Yachao Liu11087" w:date="2026-09-10T14:47:00Z" w:initials="YL">
    <w:p w14:paraId="029F3EDA" w14:textId="77777777" w:rsidR="00326A21" w:rsidRDefault="00326A21" w:rsidP="002247EB">
      <w:pPr>
        <w:pStyle w:val="af3"/>
      </w:pPr>
      <w:r>
        <w:rPr>
          <w:rStyle w:val="af5"/>
        </w:rPr>
        <w:annotationRef/>
      </w:r>
      <w:r w:rsidRPr="1F89AB19">
        <w:t>Corrected, thanks</w:t>
      </w:r>
    </w:p>
  </w:comment>
  <w:comment w:id="385" w:author="Johan Granander" w:date="2026-08-26T10:51:00Z" w:initials="JG">
    <w:p w14:paraId="3093FCD4" w14:textId="77777777" w:rsidR="00326A21" w:rsidRDefault="00326A21" w:rsidP="00F23677">
      <w:pPr>
        <w:pStyle w:val="CommentText"/>
      </w:pPr>
      <w:r>
        <w:rPr>
          <w:rStyle w:val="CommentReference"/>
        </w:rPr>
        <w:annotationRef/>
      </w:r>
      <w:r>
        <w:rPr>
          <w:lang w:val="en-IE"/>
        </w:rPr>
        <w:t>Table 5</w:t>
      </w:r>
    </w:p>
  </w:comment>
  <w:comment w:id="386" w:author="Xuning Wei12232" w:date="2026-08-27T09:24:00Z" w:initials="XW">
    <w:p w14:paraId="76F98EC6" w14:textId="5E442320" w:rsidR="00326A21" w:rsidRDefault="00326A21">
      <w:pPr>
        <w:pStyle w:val="CommentText"/>
      </w:pPr>
      <w:r>
        <w:rPr>
          <w:rStyle w:val="CommentReference"/>
        </w:rPr>
        <w:annotationRef/>
      </w:r>
      <w:r w:rsidRPr="00ED5675">
        <w:t>Has been updated,</w:t>
      </w:r>
      <w:r>
        <w:t xml:space="preserve"> thanks.</w:t>
      </w:r>
    </w:p>
  </w:comment>
  <w:comment w:id="393" w:author="Johan Granander" w:date="2026-08-26T10:51:00Z" w:initials="JG">
    <w:p w14:paraId="66BAD915" w14:textId="77777777" w:rsidR="00326A21" w:rsidRDefault="00326A21" w:rsidP="00F23677">
      <w:pPr>
        <w:pStyle w:val="CommentText"/>
      </w:pPr>
      <w:r>
        <w:rPr>
          <w:rStyle w:val="CommentReference"/>
        </w:rPr>
        <w:annotationRef/>
      </w:r>
      <w:r>
        <w:rPr>
          <w:lang w:val="en-IE"/>
        </w:rPr>
        <w:t>Table 6</w:t>
      </w:r>
    </w:p>
  </w:comment>
  <w:comment w:id="394" w:author="Xuning Wei12232" w:date="2026-08-27T09:24:00Z" w:initials="XW">
    <w:p w14:paraId="45906FA9" w14:textId="739AB9C6" w:rsidR="00326A21" w:rsidRDefault="00326A21">
      <w:pPr>
        <w:pStyle w:val="CommentText"/>
      </w:pPr>
      <w:r>
        <w:rPr>
          <w:rStyle w:val="CommentReference"/>
        </w:rPr>
        <w:annotationRef/>
      </w:r>
      <w:r w:rsidRPr="00ED5675">
        <w:t>Modified, thanks.</w:t>
      </w:r>
    </w:p>
  </w:comment>
  <w:comment w:id="399" w:author="Sonia Quinn - Network" w:date="2026-10-12T15:03:00Z" w:initials="SN">
    <w:p w14:paraId="60D171F4" w14:textId="77777777" w:rsidR="00326A21" w:rsidRDefault="00326A21" w:rsidP="0049198D">
      <w:pPr>
        <w:pStyle w:val="af3"/>
      </w:pPr>
      <w:r>
        <w:rPr>
          <w:rStyle w:val="af5"/>
        </w:rPr>
        <w:annotationRef/>
      </w:r>
      <w:r w:rsidRPr="007A2945">
        <w:t>See comment above.</w:t>
      </w:r>
    </w:p>
  </w:comment>
  <w:comment w:id="400" w:author="Jie Wang5909" w:date="2026-10-13T13:57:00Z" w:initials="JW">
    <w:p w14:paraId="5E0D87F6" w14:textId="77777777" w:rsidR="00326A21" w:rsidRDefault="00326A21" w:rsidP="0049198D">
      <w:pPr>
        <w:pStyle w:val="af3"/>
      </w:pPr>
      <w:r>
        <w:rPr>
          <w:rStyle w:val="af5"/>
        </w:rPr>
        <w:annotationRef/>
      </w:r>
      <w:r w:rsidRPr="00371F2F">
        <w:t>T</w:t>
      </w:r>
      <w:r w:rsidRPr="00371F2F">
        <w:rPr>
          <w:rFonts w:hint="eastAsia"/>
        </w:rPr>
        <w:t>he</w:t>
      </w:r>
      <w:r w:rsidRPr="00371F2F">
        <w:t xml:space="preserve"> </w:t>
      </w:r>
      <w:r>
        <w:t xml:space="preserve">step 2 </w:t>
      </w:r>
      <w:r w:rsidRPr="00371F2F">
        <w:t xml:space="preserve">Equipment Suitability </w:t>
      </w:r>
      <w:r>
        <w:t xml:space="preserve">Report is in preparation. </w:t>
      </w:r>
    </w:p>
    <w:p w14:paraId="4825DEE7" w14:textId="77777777" w:rsidR="00326A21" w:rsidRDefault="00326A21" w:rsidP="0049198D">
      <w:pPr>
        <w:pStyle w:val="af3"/>
      </w:pPr>
      <w:r>
        <w:t xml:space="preserve">The </w:t>
      </w:r>
      <w:r w:rsidRPr="007A2945">
        <w:t>residual risk assessment associated with any outstanding ESA activities has been modified</w:t>
      </w:r>
      <w:r>
        <w:t xml:space="preserve"> in conclusion part</w:t>
      </w:r>
      <w:r w:rsidRPr="007A2945">
        <w:t xml:space="preserve">. </w:t>
      </w:r>
    </w:p>
  </w:comment>
  <w:comment w:id="405" w:author="Johan Granander" w:date="2026-08-26T10:46:00Z" w:initials="JG">
    <w:p w14:paraId="5D3400BE" w14:textId="77777777" w:rsidR="00326A21" w:rsidRDefault="00326A21" w:rsidP="006556A2">
      <w:pPr>
        <w:pStyle w:val="CommentText"/>
      </w:pPr>
      <w:r>
        <w:rPr>
          <w:rStyle w:val="CommentReference"/>
        </w:rPr>
        <w:annotationRef/>
      </w:r>
      <w:r>
        <w:rPr>
          <w:lang w:val="en-IE"/>
        </w:rPr>
        <w:t>Table 5</w:t>
      </w:r>
    </w:p>
  </w:comment>
  <w:comment w:id="406" w:author="Xuning Wei12232" w:date="2026-08-27T09:23:00Z" w:initials="XW">
    <w:p w14:paraId="41D2B071" w14:textId="7FE8A1D9" w:rsidR="00326A21" w:rsidRDefault="00326A21">
      <w:pPr>
        <w:pStyle w:val="CommentText"/>
      </w:pPr>
      <w:r>
        <w:rPr>
          <w:rStyle w:val="CommentReference"/>
        </w:rPr>
        <w:annotationRef/>
      </w:r>
      <w:r w:rsidRPr="00ED5675">
        <w:t>Modified, thanks.</w:t>
      </w:r>
    </w:p>
  </w:comment>
  <w:comment w:id="506" w:author="Johan Granander" w:date="2026-08-26T10:46:00Z" w:initials="JG">
    <w:p w14:paraId="64082453" w14:textId="77777777" w:rsidR="00326A21" w:rsidRDefault="00326A21" w:rsidP="006556A2">
      <w:pPr>
        <w:pStyle w:val="CommentText"/>
      </w:pPr>
      <w:r>
        <w:rPr>
          <w:rStyle w:val="CommentReference"/>
        </w:rPr>
        <w:annotationRef/>
      </w:r>
      <w:r>
        <w:rPr>
          <w:lang w:val="en-IE"/>
        </w:rPr>
        <w:t>Table 6</w:t>
      </w:r>
    </w:p>
  </w:comment>
  <w:comment w:id="507" w:author="Xuning Wei12232" w:date="2026-08-27T09:23:00Z" w:initials="XW">
    <w:p w14:paraId="3F16BDE0" w14:textId="006611F4" w:rsidR="00326A21" w:rsidRPr="00ED5675" w:rsidRDefault="00326A21">
      <w:pPr>
        <w:pStyle w:val="CommentText"/>
      </w:pPr>
      <w:r w:rsidRPr="00ED5675">
        <w:rPr>
          <w:rStyle w:val="CommentReference"/>
        </w:rPr>
        <w:annotationRef/>
      </w:r>
      <w:r w:rsidRPr="00ED5675">
        <w:t>Has been updated, thanks.</w:t>
      </w:r>
    </w:p>
  </w:comment>
  <w:comment w:id="512" w:author="Novie Atakiwe" w:date="2026-08-18T13:00:00Z" w:initials="NA">
    <w:p w14:paraId="3E549C69" w14:textId="77777777" w:rsidR="00326A21" w:rsidRDefault="00326A21" w:rsidP="00BA1986">
      <w:pPr>
        <w:pStyle w:val="CommentText10"/>
      </w:pPr>
      <w:r>
        <w:rPr>
          <w:rStyle w:val="CommentReference10"/>
        </w:rPr>
        <w:annotationRef/>
      </w:r>
      <w:r>
        <w:rPr>
          <w:lang w:val="en-IE"/>
        </w:rPr>
        <w:t xml:space="preserve">Add a comparison table </w:t>
      </w:r>
      <w:proofErr w:type="gramStart"/>
      <w:r>
        <w:rPr>
          <w:lang w:val="en-IE"/>
        </w:rPr>
        <w:t>for  the</w:t>
      </w:r>
      <w:proofErr w:type="gramEnd"/>
      <w:r>
        <w:rPr>
          <w:lang w:val="en-IE"/>
        </w:rPr>
        <w:t xml:space="preserve"> MOR/MBR. Side by side MBR number, and batch size for both steps </w:t>
      </w:r>
    </w:p>
  </w:comment>
  <w:comment w:id="513" w:author="Xuning Wei12232" w:date="2026-08-21T16:24:00Z" w:initials="XW">
    <w:p w14:paraId="3F3A12D6" w14:textId="184C414B" w:rsidR="00326A21" w:rsidRDefault="00326A21">
      <w:pPr>
        <w:pStyle w:val="CommentText10"/>
      </w:pPr>
      <w:r>
        <w:rPr>
          <w:rStyle w:val="CommentReference10"/>
        </w:rPr>
        <w:annotationRef/>
      </w:r>
      <w:r>
        <w:rPr>
          <w:rFonts w:hint="eastAsia"/>
        </w:rPr>
        <w:t>H</w:t>
      </w:r>
      <w:r>
        <w:t xml:space="preserve">as been added, thanks. </w:t>
      </w:r>
    </w:p>
  </w:comment>
  <w:comment w:id="514" w:author="Xuning Wei12232" w:date="2026-08-24T21:51:00Z" w:initials="XW">
    <w:p w14:paraId="42835986" w14:textId="34295BB8" w:rsidR="00326A21" w:rsidRDefault="00326A21">
      <w:pPr>
        <w:pStyle w:val="CommentText"/>
      </w:pPr>
      <w:r>
        <w:rPr>
          <w:rStyle w:val="CommentReference"/>
        </w:rPr>
        <w:annotationRef/>
      </w:r>
      <w:r>
        <w:t>The batch</w:t>
      </w:r>
      <w:r>
        <w:noBreakHyphen/>
        <w:t>size value has been updated to the output value. Thank you.</w:t>
      </w:r>
    </w:p>
  </w:comment>
  <w:comment w:id="548" w:author="Johan Granander" w:date="2026-08-26T10:52:00Z" w:initials="JG">
    <w:p w14:paraId="2D54A6F7" w14:textId="77777777" w:rsidR="00326A21" w:rsidRDefault="00326A21" w:rsidP="00F23677">
      <w:pPr>
        <w:pStyle w:val="CommentText"/>
      </w:pPr>
      <w:r>
        <w:rPr>
          <w:rStyle w:val="CommentReference"/>
        </w:rPr>
        <w:annotationRef/>
      </w:r>
      <w:r>
        <w:rPr>
          <w:lang w:val="en-IE"/>
        </w:rPr>
        <w:t>Table 7</w:t>
      </w:r>
    </w:p>
  </w:comment>
  <w:comment w:id="549" w:author="Xuning Wei12232" w:date="2026-08-27T09:22:00Z" w:initials="XW">
    <w:p w14:paraId="23EF8CE9" w14:textId="32655147" w:rsidR="00326A21" w:rsidRDefault="00326A21">
      <w:pPr>
        <w:pStyle w:val="CommentText"/>
      </w:pPr>
      <w:r>
        <w:rPr>
          <w:rStyle w:val="CommentReference"/>
        </w:rPr>
        <w:annotationRef/>
      </w:r>
      <w:r w:rsidRPr="00ED5675">
        <w:t>Modified, thanks.</w:t>
      </w:r>
    </w:p>
  </w:comment>
  <w:comment w:id="555" w:author="Johan Granander" w:date="2026-08-26T10:46:00Z" w:initials="JG">
    <w:p w14:paraId="14897849" w14:textId="77777777" w:rsidR="00326A21" w:rsidRDefault="00326A21" w:rsidP="006556A2">
      <w:pPr>
        <w:pStyle w:val="CommentText"/>
      </w:pPr>
      <w:r>
        <w:rPr>
          <w:rStyle w:val="CommentReference"/>
        </w:rPr>
        <w:annotationRef/>
      </w:r>
      <w:r>
        <w:rPr>
          <w:lang w:val="en-IE"/>
        </w:rPr>
        <w:t>Table 7</w:t>
      </w:r>
    </w:p>
  </w:comment>
  <w:comment w:id="556" w:author="Xuning Wei12232" w:date="2026-08-27T09:22:00Z" w:initials="XW">
    <w:p w14:paraId="469EDF74" w14:textId="5B94F2E5" w:rsidR="00326A21" w:rsidRDefault="00326A21">
      <w:pPr>
        <w:pStyle w:val="CommentText"/>
      </w:pPr>
      <w:r>
        <w:rPr>
          <w:rStyle w:val="CommentReference"/>
        </w:rPr>
        <w:annotationRef/>
      </w:r>
      <w:r w:rsidRPr="00ED5675">
        <w:t>Modified, thanks.</w:t>
      </w:r>
    </w:p>
  </w:comment>
  <w:comment w:id="598" w:author="Novie Atakiwe" w:date="2026-08-31T10:44:00Z" w:initials="NA">
    <w:p w14:paraId="0672B96A" w14:textId="77777777" w:rsidR="00326A21" w:rsidRDefault="00326A21" w:rsidP="00D11E06">
      <w:pPr>
        <w:pStyle w:val="CommentText"/>
      </w:pPr>
      <w:r>
        <w:rPr>
          <w:rStyle w:val="CommentReference"/>
        </w:rPr>
        <w:annotationRef/>
      </w:r>
      <w:r>
        <w:rPr>
          <w:lang w:val="en-IE"/>
        </w:rPr>
        <w:t xml:space="preserve">Add specification and confirm if there is a GAP or not </w:t>
      </w:r>
    </w:p>
  </w:comment>
  <w:comment w:id="599" w:author="Xuning Wei12232" w:date="2026-08-31T21:37:00Z" w:initials="XW">
    <w:p w14:paraId="39DBC6EF" w14:textId="1C87DE15" w:rsidR="00326A21" w:rsidRDefault="00326A21">
      <w:pPr>
        <w:pStyle w:val="CommentText"/>
      </w:pPr>
      <w:r>
        <w:rPr>
          <w:rStyle w:val="CommentReference"/>
        </w:rPr>
        <w:annotationRef/>
      </w:r>
      <w:r w:rsidRPr="00185C51">
        <w:t>Has been added, thank you.</w:t>
      </w:r>
    </w:p>
  </w:comment>
  <w:comment w:id="600" w:author="Novie Atakiwe" w:date="2026-08-31T10:44:00Z" w:initials="NA">
    <w:p w14:paraId="416CC8AE" w14:textId="77777777" w:rsidR="00326A21" w:rsidRDefault="00326A21" w:rsidP="00236FEE">
      <w:pPr>
        <w:pStyle w:val="CommentText"/>
      </w:pPr>
      <w:r>
        <w:rPr>
          <w:rStyle w:val="CommentReference"/>
        </w:rPr>
        <w:annotationRef/>
      </w:r>
      <w:r>
        <w:rPr>
          <w:lang w:val="en-IE"/>
        </w:rPr>
        <w:t xml:space="preserve">Add specification and confirm if there is a GAP or not </w:t>
      </w:r>
    </w:p>
  </w:comment>
  <w:comment w:id="601" w:author="Xuning Wei12232" w:date="2026-08-31T21:38:00Z" w:initials="XW">
    <w:p w14:paraId="0CDEB076" w14:textId="76F1B47A" w:rsidR="00326A21" w:rsidRDefault="00326A21">
      <w:pPr>
        <w:pStyle w:val="CommentText"/>
      </w:pPr>
      <w:r>
        <w:rPr>
          <w:rStyle w:val="CommentReference"/>
        </w:rPr>
        <w:annotationRef/>
      </w:r>
      <w:r w:rsidRPr="00185C51">
        <w:t>Has been added, thank you.</w:t>
      </w:r>
    </w:p>
  </w:comment>
  <w:comment w:id="602" w:author="Novie Atakiwe" w:date="2026-08-31T10:45:00Z" w:initials="NA">
    <w:p w14:paraId="7A219F76" w14:textId="77777777" w:rsidR="00326A21" w:rsidRDefault="00326A21" w:rsidP="00F53629">
      <w:pPr>
        <w:pStyle w:val="CommentText"/>
      </w:pPr>
      <w:r>
        <w:rPr>
          <w:rStyle w:val="CommentReference"/>
        </w:rPr>
        <w:annotationRef/>
      </w:r>
      <w:r>
        <w:rPr>
          <w:lang w:val="en-IE"/>
        </w:rPr>
        <w:t xml:space="preserve">Add specification and confirm if there is a GAP or not </w:t>
      </w:r>
    </w:p>
  </w:comment>
  <w:comment w:id="603" w:author="Xuning Wei12232" w:date="2026-08-31T21:38:00Z" w:initials="XW">
    <w:p w14:paraId="44B3B18A" w14:textId="7EAADDE5" w:rsidR="00326A21" w:rsidRDefault="00326A21">
      <w:pPr>
        <w:pStyle w:val="CommentText"/>
      </w:pPr>
      <w:r>
        <w:rPr>
          <w:rStyle w:val="CommentReference"/>
        </w:rPr>
        <w:annotationRef/>
      </w:r>
      <w:r w:rsidRPr="00185C51">
        <w:t>Has been updated, thanks.</w:t>
      </w:r>
    </w:p>
  </w:comment>
  <w:comment w:id="604" w:author="Novie Atakiwe" w:date="2026-08-31T10:45:00Z" w:initials="NA">
    <w:p w14:paraId="123BBF2A" w14:textId="77777777" w:rsidR="00326A21" w:rsidRDefault="00326A21" w:rsidP="00F53629">
      <w:pPr>
        <w:pStyle w:val="CommentText"/>
      </w:pPr>
      <w:r>
        <w:rPr>
          <w:rStyle w:val="CommentReference"/>
        </w:rPr>
        <w:annotationRef/>
      </w:r>
      <w:r>
        <w:rPr>
          <w:lang w:val="en-IE"/>
        </w:rPr>
        <w:t xml:space="preserve">Add specification and confirm if there is a GAP or not </w:t>
      </w:r>
    </w:p>
  </w:comment>
  <w:comment w:id="605" w:author="Xuning Wei12232" w:date="2026-08-31T21:38:00Z" w:initials="XW">
    <w:p w14:paraId="59CB16BD" w14:textId="6C73759D" w:rsidR="00326A21" w:rsidRDefault="00326A21">
      <w:pPr>
        <w:pStyle w:val="CommentText"/>
      </w:pPr>
      <w:r>
        <w:rPr>
          <w:rStyle w:val="CommentReference"/>
        </w:rPr>
        <w:annotationRef/>
      </w:r>
      <w:r w:rsidRPr="00185C51">
        <w:t>Has been updated, thank you.</w:t>
      </w:r>
    </w:p>
  </w:comment>
  <w:comment w:id="606" w:author="Johan Granander" w:date="2026-08-07T12:04:00Z" w:initials="JG">
    <w:p w14:paraId="15E6D4B5" w14:textId="77777777" w:rsidR="00326A21" w:rsidRDefault="00326A21" w:rsidP="00721BF7">
      <w:pPr>
        <w:pStyle w:val="CommentText10"/>
      </w:pPr>
      <w:r>
        <w:rPr>
          <w:rStyle w:val="CommentReference10"/>
        </w:rPr>
        <w:annotationRef/>
      </w:r>
      <w:r>
        <w:rPr>
          <w:lang w:val="sv-SE"/>
        </w:rPr>
        <w:t>Named ’diisopropylethylamine’ earlier in the document</w:t>
      </w:r>
    </w:p>
  </w:comment>
  <w:comment w:id="607" w:author="Xuning Wei12232" w:date="2026-08-10T16:36:00Z" w:initials="XW">
    <w:p w14:paraId="1645BCDB" w14:textId="1184E03D" w:rsidR="00326A21" w:rsidRDefault="00326A21">
      <w:pPr>
        <w:pStyle w:val="CommentText10"/>
      </w:pPr>
      <w:r>
        <w:rPr>
          <w:rStyle w:val="CommentReference10"/>
        </w:rPr>
        <w:annotationRef/>
      </w:r>
      <w:r>
        <w:t>To maintain consistency across other documents, the preceding content will be revised.</w:t>
      </w:r>
    </w:p>
  </w:comment>
  <w:comment w:id="630" w:author="Johan Granander" w:date="2026-08-07T12:07:00Z" w:initials="JG">
    <w:p w14:paraId="56982A98" w14:textId="77777777" w:rsidR="00326A21" w:rsidRDefault="00326A21"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631" w:author="Xuning Wei12232" w:date="2026-08-10T16:42:00Z" w:initials="XW">
    <w:p w14:paraId="79556B9E" w14:textId="52341D87" w:rsidR="00326A21" w:rsidRDefault="00326A21">
      <w:pPr>
        <w:pStyle w:val="CommentText10"/>
      </w:pPr>
      <w:r>
        <w:rPr>
          <w:rStyle w:val="CommentReference10"/>
        </w:rPr>
        <w:annotationRef/>
      </w:r>
      <w:r>
        <w:t>Modified. Thanks.</w:t>
      </w:r>
    </w:p>
  </w:comment>
  <w:comment w:id="639" w:author="Johan Granander" w:date="2026-08-26T10:52:00Z" w:initials="JG">
    <w:p w14:paraId="5A4FE0B3" w14:textId="77777777" w:rsidR="00326A21" w:rsidRDefault="00326A21" w:rsidP="007E77A8">
      <w:pPr>
        <w:pStyle w:val="CommentText"/>
      </w:pPr>
      <w:r>
        <w:rPr>
          <w:rStyle w:val="CommentReference"/>
        </w:rPr>
        <w:annotationRef/>
      </w:r>
      <w:r>
        <w:rPr>
          <w:lang w:val="en-IE"/>
        </w:rPr>
        <w:t>Table 8</w:t>
      </w:r>
    </w:p>
  </w:comment>
  <w:comment w:id="640" w:author="Xuning Wei12232" w:date="2026-08-27T09:21:00Z" w:initials="XW">
    <w:p w14:paraId="3C4937DC" w14:textId="5F50F4F0" w:rsidR="00326A21" w:rsidRDefault="00326A21">
      <w:pPr>
        <w:pStyle w:val="CommentText"/>
      </w:pPr>
      <w:r>
        <w:rPr>
          <w:rStyle w:val="CommentReference"/>
        </w:rPr>
        <w:annotationRef/>
      </w:r>
      <w:r w:rsidRPr="00F4733E">
        <w:rPr>
          <w:color w:val="000000" w:themeColor="text1"/>
        </w:rPr>
        <w:t>Modified, thanks.</w:t>
      </w:r>
    </w:p>
  </w:comment>
  <w:comment w:id="646" w:author="Johan Granander" w:date="2026-08-26T10:46:00Z" w:initials="JG">
    <w:p w14:paraId="3CDC88E6" w14:textId="77777777" w:rsidR="00326A21" w:rsidRDefault="00326A21" w:rsidP="00EF1CE5">
      <w:pPr>
        <w:pStyle w:val="CommentText"/>
      </w:pPr>
      <w:r>
        <w:rPr>
          <w:rStyle w:val="CommentReference"/>
        </w:rPr>
        <w:annotationRef/>
      </w:r>
      <w:r>
        <w:rPr>
          <w:lang w:val="en-IE"/>
        </w:rPr>
        <w:t>Table 8</w:t>
      </w:r>
    </w:p>
  </w:comment>
  <w:comment w:id="647" w:author="Xuning Wei12232" w:date="2026-08-27T09:21:00Z" w:initials="XW">
    <w:p w14:paraId="1996ED29" w14:textId="69C1ADD1" w:rsidR="00326A21" w:rsidRDefault="00326A21">
      <w:pPr>
        <w:pStyle w:val="CommentText"/>
      </w:pPr>
      <w:r>
        <w:rPr>
          <w:rStyle w:val="CommentReference"/>
        </w:rPr>
        <w:annotationRef/>
      </w:r>
      <w:r w:rsidRPr="00F4733E">
        <w:rPr>
          <w:color w:val="000000" w:themeColor="text1"/>
        </w:rPr>
        <w:t>Modified, thanks.</w:t>
      </w:r>
    </w:p>
  </w:comment>
  <w:comment w:id="709" w:author="Novie Atakiwe" w:date="2026-08-27T10:19:00Z" w:initials="NA">
    <w:p w14:paraId="76BC7CCA" w14:textId="20BE1059" w:rsidR="00326A21" w:rsidRDefault="00326A21" w:rsidP="00C33B09">
      <w:pPr>
        <w:pStyle w:val="CommentText"/>
      </w:pPr>
      <w:r>
        <w:rPr>
          <w:rStyle w:val="CommentReference"/>
        </w:rPr>
        <w:annotationRef/>
      </w:r>
      <w:r>
        <w:rPr>
          <w:lang w:val="en-IE"/>
        </w:rPr>
        <w:fldChar w:fldCharType="begin"/>
      </w:r>
      <w:r>
        <w:rPr>
          <w:lang w:val="en-IE"/>
        </w:rPr>
        <w:instrText>HYPERLINK "mailto:orla.oregan@lilly.com"</w:instrText>
      </w:r>
      <w:bookmarkStart w:id="718" w:name="_@_8E5186C87036413099CA544846B43F41Z"/>
      <w:r>
        <w:rPr>
          <w:lang w:val="en-IE"/>
        </w:rPr>
        <w:fldChar w:fldCharType="separate"/>
      </w:r>
      <w:bookmarkEnd w:id="718"/>
      <w:r w:rsidRPr="00C33B09">
        <w:rPr>
          <w:rStyle w:val="Mention"/>
          <w:noProof/>
          <w:lang w:val="en-IE"/>
        </w:rPr>
        <w:t>@Orla O'Regan</w:t>
      </w:r>
      <w:r>
        <w:rPr>
          <w:lang w:val="en-IE"/>
        </w:rPr>
        <w:fldChar w:fldCharType="end"/>
      </w:r>
      <w:r>
        <w:rPr>
          <w:lang w:val="en-IE"/>
        </w:rPr>
        <w:t xml:space="preserve"> Has this been validated? </w:t>
      </w:r>
    </w:p>
  </w:comment>
  <w:comment w:id="710" w:author="Orla O'Regan" w:date="2026-08-27T13:12:00Z" w:initials="OO">
    <w:p w14:paraId="1C2AE825" w14:textId="5D94E5AC" w:rsidR="00326A21" w:rsidRDefault="00326A21">
      <w:pPr>
        <w:pStyle w:val="CommentText"/>
      </w:pPr>
      <w:r>
        <w:rPr>
          <w:rStyle w:val="CommentReference"/>
        </w:rPr>
        <w:annotationRef/>
      </w:r>
      <w:r w:rsidRPr="2B22A8C2">
        <w:t xml:space="preserve">Validation testing has been executed in the labs, however the validation report is in review at the moment. Should be done prior to PPQ start. This report is being </w:t>
      </w:r>
      <w:proofErr w:type="spellStart"/>
      <w:r w:rsidRPr="2B22A8C2">
        <w:t>prioritised</w:t>
      </w:r>
      <w:proofErr w:type="spellEnd"/>
      <w:r w:rsidRPr="2B22A8C2">
        <w:t xml:space="preserve"> this week for analytical at Lilly &amp; </w:t>
      </w:r>
      <w:proofErr w:type="spellStart"/>
      <w:r w:rsidRPr="2B22A8C2">
        <w:t>asymchem</w:t>
      </w:r>
      <w:proofErr w:type="spellEnd"/>
    </w:p>
  </w:comment>
  <w:comment w:id="711" w:author="Novie Atakiwe" w:date="2026-08-31T09:31:00Z" w:initials="NA">
    <w:p w14:paraId="49DFDC31" w14:textId="77777777" w:rsidR="00326A21" w:rsidRDefault="00326A21" w:rsidP="00B814C1">
      <w:pPr>
        <w:pStyle w:val="CommentText"/>
      </w:pPr>
      <w:r>
        <w:rPr>
          <w:rStyle w:val="CommentReference"/>
        </w:rPr>
        <w:annotationRef/>
      </w:r>
      <w:r>
        <w:rPr>
          <w:lang w:val="en-IE"/>
        </w:rPr>
        <w:t>Thank you</w:t>
      </w:r>
    </w:p>
  </w:comment>
  <w:comment w:id="774" w:author="Yiwen Zhang" w:date="2026-07-29T11:32:00Z" w:initials="YZ">
    <w:p w14:paraId="41BA9CDD" w14:textId="77777777" w:rsidR="00326A21" w:rsidRDefault="00326A21" w:rsidP="00D036AD">
      <w:pPr>
        <w:pStyle w:val="CommentText1"/>
      </w:pPr>
      <w:r>
        <w:t xml:space="preserve">Lue13 Post </w:t>
      </w:r>
      <w:proofErr w:type="spellStart"/>
      <w:r>
        <w:t>deprotection</w:t>
      </w:r>
      <w:proofErr w:type="spellEnd"/>
      <w:r>
        <w:t xml:space="preserve"> wash </w:t>
      </w:r>
      <w:proofErr w:type="spellStart"/>
      <w:r>
        <w:t>piperidine</w:t>
      </w:r>
      <w:proofErr w:type="spellEnd"/>
      <w:r>
        <w:t xml:space="preserve"> residue.</w:t>
      </w:r>
    </w:p>
  </w:comment>
  <w:comment w:id="775" w:author="Xuning Wei12232" w:date="2026-10-27T09:07:00Z" w:initials="XW">
    <w:p w14:paraId="2627B869" w14:textId="798EBDD0" w:rsidR="00326A21" w:rsidRDefault="00326A21">
      <w:pPr>
        <w:pStyle w:val="af3"/>
      </w:pPr>
      <w:r>
        <w:rPr>
          <w:rStyle w:val="af5"/>
        </w:rPr>
        <w:annotationRef/>
      </w:r>
      <w:r>
        <w:t>After confirmation, it is Leu</w:t>
      </w:r>
      <w:r>
        <w:rPr>
          <w:vertAlign w:val="superscript"/>
        </w:rPr>
        <w:t>12</w:t>
      </w:r>
      <w:r>
        <w:t xml:space="preserve"> in L2 SPPS PAR Template.</w:t>
      </w:r>
    </w:p>
  </w:comment>
  <w:comment w:id="792" w:author="Yiwen Zhang" w:date="2026-07-29T11:33:00Z" w:initials="YZ">
    <w:p w14:paraId="1D8AD9FF" w14:textId="77777777" w:rsidR="00326A21" w:rsidRDefault="00326A21" w:rsidP="00D036AD">
      <w:pPr>
        <w:pStyle w:val="CommentText1"/>
      </w:pPr>
      <w:r>
        <w:t xml:space="preserve">Orn14 post coupling wash </w:t>
      </w:r>
      <w:proofErr w:type="spellStart"/>
      <w:r>
        <w:t>piperidine</w:t>
      </w:r>
      <w:proofErr w:type="spellEnd"/>
      <w:r>
        <w:t xml:space="preserve"> residue</w:t>
      </w:r>
    </w:p>
  </w:comment>
  <w:comment w:id="793" w:author="Xuning Wei12232" w:date="2026-10-27T09:07:00Z" w:initials="XW">
    <w:p w14:paraId="23FED548" w14:textId="4CE721C5" w:rsidR="00326A21" w:rsidRPr="00067B4B" w:rsidRDefault="00326A21">
      <w:pPr>
        <w:pStyle w:val="af3"/>
      </w:pPr>
      <w:r>
        <w:rPr>
          <w:rStyle w:val="af5"/>
        </w:rPr>
        <w:annotationRef/>
      </w:r>
      <w:r>
        <w:t>After confirmation, it is Orn</w:t>
      </w:r>
      <w:r>
        <w:rPr>
          <w:vertAlign w:val="superscript"/>
        </w:rPr>
        <w:t>11</w:t>
      </w:r>
      <w:r>
        <w:t xml:space="preserve"> in L2 SPPS PAR Template.</w:t>
      </w:r>
    </w:p>
  </w:comment>
  <w:comment w:id="856" w:author="Novie Atakiwe" w:date="2026-08-18T14:28:00Z" w:initials="NA">
    <w:p w14:paraId="48FDCA40" w14:textId="77777777" w:rsidR="00326A21" w:rsidRDefault="00326A21" w:rsidP="007C586D">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4B44C84D" w14:textId="77777777" w:rsidR="00326A21" w:rsidRDefault="00326A21" w:rsidP="007C586D">
      <w:pPr>
        <w:pStyle w:val="CommentText10"/>
      </w:pPr>
    </w:p>
    <w:p w14:paraId="28C4FDA7" w14:textId="77777777" w:rsidR="00326A21" w:rsidRDefault="00326A21" w:rsidP="007C586D">
      <w:pPr>
        <w:pStyle w:val="CommentText10"/>
      </w:pPr>
      <w:r>
        <w:rPr>
          <w:lang w:val="en-IE"/>
        </w:rPr>
        <w:t xml:space="preserve">For coupling completion acceptable criteria changed from </w:t>
      </w:r>
      <w:r>
        <w:rPr>
          <w:color w:val="000000"/>
        </w:rPr>
        <w:t>colorless or nearly colorless) to the resin of sample is yellow to orange)</w:t>
      </w:r>
    </w:p>
    <w:p w14:paraId="2843B4AE" w14:textId="77777777" w:rsidR="00326A21" w:rsidRDefault="00326A21" w:rsidP="007C586D">
      <w:pPr>
        <w:pStyle w:val="CommentText10"/>
      </w:pPr>
    </w:p>
    <w:p w14:paraId="487735DA" w14:textId="77777777" w:rsidR="00326A21" w:rsidRDefault="00326A21" w:rsidP="007C586D">
      <w:pPr>
        <w:pStyle w:val="CommentText10"/>
      </w:pPr>
    </w:p>
    <w:p w14:paraId="2059C058" w14:textId="77777777" w:rsidR="00326A21" w:rsidRDefault="00326A21" w:rsidP="007C586D">
      <w:pPr>
        <w:pStyle w:val="CommentText10"/>
      </w:pPr>
      <w:r>
        <w:rPr>
          <w:lang w:val="en-IE"/>
        </w:rPr>
        <w:t>Why is this not identified as a gap</w:t>
      </w:r>
    </w:p>
  </w:comment>
  <w:comment w:id="857" w:author="Xuning Wei12232" w:date="2026-08-21T18:42:00Z" w:initials="XW">
    <w:p w14:paraId="19704D80" w14:textId="70E8B8D5" w:rsidR="00326A21" w:rsidRDefault="00326A21">
      <w:pPr>
        <w:pStyle w:val="CommentText10"/>
      </w:pPr>
      <w:r>
        <w:rPr>
          <w:rStyle w:val="CommentReference10"/>
        </w:rPr>
        <w:annotationRef/>
      </w:r>
      <w:r>
        <w:t>Has been updated this gap. Thanks for pointing this out</w:t>
      </w:r>
      <w:r w:rsidRPr="00645C43">
        <w:t xml:space="preserve">. </w:t>
      </w:r>
    </w:p>
  </w:comment>
  <w:comment w:id="875" w:author="Johan Granander" w:date="2026-08-07T12:08:00Z" w:initials="JG">
    <w:p w14:paraId="5E683BF6" w14:textId="77777777" w:rsidR="00326A21" w:rsidRDefault="00326A21"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876" w:author="Xuning Wei12232" w:date="2026-08-10T16:43:00Z" w:initials="XW">
    <w:p w14:paraId="31CB2CD6" w14:textId="27598783" w:rsidR="00326A21" w:rsidRDefault="00326A21">
      <w:pPr>
        <w:pStyle w:val="CommentText10"/>
      </w:pPr>
      <w:r>
        <w:rPr>
          <w:rStyle w:val="CommentReference10"/>
        </w:rPr>
        <w:annotationRef/>
      </w:r>
      <w:r>
        <w:t>Modified. Thanks.</w:t>
      </w:r>
    </w:p>
  </w:comment>
  <w:comment w:id="872" w:author="Novie Atakiwe" w:date="2026-08-18T14:28:00Z" w:initials="NA">
    <w:p w14:paraId="14AFFEF3" w14:textId="77777777" w:rsidR="00326A21" w:rsidRDefault="00326A21" w:rsidP="00612C42">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ED47D87" w14:textId="77777777" w:rsidR="00326A21" w:rsidRDefault="00326A21" w:rsidP="00612C42">
      <w:pPr>
        <w:pStyle w:val="CommentText10"/>
      </w:pPr>
    </w:p>
    <w:p w14:paraId="78E0884B" w14:textId="77777777" w:rsidR="00326A21" w:rsidRDefault="00326A21" w:rsidP="00612C42">
      <w:pPr>
        <w:pStyle w:val="CommentText10"/>
      </w:pPr>
      <w:r>
        <w:rPr>
          <w:lang w:val="en-IE"/>
        </w:rPr>
        <w:t xml:space="preserve">For coupling completion acceptable criteria changed from </w:t>
      </w:r>
      <w:r>
        <w:rPr>
          <w:color w:val="000000"/>
        </w:rPr>
        <w:t>colorless or nearly colorless) to the resin of sample is yellow to orange)</w:t>
      </w:r>
    </w:p>
    <w:p w14:paraId="58D9A6CC" w14:textId="77777777" w:rsidR="00326A21" w:rsidRDefault="00326A21" w:rsidP="00612C42">
      <w:pPr>
        <w:pStyle w:val="CommentText10"/>
      </w:pPr>
    </w:p>
    <w:p w14:paraId="30E0BC33" w14:textId="77777777" w:rsidR="00326A21" w:rsidRDefault="00326A21" w:rsidP="00612C42">
      <w:pPr>
        <w:pStyle w:val="CommentText10"/>
      </w:pPr>
    </w:p>
    <w:p w14:paraId="6B202BD7" w14:textId="77777777" w:rsidR="00326A21" w:rsidRDefault="00326A21" w:rsidP="00612C42">
      <w:pPr>
        <w:pStyle w:val="CommentText10"/>
      </w:pPr>
      <w:r>
        <w:rPr>
          <w:lang w:val="en-IE"/>
        </w:rPr>
        <w:t>Why is this not identified as a gap</w:t>
      </w:r>
    </w:p>
  </w:comment>
  <w:comment w:id="873" w:author="Xuning Wei12232" w:date="2026-08-24T21:48:00Z" w:initials="XW">
    <w:p w14:paraId="2C7021F8" w14:textId="3837FDAC" w:rsidR="00326A21" w:rsidRDefault="00326A21">
      <w:pPr>
        <w:pStyle w:val="CommentText"/>
      </w:pPr>
      <w:r>
        <w:rPr>
          <w:rStyle w:val="CommentReference"/>
        </w:rPr>
        <w:annotationRef/>
      </w:r>
      <w:r>
        <w:rPr>
          <w:rFonts w:ascii="Segoe UI" w:hAnsi="Segoe UI" w:cs="Segoe UI"/>
          <w:color w:val="242424"/>
          <w:sz w:val="21"/>
          <w:szCs w:val="21"/>
          <w:shd w:val="clear" w:color="auto" w:fill="FFFFFF"/>
        </w:rPr>
        <w:t>Has been updated this gap. Thanks for pointing this out.</w:t>
      </w:r>
    </w:p>
  </w:comment>
  <w:comment w:id="881" w:author="Johan Granander" w:date="2026-08-26T10:52:00Z" w:initials="JG">
    <w:p w14:paraId="32850458" w14:textId="77777777" w:rsidR="00326A21" w:rsidRDefault="00326A21" w:rsidP="007E77A8">
      <w:pPr>
        <w:pStyle w:val="CommentText"/>
      </w:pPr>
      <w:r>
        <w:rPr>
          <w:rStyle w:val="CommentReference"/>
        </w:rPr>
        <w:annotationRef/>
      </w:r>
      <w:r>
        <w:rPr>
          <w:lang w:val="en-IE"/>
        </w:rPr>
        <w:t>Table 9</w:t>
      </w:r>
    </w:p>
  </w:comment>
  <w:comment w:id="882" w:author="Xuning Wei12232" w:date="2026-08-27T09:21:00Z" w:initials="XW">
    <w:p w14:paraId="5C71B404" w14:textId="67B65671" w:rsidR="00326A21" w:rsidRDefault="00326A21">
      <w:pPr>
        <w:pStyle w:val="CommentText"/>
      </w:pPr>
      <w:r>
        <w:rPr>
          <w:rStyle w:val="CommentReference"/>
        </w:rPr>
        <w:annotationRef/>
      </w:r>
      <w:r w:rsidRPr="00ED5675">
        <w:t>Modified, thanks.</w:t>
      </w:r>
    </w:p>
  </w:comment>
  <w:comment w:id="887" w:author="Johan Granander" w:date="2026-08-26T10:47:00Z" w:initials="JG">
    <w:p w14:paraId="53E16326" w14:textId="77777777" w:rsidR="00326A21" w:rsidRDefault="00326A21" w:rsidP="00EF1CE5">
      <w:pPr>
        <w:pStyle w:val="CommentText"/>
      </w:pPr>
      <w:r>
        <w:rPr>
          <w:rStyle w:val="CommentReference"/>
        </w:rPr>
        <w:annotationRef/>
      </w:r>
      <w:r>
        <w:rPr>
          <w:lang w:val="en-IE"/>
        </w:rPr>
        <w:t>Table 9</w:t>
      </w:r>
    </w:p>
  </w:comment>
  <w:comment w:id="888" w:author="Xuning Wei12232" w:date="2026-08-27T09:21:00Z" w:initials="XW">
    <w:p w14:paraId="2577BEBD" w14:textId="59523672" w:rsidR="00326A21" w:rsidRDefault="00326A21">
      <w:pPr>
        <w:pStyle w:val="CommentText"/>
      </w:pPr>
      <w:r>
        <w:rPr>
          <w:rStyle w:val="CommentReference"/>
        </w:rPr>
        <w:annotationRef/>
      </w:r>
      <w:r w:rsidRPr="00ED5675">
        <w:rPr>
          <w:rFonts w:hint="eastAsia"/>
        </w:rPr>
        <w:t>M</w:t>
      </w:r>
      <w:r w:rsidRPr="00ED5675">
        <w:t>odified thanks.</w:t>
      </w:r>
    </w:p>
  </w:comment>
  <w:comment w:id="894" w:author="Johan Granander" w:date="2026-08-07T12:08:00Z" w:initials="JG">
    <w:p w14:paraId="5F4666B3" w14:textId="77777777" w:rsidR="00326A21" w:rsidRDefault="00326A21" w:rsidP="00024FD7">
      <w:pPr>
        <w:pStyle w:val="CommentText10"/>
      </w:pPr>
      <w:r>
        <w:rPr>
          <w:rStyle w:val="CommentReference10"/>
        </w:rPr>
        <w:annotationRef/>
      </w:r>
      <w:r>
        <w:rPr>
          <w:lang w:val="sv-SE"/>
        </w:rPr>
        <w:t>Please use ’-’ instead of ’</w:t>
      </w:r>
      <w:r>
        <w:rPr>
          <w:color w:val="000000"/>
        </w:rPr>
        <w:t>~</w:t>
      </w:r>
      <w:r>
        <w:rPr>
          <w:lang w:val="sv-SE"/>
        </w:rPr>
        <w:t>’</w:t>
      </w:r>
    </w:p>
  </w:comment>
  <w:comment w:id="895" w:author="Xuning Wei12232" w:date="2026-08-10T16:45:00Z" w:initials="XW">
    <w:p w14:paraId="034AA799" w14:textId="40BA1CFE" w:rsidR="00326A21" w:rsidRDefault="00326A21">
      <w:pPr>
        <w:pStyle w:val="CommentText10"/>
      </w:pPr>
      <w:r>
        <w:rPr>
          <w:rStyle w:val="CommentReference10"/>
        </w:rPr>
        <w:annotationRef/>
      </w:r>
      <w:r>
        <w:t>Modified, thanks.</w:t>
      </w:r>
    </w:p>
  </w:comment>
  <w:comment w:id="901" w:author="Novie Atakiwe" w:date="2026-08-31T10:52:00Z" w:initials="NA">
    <w:p w14:paraId="2CDD4819" w14:textId="618E248D" w:rsidR="00326A21" w:rsidRDefault="00326A21" w:rsidP="00F906FF">
      <w:pPr>
        <w:pStyle w:val="CommentText"/>
      </w:pPr>
      <w:r>
        <w:rPr>
          <w:rStyle w:val="CommentReference"/>
        </w:rPr>
        <w:annotationRef/>
      </w:r>
      <w:r>
        <w:rPr>
          <w:lang w:val="en-IE"/>
        </w:rPr>
        <w:t>Add the G</w:t>
      </w:r>
      <w:r w:rsidRPr="00185C51">
        <w:rPr>
          <w:lang w:val="en-IE"/>
        </w:rPr>
        <w:t>AP assessment for</w:t>
      </w:r>
      <w:r w:rsidRPr="00185C51">
        <w:t xml:space="preserve"> Product Quality Specifications between the Full scale batch and PPQ batch. Are there GAPs? </w:t>
      </w:r>
    </w:p>
  </w:comment>
  <w:comment w:id="902" w:author="Xuning Wei12232" w:date="2026-09-01T14:55:00Z" w:initials="XW">
    <w:p w14:paraId="346BA4D1" w14:textId="392A764C" w:rsidR="00326A21" w:rsidRDefault="00326A21">
      <w:pPr>
        <w:pStyle w:val="af3"/>
      </w:pPr>
      <w:r>
        <w:rPr>
          <w:rStyle w:val="af5"/>
        </w:rPr>
        <w:annotationRef/>
      </w:r>
      <w:r w:rsidRPr="00185C51">
        <w:rPr>
          <w:rFonts w:hint="eastAsia"/>
        </w:rPr>
        <w:t>H</w:t>
      </w:r>
      <w:r w:rsidRPr="00185C51">
        <w:t>as been updated in 3.4.3, thank you.</w:t>
      </w:r>
    </w:p>
  </w:comment>
  <w:comment w:id="905" w:author="Emma Ryan" w:date="2026-10-14T10:51:00Z" w:initials="ER">
    <w:p w14:paraId="2503291A" w14:textId="77777777" w:rsidR="00326A21" w:rsidRDefault="00326A21" w:rsidP="001E1AC2">
      <w:r>
        <w:annotationRef/>
      </w:r>
      <w:r w:rsidRPr="67772437">
        <w:t xml:space="preserve">I'm assuming we're not signing off on this until the TBDs are filled </w:t>
      </w:r>
      <w:proofErr w:type="gramStart"/>
      <w:r w:rsidRPr="67772437">
        <w:t>in ?</w:t>
      </w:r>
      <w:proofErr w:type="gramEnd"/>
      <w:r w:rsidRPr="67772437">
        <w:t xml:space="preserve"> If not, this will need to be documented in the conclusion</w:t>
      </w:r>
    </w:p>
  </w:comment>
  <w:comment w:id="906" w:author="Yu Zhang12718" w:date="2026-10-15T14:03:00Z" w:initials="YZ">
    <w:p w14:paraId="054C80B3" w14:textId="77777777" w:rsidR="00326A21" w:rsidRDefault="00326A21" w:rsidP="001E1AC2">
      <w:r>
        <w:annotationRef/>
      </w:r>
      <w:r w:rsidRPr="5ADD421D">
        <w:t>Updated</w:t>
      </w:r>
    </w:p>
  </w:comment>
  <w:comment w:id="907" w:author="Emma Ryan" w:date="2026-10-14T10:52:00Z" w:initials="ER">
    <w:p w14:paraId="6F943C6F" w14:textId="77777777" w:rsidR="00326A21" w:rsidRDefault="00326A21" w:rsidP="007A704B">
      <w:r>
        <w:annotationRef/>
      </w:r>
      <w:r w:rsidRPr="0BC52F0B">
        <w:t>Add in methods will be approved too</w:t>
      </w:r>
    </w:p>
  </w:comment>
  <w:comment w:id="908" w:author="Yu Zhang12718" w:date="2026-10-15T14:17:00Z" w:initials="YZ">
    <w:p w14:paraId="24DF5787" w14:textId="77777777" w:rsidR="00326A21" w:rsidRDefault="00326A21" w:rsidP="007A704B">
      <w:r>
        <w:annotationRef/>
      </w:r>
      <w:r w:rsidRPr="3BB6D871">
        <w:t>Added</w:t>
      </w:r>
    </w:p>
  </w:comment>
  <w:comment w:id="909" w:author="Emma Ryan" w:date="2026-10-16T10:58:00Z" w:initials="ER">
    <w:p w14:paraId="272D8A6B" w14:textId="77777777" w:rsidR="00326A21" w:rsidRDefault="00326A21" w:rsidP="007A704B">
      <w:pPr>
        <w:pStyle w:val="af3"/>
      </w:pPr>
      <w:r>
        <w:rPr>
          <w:rStyle w:val="af5"/>
        </w:rPr>
        <w:annotationRef/>
      </w:r>
      <w:r w:rsidRPr="6656B0DB">
        <w:t>Reworded</w:t>
      </w:r>
    </w:p>
  </w:comment>
  <w:comment w:id="914" w:author="Johan Granander" w:date="2026-08-26T10:52:00Z" w:initials="JG">
    <w:p w14:paraId="7C4F6478" w14:textId="77777777" w:rsidR="00326A21" w:rsidRDefault="00326A21" w:rsidP="0097240D">
      <w:pPr>
        <w:pStyle w:val="CommentText"/>
      </w:pPr>
      <w:r>
        <w:rPr>
          <w:rStyle w:val="CommentReference"/>
        </w:rPr>
        <w:annotationRef/>
      </w:r>
      <w:r>
        <w:rPr>
          <w:lang w:val="en-IE"/>
        </w:rPr>
        <w:t>Table 9</w:t>
      </w:r>
    </w:p>
  </w:comment>
  <w:comment w:id="915" w:author="Xuning Wei12232" w:date="2026-08-27T09:21:00Z" w:initials="XW">
    <w:p w14:paraId="0CCE587E" w14:textId="77777777" w:rsidR="00326A21" w:rsidRPr="00F4733E" w:rsidRDefault="00326A21" w:rsidP="0097240D">
      <w:pPr>
        <w:pStyle w:val="CommentText"/>
        <w:rPr>
          <w:color w:val="000000" w:themeColor="text1"/>
        </w:rPr>
      </w:pPr>
      <w:r w:rsidRPr="00F4733E">
        <w:rPr>
          <w:rStyle w:val="CommentReference"/>
          <w:color w:val="000000" w:themeColor="text1"/>
        </w:rPr>
        <w:annotationRef/>
      </w:r>
      <w:r w:rsidRPr="00F4733E">
        <w:rPr>
          <w:color w:val="000000" w:themeColor="text1"/>
        </w:rPr>
        <w:t>Modified, thanks.</w:t>
      </w:r>
    </w:p>
  </w:comment>
  <w:comment w:id="919" w:author="Johan Granander" w:date="2026-08-26T10:47:00Z" w:initials="JG">
    <w:p w14:paraId="632587DA" w14:textId="77777777" w:rsidR="00326A21" w:rsidRDefault="00326A21" w:rsidP="0097240D">
      <w:pPr>
        <w:pStyle w:val="CommentText"/>
      </w:pPr>
      <w:r>
        <w:rPr>
          <w:rStyle w:val="CommentReference"/>
        </w:rPr>
        <w:annotationRef/>
      </w:r>
      <w:r>
        <w:rPr>
          <w:lang w:val="en-IE"/>
        </w:rPr>
        <w:t>Table 9</w:t>
      </w:r>
    </w:p>
  </w:comment>
  <w:comment w:id="920" w:author="Xuning Wei12232" w:date="2026-08-27T09:21:00Z" w:initials="XW">
    <w:p w14:paraId="31D9AB3C" w14:textId="77777777" w:rsidR="00326A21" w:rsidRPr="00F4733E" w:rsidRDefault="00326A21" w:rsidP="0097240D">
      <w:pPr>
        <w:pStyle w:val="CommentText"/>
        <w:rPr>
          <w:color w:val="000000" w:themeColor="text1"/>
        </w:rPr>
      </w:pPr>
      <w:r w:rsidRPr="00F4733E">
        <w:rPr>
          <w:rStyle w:val="CommentReference"/>
          <w:color w:val="000000" w:themeColor="text1"/>
        </w:rPr>
        <w:annotationRef/>
      </w:r>
      <w:r w:rsidRPr="00F4733E">
        <w:rPr>
          <w:rFonts w:hint="eastAsia"/>
          <w:color w:val="000000" w:themeColor="text1"/>
        </w:rPr>
        <w:t>M</w:t>
      </w:r>
      <w:r w:rsidRPr="00F4733E">
        <w:rPr>
          <w:color w:val="000000" w:themeColor="text1"/>
        </w:rPr>
        <w:t>odified thanks.</w:t>
      </w:r>
    </w:p>
  </w:comment>
  <w:comment w:id="926" w:author="Sonia Quinn - Network" w:date="2026-10-14T10:28:00Z" w:initials="SN">
    <w:p w14:paraId="761FEECD" w14:textId="77777777" w:rsidR="00326A21" w:rsidRDefault="00326A21" w:rsidP="002F371A">
      <w:r>
        <w:annotationRef/>
      </w:r>
      <w:r w:rsidRPr="5853F4B2">
        <w:t>Suggest to change this to 'complete' throughout the table.</w:t>
      </w:r>
    </w:p>
  </w:comment>
  <w:comment w:id="927" w:author="Yu Zhang12718" w:date="2026-10-15T14:12:00Z" w:initials="YZ">
    <w:p w14:paraId="42191A5F" w14:textId="77777777" w:rsidR="00326A21" w:rsidRDefault="00326A21" w:rsidP="002F371A">
      <w:r>
        <w:annotationRef/>
      </w:r>
      <w:r w:rsidRPr="3E168567">
        <w:t>Follow your suggestion</w:t>
      </w:r>
    </w:p>
  </w:comment>
  <w:comment w:id="928" w:author="Sonia Quinn - Network" w:date="2026-10-14T10:28:00Z" w:initials="SN">
    <w:p w14:paraId="092288DE" w14:textId="77777777" w:rsidR="00326A21" w:rsidRDefault="00326A21" w:rsidP="002F371A">
      <w:r>
        <w:annotationRef/>
      </w:r>
      <w:r w:rsidRPr="5853F4B2">
        <w:t>Suggest to change this to 'complete' throughout the table.</w:t>
      </w:r>
    </w:p>
  </w:comment>
  <w:comment w:id="929" w:author="Yu Zhang12718" w:date="2026-10-15T14:12:00Z" w:initials="YZ">
    <w:p w14:paraId="0CE972A3" w14:textId="77777777" w:rsidR="00326A21" w:rsidRDefault="00326A21" w:rsidP="002F371A">
      <w:r>
        <w:annotationRef/>
      </w:r>
      <w:r w:rsidRPr="3E168567">
        <w:t>Follow your suggestion</w:t>
      </w:r>
    </w:p>
  </w:comment>
  <w:comment w:id="935" w:author="Johan Granander" w:date="2026-08-26T10:47:00Z" w:initials="JG">
    <w:p w14:paraId="4642C144" w14:textId="77777777" w:rsidR="00326A21" w:rsidRDefault="00326A21" w:rsidP="00E640E2">
      <w:pPr>
        <w:pStyle w:val="CommentText"/>
      </w:pPr>
      <w:r>
        <w:rPr>
          <w:rStyle w:val="CommentReference"/>
        </w:rPr>
        <w:annotationRef/>
      </w:r>
      <w:r>
        <w:rPr>
          <w:lang w:val="en-IE"/>
        </w:rPr>
        <w:t>Table 10</w:t>
      </w:r>
    </w:p>
  </w:comment>
  <w:comment w:id="936" w:author="Xuning Wei12232" w:date="2026-08-27T09:20:00Z" w:initials="XW">
    <w:p w14:paraId="07295725" w14:textId="49B488E3" w:rsidR="00326A21" w:rsidRDefault="00326A21">
      <w:pPr>
        <w:pStyle w:val="CommentText"/>
      </w:pPr>
      <w:r>
        <w:rPr>
          <w:rStyle w:val="CommentReference"/>
        </w:rPr>
        <w:annotationRef/>
      </w:r>
      <w:r w:rsidRPr="00F4733E">
        <w:rPr>
          <w:color w:val="000000" w:themeColor="text1"/>
        </w:rPr>
        <w:t>Modified, thanks.</w:t>
      </w:r>
    </w:p>
  </w:comment>
  <w:comment w:id="963" w:author="Novie Atakiwe" w:date="2026-08-18T14:31:00Z" w:initials="NA">
    <w:p w14:paraId="60682B7E" w14:textId="77777777" w:rsidR="00326A21" w:rsidRDefault="00326A21" w:rsidP="00AC0DEE">
      <w:pPr>
        <w:pStyle w:val="CommentText10"/>
      </w:pPr>
      <w:r>
        <w:rPr>
          <w:rStyle w:val="CommentReference10"/>
        </w:rPr>
        <w:annotationRef/>
      </w:r>
      <w:r>
        <w:rPr>
          <w:lang w:val="en-IE"/>
        </w:rPr>
        <w:t xml:space="preserve">Should this be </w:t>
      </w:r>
      <w:proofErr w:type="spellStart"/>
      <w:r>
        <w:rPr>
          <w:lang w:val="en-IE"/>
        </w:rPr>
        <w:t>Asymchem</w:t>
      </w:r>
      <w:proofErr w:type="spellEnd"/>
      <w:r>
        <w:rPr>
          <w:lang w:val="en-IE"/>
        </w:rPr>
        <w:t xml:space="preserve">? </w:t>
      </w:r>
    </w:p>
  </w:comment>
  <w:comment w:id="964" w:author="Xuning Wei12232" w:date="2026-08-21T16:40:00Z" w:initials="XW">
    <w:p w14:paraId="6902C860" w14:textId="269B6FEE" w:rsidR="00326A21" w:rsidRDefault="00326A21">
      <w:pPr>
        <w:pStyle w:val="CommentText10"/>
      </w:pPr>
      <w:r>
        <w:rPr>
          <w:rStyle w:val="CommentReference10"/>
        </w:rPr>
        <w:annotationRef/>
      </w:r>
      <w:r>
        <w:rPr>
          <w:rFonts w:hint="eastAsia"/>
        </w:rPr>
        <w:t>M</w:t>
      </w:r>
      <w:r>
        <w:t>odified thanks.</w:t>
      </w:r>
    </w:p>
  </w:comment>
  <w:comment w:id="965" w:author="Novie Atakiwe" w:date="2026-08-31T11:10:00Z" w:initials="NA">
    <w:p w14:paraId="1D2DBB88" w14:textId="77777777" w:rsidR="00326A21" w:rsidRDefault="00326A21" w:rsidP="00AA77D0">
      <w:pPr>
        <w:pStyle w:val="CommentText"/>
      </w:pPr>
      <w:r>
        <w:rPr>
          <w:rStyle w:val="CommentReference"/>
        </w:rPr>
        <w:annotationRef/>
      </w:r>
      <w:r>
        <w:rPr>
          <w:lang w:val="en-IE"/>
        </w:rPr>
        <w:t>Please revert this back to Lilly</w:t>
      </w:r>
    </w:p>
  </w:comment>
  <w:comment w:id="966" w:author="Xuning Wei12232" w:date="2026-09-01T15:10:00Z" w:initials="XW">
    <w:p w14:paraId="4719F3D9" w14:textId="20A9238D" w:rsidR="00326A21" w:rsidRDefault="00326A21">
      <w:pPr>
        <w:pStyle w:val="af3"/>
      </w:pPr>
      <w:r>
        <w:rPr>
          <w:rStyle w:val="af5"/>
        </w:rPr>
        <w:annotationRef/>
      </w:r>
      <w:r>
        <w:rPr>
          <w:rFonts w:hint="eastAsia"/>
        </w:rPr>
        <w:t>H</w:t>
      </w:r>
      <w:r>
        <w:t>as been updated, thank you.</w:t>
      </w:r>
    </w:p>
  </w:comment>
  <w:comment w:id="968" w:author="Novie Atakiwe" w:date="2026-08-18T14:29:00Z" w:initials="NA">
    <w:p w14:paraId="7AE13B4D" w14:textId="77777777" w:rsidR="00326A21" w:rsidRDefault="00326A21" w:rsidP="0070345B">
      <w:pPr>
        <w:pStyle w:val="CommentText10"/>
      </w:pPr>
      <w:r>
        <w:rPr>
          <w:rStyle w:val="CommentReference10"/>
        </w:rPr>
        <w:annotationRef/>
      </w:r>
      <w:r>
        <w:rPr>
          <w:lang w:val="en-IE"/>
        </w:rPr>
        <w:t>Report</w:t>
      </w:r>
    </w:p>
  </w:comment>
  <w:comment w:id="969" w:author="Xuning Wei12232" w:date="2026-08-21T16:41:00Z" w:initials="XW">
    <w:p w14:paraId="52632480" w14:textId="7135BA5C" w:rsidR="00326A21" w:rsidRDefault="00326A21">
      <w:pPr>
        <w:pStyle w:val="CommentText10"/>
      </w:pPr>
      <w:r>
        <w:rPr>
          <w:rStyle w:val="CommentReference10"/>
        </w:rPr>
        <w:annotationRef/>
      </w:r>
      <w:r>
        <w:t xml:space="preserve">Revised, thanks. </w:t>
      </w:r>
    </w:p>
  </w:comment>
  <w:comment w:id="978" w:author="Yu Lin Zhao" w:date="2026-08-02T10:54:00Z" w:initials="YZ">
    <w:p w14:paraId="69CDF67E" w14:textId="77777777" w:rsidR="00326A21" w:rsidRDefault="00326A21" w:rsidP="006B2FB7">
      <w:pPr>
        <w:pStyle w:val="CommentText10"/>
      </w:pPr>
      <w:r>
        <w:rPr>
          <w:rStyle w:val="CommentReference10"/>
        </w:rPr>
        <w:annotationRef/>
      </w:r>
      <w:r>
        <w:t xml:space="preserve">There will be one day off of </w:t>
      </w:r>
      <w:proofErr w:type="gramStart"/>
      <w:r>
        <w:t>field  operation</w:t>
      </w:r>
      <w:proofErr w:type="gramEnd"/>
      <w:r>
        <w:t xml:space="preserve"> every week? </w:t>
      </w:r>
    </w:p>
  </w:comment>
  <w:comment w:id="979" w:author="Xuning Wei12232" w:date="2026-08-04T16:31:00Z" w:initials="XW">
    <w:p w14:paraId="6E131A96" w14:textId="2D9F096B" w:rsidR="00326A21" w:rsidRDefault="00326A21">
      <w:pPr>
        <w:pStyle w:val="CommentText10"/>
      </w:pPr>
      <w:r>
        <w:rPr>
          <w:rStyle w:val="CommentReference10"/>
        </w:rPr>
        <w:annotationRef/>
      </w:r>
      <w:r>
        <w:t>Rotating 24-hour shifts are implemented, with personnel on duty every day. So There will not be one day off of field operation every week.</w:t>
      </w:r>
    </w:p>
  </w:comment>
  <w:comment w:id="991" w:author="Diedra Shorty-Duffie" w:date="2026-07-30T13:44:00Z" w:initials="DS">
    <w:p w14:paraId="4FBF0917" w14:textId="77777777" w:rsidR="00326A21" w:rsidRDefault="00326A21" w:rsidP="00B26948">
      <w:pPr>
        <w:pStyle w:val="CommentText10"/>
      </w:pPr>
      <w:r>
        <w:rPr>
          <w:rStyle w:val="CommentReference10"/>
        </w:rPr>
        <w:annotationRef/>
      </w:r>
      <w:r>
        <w:t xml:space="preserve">Are there points in these procedures to support having reconciliation tables as was mentioned in L1 ORA? </w:t>
      </w:r>
    </w:p>
  </w:comment>
  <w:comment w:id="992" w:author="Xuning Wei12232" w:date="2026-08-04T16:28:00Z" w:initials="XW">
    <w:p w14:paraId="4CA74EB0" w14:textId="4AA7EF59" w:rsidR="00326A21" w:rsidRDefault="00326A21">
      <w:pPr>
        <w:pStyle w:val="CommentText10"/>
      </w:pPr>
      <w:r>
        <w:rPr>
          <w:rStyle w:val="CommentReference10"/>
        </w:rPr>
        <w:annotationRef/>
      </w:r>
      <w:r>
        <w:rPr>
          <w:rFonts w:hint="eastAsia"/>
        </w:rPr>
        <w:t>Y</w:t>
      </w:r>
      <w:r>
        <w:t>es, These procedures support the corresponding points in the L1 ORA.</w:t>
      </w:r>
    </w:p>
  </w:comment>
  <w:comment w:id="1009" w:author="Diedra Shorty-Duffie" w:date="2026-07-30T13:56:00Z" w:initials="DS">
    <w:p w14:paraId="2611EB8E" w14:textId="74ACCDB8" w:rsidR="00326A21" w:rsidRDefault="00326A21" w:rsidP="002E08AE">
      <w:pPr>
        <w:pStyle w:val="CommentText10"/>
      </w:pPr>
      <w:r>
        <w:rPr>
          <w:rStyle w:val="CommentReference10"/>
        </w:rPr>
        <w:annotationRef/>
      </w:r>
      <w:r>
        <w:fldChar w:fldCharType="begin"/>
      </w:r>
      <w:r>
        <w:instrText>HYPERLINK "mailto:erin.mccourt@lilly.com"</w:instrText>
      </w:r>
      <w:bookmarkStart w:id="1012" w:name="_@_3E5F78E730FE425BA5EDB9A8D4FF5815Z"/>
      <w:r>
        <w:fldChar w:fldCharType="separate"/>
      </w:r>
      <w:bookmarkEnd w:id="1012"/>
      <w:r w:rsidRPr="002E08AE">
        <w:rPr>
          <w:rStyle w:val="Mention1"/>
          <w:noProof/>
        </w:rPr>
        <w:t>@Erin McCourt</w:t>
      </w:r>
      <w:r>
        <w:fldChar w:fldCharType="end"/>
      </w:r>
      <w:r>
        <w:t xml:space="preserve">  I think I recall us discussing them getting a new analytical instrument. Is that the case? </w:t>
      </w:r>
    </w:p>
  </w:comment>
  <w:comment w:id="1010" w:author="Erin McCourt" w:date="1900-01-01T00:00:00Z" w:initials="EM">
    <w:p w14:paraId="7A4CEF8A" w14:textId="105D13B8" w:rsidR="00326A21" w:rsidRDefault="00326A21">
      <w:pPr>
        <w:pStyle w:val="CommentText10"/>
      </w:pPr>
      <w:r>
        <w:rPr>
          <w:rStyle w:val="CommentReference10"/>
        </w:rPr>
        <w:annotationRef/>
      </w:r>
      <w:r w:rsidRPr="3E4BDF69">
        <w:t>The UPLCs we added were for L1. Not sure we added any for L2. I would also add that we are actively working on new methods, so that isn't correct.</w:t>
      </w:r>
    </w:p>
  </w:comment>
  <w:comment w:id="1011" w:author="Yongle Liu" w:date="2026-08-04T14:18:00Z" w:initials="YL">
    <w:p w14:paraId="6872EBEB" w14:textId="74D0876D" w:rsidR="00326A21" w:rsidRDefault="00326A21">
      <w:pPr>
        <w:pStyle w:val="CommentText10"/>
      </w:pPr>
      <w:r>
        <w:rPr>
          <w:rStyle w:val="CommentReference10"/>
        </w:rPr>
        <w:annotationRef/>
      </w:r>
      <w:r>
        <w:t xml:space="preserve">We have proposed the draft </w:t>
      </w:r>
      <w:r>
        <w:rPr>
          <w:rFonts w:hint="eastAsia"/>
        </w:rPr>
        <w:t>spec</w:t>
      </w:r>
      <w:r>
        <w:t xml:space="preserve"> </w:t>
      </w:r>
      <w:r>
        <w:rPr>
          <w:rFonts w:hint="eastAsia"/>
        </w:rPr>
        <w:t>of</w:t>
      </w:r>
      <w:r>
        <w:t xml:space="preserve"> L2 for PPQ, DKP impurity will be controlled as the specified impurity with limit of 2.0%. And the individual unspecified impurity limit is 0.5%. After reviewing the historical data, almost all the unspecified impurity are less than 0.5%. So, d</w:t>
      </w:r>
      <w:r w:rsidRPr="00742567">
        <w:t>o we still need to develop the tier2 method for L2?</w:t>
      </w:r>
    </w:p>
  </w:comment>
  <w:comment w:id="1015" w:author="Erin McCourt" w:date="2026-07-30T15:18:00Z" w:initials="EM">
    <w:p w14:paraId="65DAD44B" w14:textId="4812171A" w:rsidR="00326A21" w:rsidRDefault="00326A21">
      <w:pPr>
        <w:pStyle w:val="CommentText10"/>
      </w:pPr>
      <w:r>
        <w:rPr>
          <w:rStyle w:val="CommentReference10"/>
        </w:rPr>
        <w:annotationRef/>
      </w:r>
      <w:r w:rsidRPr="6256E32F">
        <w:t>We are still waiting on the data packages for these local reference standards. From the initial data I have seen, they have not been properly qualified.</w:t>
      </w:r>
    </w:p>
  </w:comment>
  <w:comment w:id="1016" w:author="Yongle Liu" w:date="2026-08-04T14:26:00Z" w:initials="YL">
    <w:p w14:paraId="08D1143D" w14:textId="3DDD934E" w:rsidR="00326A21" w:rsidRDefault="00326A21">
      <w:pPr>
        <w:pStyle w:val="CommentText10"/>
      </w:pPr>
      <w:r>
        <w:rPr>
          <w:rStyle w:val="CommentReference10"/>
        </w:rPr>
        <w:annotationRef/>
      </w:r>
      <w:r>
        <w:t xml:space="preserve">The </w:t>
      </w:r>
      <w:r w:rsidRPr="000F04D5">
        <w:t>qualification data of L2 reference standards is collecting, some data will be provided by this week.</w:t>
      </w:r>
    </w:p>
    <w:p w14:paraId="7868ED20" w14:textId="6C6A58B7" w:rsidR="00326A21" w:rsidRDefault="00326A21">
      <w:pPr>
        <w:pStyle w:val="CommentText10"/>
      </w:pPr>
    </w:p>
    <w:p w14:paraId="46DA56F9" w14:textId="06DC0DDE" w:rsidR="00326A21" w:rsidRDefault="00326A21">
      <w:pPr>
        <w:pStyle w:val="CommentText10"/>
      </w:pPr>
      <w:r>
        <w:t xml:space="preserve">The </w:t>
      </w:r>
      <w:r w:rsidRPr="000F04D5">
        <w:t>qualification data</w:t>
      </w:r>
      <w:r>
        <w:t xml:space="preserve"> of L3 </w:t>
      </w:r>
      <w:r w:rsidRPr="000F04D5">
        <w:t>reference standards</w:t>
      </w:r>
      <w:r>
        <w:t xml:space="preserve"> was provided, L2 is similar to L3. </w:t>
      </w:r>
      <w:r w:rsidRPr="000F04D5">
        <w:t xml:space="preserve">Do we </w:t>
      </w:r>
      <w:r>
        <w:t>need to make some supplemental qualification?</w:t>
      </w:r>
    </w:p>
  </w:comment>
  <w:comment w:id="1017" w:author="Xuning Wei12232" w:date="2026-08-21T18:25:00Z" w:initials="XW">
    <w:p w14:paraId="22B88E53" w14:textId="4DADF24E" w:rsidR="00326A21" w:rsidRDefault="00326A21">
      <w:pPr>
        <w:pStyle w:val="CommentText10"/>
      </w:pPr>
      <w:r>
        <w:rPr>
          <w:rStyle w:val="CommentReference10"/>
        </w:rPr>
        <w:annotationRef/>
      </w:r>
      <w:r w:rsidRPr="008D5841">
        <w:rPr>
          <w:color w:val="000000" w:themeColor="text1"/>
        </w:rPr>
        <w:t>Reference</w:t>
      </w:r>
      <w:r w:rsidRPr="008D5841">
        <w:rPr>
          <w:color w:val="000000" w:themeColor="text1"/>
        </w:rPr>
        <w:noBreakHyphen/>
        <w:t>standard characterization data for ASYM</w:t>
      </w:r>
      <w:r w:rsidRPr="008D5841">
        <w:rPr>
          <w:color w:val="000000" w:themeColor="text1"/>
        </w:rPr>
        <w:noBreakHyphen/>
        <w:t>140020 have been provided. Thank you.</w:t>
      </w:r>
    </w:p>
  </w:comment>
  <w:comment w:id="1028" w:author="Yu Lin Zhao" w:date="2026-08-01T11:20:00Z" w:initials="YZ">
    <w:p w14:paraId="4EA41941" w14:textId="77777777" w:rsidR="00326A21" w:rsidRDefault="00326A21" w:rsidP="009B06EB">
      <w:pPr>
        <w:pStyle w:val="CommentText10"/>
      </w:pPr>
      <w:r>
        <w:rPr>
          <w:rStyle w:val="CommentReference10"/>
        </w:rPr>
        <w:annotationRef/>
      </w:r>
      <w:r>
        <w:t>Do we need stability study summary here?</w:t>
      </w:r>
    </w:p>
  </w:comment>
  <w:comment w:id="1029" w:author="Xuning Wei12232" w:date="2026-08-04T17:26:00Z" w:initials="XW">
    <w:p w14:paraId="758CE29D" w14:textId="1C596973" w:rsidR="00326A21" w:rsidRDefault="00326A21">
      <w:pPr>
        <w:pStyle w:val="CommentText10"/>
      </w:pPr>
      <w:r>
        <w:rPr>
          <w:rStyle w:val="CommentReference10"/>
        </w:rPr>
        <w:annotationRef/>
      </w:r>
      <w:r>
        <w:t>It is uncertain whether stability and characterization studies are required; nevertheless, relevant stability descriptions have been added into the table.</w:t>
      </w:r>
    </w:p>
  </w:comment>
  <w:comment w:id="1030" w:author="Xuning Wei12232" w:date="2026-08-10T17:01:00Z" w:initials="XW">
    <w:p w14:paraId="663D8524" w14:textId="3D7FFEB9" w:rsidR="00326A21" w:rsidRDefault="00326A21">
      <w:pPr>
        <w:pStyle w:val="CommentText10"/>
      </w:pPr>
      <w:r>
        <w:rPr>
          <w:rStyle w:val="CommentReference10"/>
        </w:rPr>
        <w:annotationRef/>
      </w:r>
      <w:r>
        <w:t xml:space="preserve"> Relevant stability descriptions have been added into the table. But,</w:t>
      </w:r>
      <w:r w:rsidRPr="00573E2E">
        <w:t xml:space="preserve"> </w:t>
      </w:r>
      <w:r>
        <w:t>It is uncertain whether characterization studies (ICP-MS, microbial limit, endotoxin and chiral purity testing) are required;</w:t>
      </w:r>
    </w:p>
  </w:comment>
  <w:comment w:id="1032" w:author="Johan Granander" w:date="2026-08-26T10:48:00Z" w:initials="JG">
    <w:p w14:paraId="26CA99E6" w14:textId="77777777" w:rsidR="00326A21" w:rsidRDefault="00326A21" w:rsidP="00E640E2">
      <w:pPr>
        <w:pStyle w:val="CommentText"/>
      </w:pPr>
      <w:r>
        <w:rPr>
          <w:rStyle w:val="CommentReference"/>
        </w:rPr>
        <w:annotationRef/>
      </w:r>
      <w:r>
        <w:rPr>
          <w:lang w:val="en-IE"/>
        </w:rPr>
        <w:t>Table 11</w:t>
      </w:r>
    </w:p>
  </w:comment>
  <w:comment w:id="1033" w:author="Xuning Wei12232" w:date="2026-08-27T09:19:00Z" w:initials="XW">
    <w:p w14:paraId="2ED1D485" w14:textId="6069F373" w:rsidR="00326A21" w:rsidRDefault="00326A21">
      <w:pPr>
        <w:pStyle w:val="CommentText"/>
      </w:pPr>
      <w:r>
        <w:rPr>
          <w:rStyle w:val="CommentReference"/>
        </w:rPr>
        <w:annotationRef/>
      </w:r>
      <w:r w:rsidRPr="008D5841">
        <w:rPr>
          <w:rFonts w:hint="eastAsia"/>
          <w:color w:val="000000" w:themeColor="text1"/>
        </w:rPr>
        <w:t>M</w:t>
      </w:r>
      <w:r w:rsidRPr="008D5841">
        <w:rPr>
          <w:color w:val="000000" w:themeColor="text1"/>
        </w:rPr>
        <w:t>odified, thanks.</w:t>
      </w:r>
    </w:p>
  </w:comment>
  <w:comment w:id="1037" w:author="Johan Granander" w:date="2026-08-30T13:19:00Z" w:initials="JG">
    <w:p w14:paraId="3F3DA59B" w14:textId="77777777" w:rsidR="00326A21" w:rsidRDefault="00326A21" w:rsidP="00BD253D">
      <w:pPr>
        <w:pStyle w:val="CommentText"/>
      </w:pPr>
      <w:r>
        <w:rPr>
          <w:rStyle w:val="CommentReference"/>
        </w:rPr>
        <w:annotationRef/>
      </w:r>
      <w:r>
        <w:rPr>
          <w:lang w:val="sv-SE"/>
        </w:rPr>
        <w:t>I think ’summarises’ is actually correct but you could also change to ’lists’ for simplicity.</w:t>
      </w:r>
    </w:p>
  </w:comment>
  <w:comment w:id="1038" w:author="Xuning Wei12232" w:date="2026-08-31T10:36:00Z" w:initials="XW">
    <w:p w14:paraId="4B32544A" w14:textId="3C2E1E58" w:rsidR="00326A21" w:rsidRDefault="00326A21">
      <w:pPr>
        <w:pStyle w:val="CommentText"/>
      </w:pPr>
      <w:r>
        <w:rPr>
          <w:rStyle w:val="CommentReference"/>
        </w:rPr>
        <w:annotationRef/>
      </w:r>
      <w:r w:rsidRPr="6D8E0504">
        <w:t>Has been modified, thanks.</w:t>
      </w:r>
    </w:p>
  </w:comment>
  <w:comment w:id="1042" w:author="Johan Granander" w:date="2026-08-26T10:48:00Z" w:initials="JG">
    <w:p w14:paraId="74DA344B" w14:textId="77777777" w:rsidR="00326A21" w:rsidRDefault="00326A21" w:rsidP="00E640E2">
      <w:pPr>
        <w:pStyle w:val="CommentText"/>
      </w:pPr>
      <w:r>
        <w:rPr>
          <w:rStyle w:val="CommentReference"/>
        </w:rPr>
        <w:annotationRef/>
      </w:r>
      <w:r>
        <w:rPr>
          <w:lang w:val="en-IE"/>
        </w:rPr>
        <w:t>Table 11</w:t>
      </w:r>
    </w:p>
  </w:comment>
  <w:comment w:id="1043" w:author="Xuning Wei12232" w:date="2026-08-27T09:19:00Z" w:initials="XW">
    <w:p w14:paraId="12A72C2A" w14:textId="24CA834A" w:rsidR="00326A21" w:rsidRDefault="00326A21">
      <w:pPr>
        <w:pStyle w:val="CommentText"/>
      </w:pPr>
      <w:r>
        <w:rPr>
          <w:rStyle w:val="CommentReference"/>
        </w:rPr>
        <w:annotationRef/>
      </w:r>
      <w:r w:rsidRPr="008D5841">
        <w:rPr>
          <w:color w:val="000000" w:themeColor="text1"/>
        </w:rPr>
        <w:t>Has been updated, thanks.</w:t>
      </w:r>
    </w:p>
  </w:comment>
  <w:comment w:id="1051" w:author="Johan Granander" w:date="2026-08-30T13:19:00Z" w:initials="JG">
    <w:p w14:paraId="7692A88D" w14:textId="77777777" w:rsidR="00326A21" w:rsidRDefault="00326A21" w:rsidP="00A53AE3">
      <w:pPr>
        <w:pStyle w:val="CommentText"/>
      </w:pPr>
      <w:r>
        <w:rPr>
          <w:rStyle w:val="CommentReference"/>
        </w:rPr>
        <w:annotationRef/>
      </w:r>
      <w:r>
        <w:rPr>
          <w:lang w:val="sv-SE"/>
        </w:rPr>
        <w:t>This should probably be ’summary’ or ’list’.</w:t>
      </w:r>
    </w:p>
  </w:comment>
  <w:comment w:id="1052" w:author="Xuning Wei12232" w:date="2026-08-31T10:37:00Z" w:initials="XW">
    <w:p w14:paraId="04FD4D27" w14:textId="4141E4C5" w:rsidR="00326A21" w:rsidRDefault="00326A21">
      <w:pPr>
        <w:pStyle w:val="CommentText"/>
      </w:pPr>
      <w:r>
        <w:rPr>
          <w:rStyle w:val="CommentReference"/>
        </w:rPr>
        <w:annotationRef/>
      </w:r>
      <w:r w:rsidRPr="3564E273">
        <w:t>Has been updated, thank you.</w:t>
      </w:r>
    </w:p>
  </w:comment>
  <w:comment w:id="1075" w:author="Sonia Quinn - Network" w:date="2026-10-12T15:22:00Z" w:initials="SN">
    <w:p w14:paraId="65367B62" w14:textId="77777777" w:rsidR="00326A21" w:rsidRPr="00590E9D" w:rsidRDefault="00326A21">
      <w:pPr>
        <w:pStyle w:val="af3"/>
      </w:pPr>
      <w:r>
        <w:rPr>
          <w:rStyle w:val="af5"/>
        </w:rPr>
        <w:annotationRef/>
      </w:r>
      <w:r w:rsidRPr="00590E9D">
        <w:t>Several actions are described as 'No Gap' while simultaneously requiring: validation, qualification, studies, assessments etc. before PPQ.</w:t>
      </w:r>
    </w:p>
    <w:p w14:paraId="76283F55" w14:textId="77777777" w:rsidR="00326A21" w:rsidRDefault="00326A21">
      <w:pPr>
        <w:pStyle w:val="af3"/>
      </w:pPr>
      <w:r w:rsidRPr="00590E9D">
        <w:t>If action is still required before PPQ - there is a gap and must be documented as such.</w:t>
      </w:r>
    </w:p>
  </w:comment>
  <w:comment w:id="1076" w:author="Jie Wang5909" w:date="2026-10-13T14:06:00Z" w:initials="JW">
    <w:p w14:paraId="01128CD4" w14:textId="77777777" w:rsidR="00326A21" w:rsidRDefault="00326A21">
      <w:pPr>
        <w:pStyle w:val="af3"/>
      </w:pPr>
      <w:r>
        <w:rPr>
          <w:rStyle w:val="af5"/>
        </w:rPr>
        <w:annotationRef/>
      </w:r>
      <w:r>
        <w:rPr>
          <w:rFonts w:hint="eastAsia"/>
        </w:rPr>
        <w:t>O</w:t>
      </w:r>
      <w:r>
        <w:t xml:space="preserve">K, the gaps have been documented as such. </w:t>
      </w:r>
    </w:p>
  </w:comment>
  <w:comment w:id="1077" w:author="Sonia Quinn - Network" w:date="2026-10-14T11:08:00Z" w:initials="SN">
    <w:p w14:paraId="3FB158B0" w14:textId="77777777" w:rsidR="00326A21" w:rsidRDefault="00326A21">
      <w:r>
        <w:annotationRef/>
      </w:r>
      <w:r w:rsidRPr="141D81B3">
        <w:t>Thanks a mill. Much appreciated and reads much more clearly and traceably.</w:t>
      </w:r>
    </w:p>
  </w:comment>
  <w:comment w:id="1098" w:author="Novie Atakiwe" w:date="2026-10-19T14:29:00Z" w:initials="NA">
    <w:p w14:paraId="65412E64" w14:textId="77777777" w:rsidR="00326A21" w:rsidRDefault="00326A21" w:rsidP="006B1CEF">
      <w:pPr>
        <w:pStyle w:val="af3"/>
      </w:pPr>
      <w:r>
        <w:rPr>
          <w:rStyle w:val="af5"/>
        </w:rPr>
        <w:annotationRef/>
      </w:r>
      <w:r>
        <w:t xml:space="preserve">Need to be updated </w:t>
      </w:r>
    </w:p>
  </w:comment>
  <w:comment w:id="1097" w:author="Yu Zhang12718" w:date="2026-10-19T14:35:00Z" w:initials="YZ">
    <w:p w14:paraId="109D90BE" w14:textId="77777777" w:rsidR="00326A21" w:rsidRDefault="00326A21" w:rsidP="006B1CEF">
      <w:pPr>
        <w:pStyle w:val="af3"/>
      </w:pPr>
      <w:r>
        <w:rPr>
          <w:rStyle w:val="af5"/>
        </w:rPr>
        <w:annotationRef/>
      </w:r>
      <w:r w:rsidRPr="209DB5F6">
        <w:t>Updated</w:t>
      </w:r>
    </w:p>
  </w:comment>
  <w:comment w:id="1113" w:author="Novie Atakiwe" w:date="2026-10-19T14:29:00Z" w:initials="NA">
    <w:p w14:paraId="19720671" w14:textId="77777777" w:rsidR="00326A21" w:rsidRDefault="00326A21" w:rsidP="006B1CEF">
      <w:pPr>
        <w:pStyle w:val="af3"/>
      </w:pPr>
      <w:r>
        <w:rPr>
          <w:rStyle w:val="af5"/>
        </w:rPr>
        <w:annotationRef/>
      </w:r>
      <w:r>
        <w:t xml:space="preserve">Need to be updated </w:t>
      </w:r>
    </w:p>
  </w:comment>
  <w:comment w:id="1112" w:author="Yu Zhang12718" w:date="2026-10-19T14:35:00Z" w:initials="YZ">
    <w:p w14:paraId="466DECC6" w14:textId="77777777" w:rsidR="00326A21" w:rsidRDefault="00326A21" w:rsidP="006B1CEF">
      <w:pPr>
        <w:pStyle w:val="af3"/>
      </w:pPr>
      <w:r>
        <w:rPr>
          <w:rStyle w:val="af5"/>
        </w:rPr>
        <w:annotationRef/>
      </w:r>
      <w:r w:rsidRPr="209DB5F6">
        <w:t>Updated</w:t>
      </w:r>
    </w:p>
  </w:comment>
  <w:comment w:id="1115" w:author="Novie Atakiwe" w:date="2026-10-19T14:29:00Z" w:initials="NA">
    <w:p w14:paraId="61E4FD3B" w14:textId="77777777" w:rsidR="00326A21" w:rsidRDefault="00326A21" w:rsidP="006B1CEF">
      <w:pPr>
        <w:pStyle w:val="af3"/>
      </w:pPr>
      <w:r>
        <w:rPr>
          <w:rStyle w:val="af5"/>
        </w:rPr>
        <w:annotationRef/>
      </w:r>
      <w:r>
        <w:t xml:space="preserve">Need to be updated </w:t>
      </w:r>
    </w:p>
  </w:comment>
  <w:comment w:id="1114" w:author="Yu Zhang12718" w:date="2026-10-19T14:35:00Z" w:initials="YZ">
    <w:p w14:paraId="28D3B46D" w14:textId="77777777" w:rsidR="00326A21" w:rsidRDefault="00326A21" w:rsidP="006B1CEF">
      <w:pPr>
        <w:pStyle w:val="af3"/>
      </w:pPr>
      <w:r>
        <w:rPr>
          <w:rStyle w:val="af5"/>
        </w:rPr>
        <w:annotationRef/>
      </w:r>
      <w:r w:rsidRPr="209DB5F6">
        <w:t>Updated</w:t>
      </w:r>
    </w:p>
  </w:comment>
  <w:comment w:id="1117" w:author="Novie Atakiwe" w:date="2026-10-19T14:29:00Z" w:initials="NA">
    <w:p w14:paraId="5DD15F62" w14:textId="77777777" w:rsidR="00326A21" w:rsidRDefault="00326A21" w:rsidP="00601540">
      <w:pPr>
        <w:pStyle w:val="af3"/>
      </w:pPr>
      <w:r>
        <w:rPr>
          <w:rStyle w:val="af5"/>
        </w:rPr>
        <w:annotationRef/>
      </w:r>
      <w:r>
        <w:t xml:space="preserve">Need to be updated </w:t>
      </w:r>
    </w:p>
  </w:comment>
  <w:comment w:id="1116" w:author="Yu Zhang12718" w:date="2026-10-19T14:35:00Z" w:initials="YZ">
    <w:p w14:paraId="44451B0D" w14:textId="77777777" w:rsidR="00326A21" w:rsidRDefault="00326A21" w:rsidP="00601540">
      <w:pPr>
        <w:pStyle w:val="af3"/>
      </w:pPr>
      <w:r>
        <w:rPr>
          <w:rStyle w:val="af5"/>
        </w:rPr>
        <w:annotationRef/>
      </w:r>
      <w:r w:rsidRPr="209DB5F6">
        <w:t>Updated</w:t>
      </w:r>
    </w:p>
  </w:comment>
  <w:comment w:id="1119" w:author="Novie Atakiwe" w:date="2026-10-19T14:29:00Z" w:initials="NA">
    <w:p w14:paraId="5902D46F" w14:textId="77777777" w:rsidR="00326A21" w:rsidRDefault="00326A21" w:rsidP="00601540">
      <w:pPr>
        <w:pStyle w:val="af3"/>
      </w:pPr>
      <w:r>
        <w:rPr>
          <w:rStyle w:val="af5"/>
        </w:rPr>
        <w:annotationRef/>
      </w:r>
      <w:r>
        <w:t xml:space="preserve">Need to be updated </w:t>
      </w:r>
    </w:p>
  </w:comment>
  <w:comment w:id="1118" w:author="Yu Zhang12718" w:date="2026-10-19T14:35:00Z" w:initials="YZ">
    <w:p w14:paraId="5C9C7945" w14:textId="77777777" w:rsidR="00326A21" w:rsidRDefault="00326A21" w:rsidP="00601540">
      <w:pPr>
        <w:pStyle w:val="af3"/>
      </w:pPr>
      <w:r>
        <w:rPr>
          <w:rStyle w:val="af5"/>
        </w:rPr>
        <w:annotationRef/>
      </w:r>
      <w:r w:rsidRPr="209DB5F6">
        <w:t>Updated</w:t>
      </w:r>
    </w:p>
  </w:comment>
  <w:comment w:id="1135" w:author="Novie Atakiwe" w:date="2026-10-19T14:29:00Z" w:initials="NA">
    <w:p w14:paraId="49DC4AE0" w14:textId="77777777" w:rsidR="00326A21" w:rsidRDefault="00326A21" w:rsidP="006B1CEF">
      <w:pPr>
        <w:pStyle w:val="af3"/>
      </w:pPr>
      <w:r>
        <w:rPr>
          <w:rStyle w:val="af5"/>
        </w:rPr>
        <w:annotationRef/>
      </w:r>
      <w:r>
        <w:t xml:space="preserve">Need to be updated </w:t>
      </w:r>
    </w:p>
  </w:comment>
  <w:comment w:id="1134" w:author="Yu Zhang12718" w:date="2026-10-19T14:35:00Z" w:initials="YZ">
    <w:p w14:paraId="233147BF" w14:textId="77777777" w:rsidR="00326A21" w:rsidRDefault="00326A21" w:rsidP="006B1CEF">
      <w:pPr>
        <w:pStyle w:val="af3"/>
      </w:pPr>
      <w:r>
        <w:rPr>
          <w:rStyle w:val="af5"/>
        </w:rPr>
        <w:annotationRef/>
      </w:r>
      <w:r w:rsidRPr="209DB5F6">
        <w:t>Updated</w:t>
      </w:r>
    </w:p>
  </w:comment>
  <w:comment w:id="1141" w:author="Novie Atakiwe" w:date="2026-10-19T14:29:00Z" w:initials="NA">
    <w:p w14:paraId="2B60395B" w14:textId="77777777" w:rsidR="00326A21" w:rsidRDefault="00326A21" w:rsidP="006B1CEF">
      <w:pPr>
        <w:pStyle w:val="af3"/>
      </w:pPr>
      <w:r>
        <w:rPr>
          <w:rStyle w:val="af5"/>
        </w:rPr>
        <w:annotationRef/>
      </w:r>
      <w:r>
        <w:t xml:space="preserve">Need to be updated </w:t>
      </w:r>
    </w:p>
  </w:comment>
  <w:comment w:id="1140" w:author="Yu Zhang12718" w:date="2026-10-19T14:35:00Z" w:initials="YZ">
    <w:p w14:paraId="258528C2" w14:textId="77777777" w:rsidR="00326A21" w:rsidRDefault="00326A21" w:rsidP="006B1CEF">
      <w:pPr>
        <w:pStyle w:val="af3"/>
      </w:pPr>
      <w:r>
        <w:rPr>
          <w:rStyle w:val="af5"/>
        </w:rPr>
        <w:annotationRef/>
      </w:r>
      <w:r w:rsidRPr="209DB5F6">
        <w:t>Updated</w:t>
      </w:r>
    </w:p>
  </w:comment>
  <w:comment w:id="1152" w:author="Yu Lin Zhao" w:date="2026-08-02T14:29:00Z" w:initials="YZ">
    <w:p w14:paraId="177E269B" w14:textId="77777777" w:rsidR="00326A21" w:rsidRDefault="00326A21"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1153" w:author="Xuning Wei12232" w:date="2026-08-04T13:37:00Z" w:initials="XW">
    <w:p w14:paraId="5D9BB81D" w14:textId="77777777" w:rsidR="00326A21" w:rsidRDefault="00326A21">
      <w:pPr>
        <w:pStyle w:val="CommentText10"/>
      </w:pPr>
      <w:r>
        <w:rPr>
          <w:rStyle w:val="CommentReference10"/>
        </w:rPr>
        <w:annotationRef/>
      </w:r>
      <w:r>
        <w:t>Has been updated. Thank you.</w:t>
      </w:r>
    </w:p>
  </w:comment>
  <w:comment w:id="1160" w:author="Novie Atakiwe" w:date="2026-10-19T14:29:00Z" w:initials="NA">
    <w:p w14:paraId="362EDF97" w14:textId="77777777" w:rsidR="00326A21" w:rsidRDefault="00326A21" w:rsidP="000D0E9D">
      <w:pPr>
        <w:pStyle w:val="af3"/>
      </w:pPr>
      <w:r>
        <w:rPr>
          <w:rStyle w:val="af5"/>
        </w:rPr>
        <w:annotationRef/>
      </w:r>
      <w:r>
        <w:t>Is this completed?</w:t>
      </w:r>
    </w:p>
  </w:comment>
  <w:comment w:id="1161" w:author="Yu Zhang12718" w:date="2026-10-19T14:35:00Z" w:initials="YZ">
    <w:p w14:paraId="3F446C03" w14:textId="77777777" w:rsidR="00326A21" w:rsidRDefault="00326A21" w:rsidP="000D0E9D">
      <w:pPr>
        <w:pStyle w:val="af3"/>
      </w:pPr>
      <w:r>
        <w:rPr>
          <w:rStyle w:val="af5"/>
        </w:rPr>
        <w:annotationRef/>
      </w:r>
      <w:r w:rsidRPr="640C4BF7">
        <w:t>Completed</w:t>
      </w:r>
    </w:p>
  </w:comment>
  <w:comment w:id="1162" w:author="Sonia Quinn - Network" w:date="2026-10-12T15:15:00Z" w:initials="SN">
    <w:p w14:paraId="2C6154B3" w14:textId="77777777" w:rsidR="00326A21" w:rsidRPr="00A62E80" w:rsidRDefault="00326A21">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CFB307E" w14:textId="77777777" w:rsidR="00326A21" w:rsidRPr="00A62E80" w:rsidRDefault="00326A21">
      <w:pPr>
        <w:pStyle w:val="af3"/>
      </w:pPr>
    </w:p>
    <w:p w14:paraId="3B8026F8" w14:textId="77777777" w:rsidR="00326A21" w:rsidRDefault="00326A21">
      <w:pPr>
        <w:pStyle w:val="af3"/>
      </w:pPr>
      <w:r w:rsidRPr="00A62E80">
        <w:t>Would expect a Cleaning Validation section in the main gap/risk assessment section as CV is a key element of the overall manufacturing control strategy.</w:t>
      </w:r>
    </w:p>
  </w:comment>
  <w:comment w:id="1163" w:author="Jie Wang5909" w:date="2026-10-13T14:09:00Z" w:initials="JW">
    <w:p w14:paraId="3E63BFBA" w14:textId="77777777" w:rsidR="00326A21" w:rsidRDefault="00326A21">
      <w:pPr>
        <w:pStyle w:val="af3"/>
      </w:pPr>
      <w:r>
        <w:rPr>
          <w:rStyle w:val="af5"/>
        </w:rPr>
        <w:annotationRef/>
      </w:r>
      <w:r>
        <w:rPr>
          <w:rFonts w:hint="eastAsia"/>
        </w:rPr>
        <w:t>O</w:t>
      </w:r>
      <w:r>
        <w:t xml:space="preserve">K, the cleaning validation gap assessment has been added in section 3.5. </w:t>
      </w:r>
    </w:p>
  </w:comment>
  <w:comment w:id="1164" w:author="Sonia Quinn - Network" w:date="2026-10-12T15:15:00Z" w:initials="SN">
    <w:p w14:paraId="207B7CD9" w14:textId="77777777" w:rsidR="00932AC2" w:rsidRPr="00A62E80" w:rsidRDefault="00932AC2">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3C716042" w14:textId="77777777" w:rsidR="00932AC2" w:rsidRPr="00A62E80" w:rsidRDefault="00932AC2">
      <w:pPr>
        <w:pStyle w:val="af3"/>
      </w:pPr>
    </w:p>
    <w:p w14:paraId="648697A2" w14:textId="77777777" w:rsidR="00932AC2" w:rsidRDefault="00932AC2">
      <w:pPr>
        <w:pStyle w:val="af3"/>
      </w:pPr>
      <w:r w:rsidRPr="00A62E80">
        <w:t>Would expect a Cleaning Validation section in the main gap/risk assessment section as CV is a key element of the overall manufacturing control strategy.</w:t>
      </w:r>
    </w:p>
  </w:comment>
  <w:comment w:id="1165" w:author="Jie Wang5909" w:date="2026-10-13T14:09:00Z" w:initials="JW">
    <w:p w14:paraId="1A74074F" w14:textId="77777777" w:rsidR="00932AC2" w:rsidRDefault="00932AC2">
      <w:pPr>
        <w:pStyle w:val="af3"/>
      </w:pPr>
      <w:r>
        <w:rPr>
          <w:rStyle w:val="af5"/>
        </w:rPr>
        <w:annotationRef/>
      </w:r>
      <w:r>
        <w:rPr>
          <w:rFonts w:hint="eastAsia"/>
        </w:rPr>
        <w:t>O</w:t>
      </w:r>
      <w:r>
        <w:t xml:space="preserve">K, the cleaning validation gap assessment has been added in section 3.5. </w:t>
      </w:r>
    </w:p>
  </w:comment>
  <w:comment w:id="1178" w:author="Novie Atakiwe" w:date="2026-10-19T14:29:00Z" w:initials="NA">
    <w:p w14:paraId="3E3884E8" w14:textId="77777777" w:rsidR="00932AC2" w:rsidRDefault="00932AC2" w:rsidP="006B1CEF">
      <w:pPr>
        <w:pStyle w:val="af3"/>
      </w:pPr>
      <w:r>
        <w:rPr>
          <w:rStyle w:val="af5"/>
        </w:rPr>
        <w:annotationRef/>
      </w:r>
      <w:r>
        <w:t xml:space="preserve">Need to be updated </w:t>
      </w:r>
    </w:p>
  </w:comment>
  <w:comment w:id="1177" w:author="Yu Zhang12718" w:date="2026-10-19T14:35:00Z" w:initials="YZ">
    <w:p w14:paraId="194F998A" w14:textId="77777777" w:rsidR="00932AC2" w:rsidRDefault="00932AC2" w:rsidP="006B1CEF">
      <w:pPr>
        <w:pStyle w:val="af3"/>
      </w:pPr>
      <w:r>
        <w:rPr>
          <w:rStyle w:val="af5"/>
        </w:rPr>
        <w:annotationRef/>
      </w:r>
      <w:r w:rsidRPr="209DB5F6">
        <w:t>Updated</w:t>
      </w:r>
    </w:p>
  </w:comment>
  <w:comment w:id="1220" w:author="Novie Atakiwe" w:date="2026-08-18T12:48:00Z" w:initials="NA">
    <w:p w14:paraId="0F4C4A56" w14:textId="77777777" w:rsidR="00326A21" w:rsidRDefault="00326A21" w:rsidP="00B944DA">
      <w:pPr>
        <w:pStyle w:val="CommentText10"/>
      </w:pPr>
      <w:r>
        <w:rPr>
          <w:rStyle w:val="CommentReference10"/>
        </w:rPr>
        <w:annotationRef/>
      </w:r>
      <w:r>
        <w:rPr>
          <w:lang w:val="en-IE"/>
        </w:rPr>
        <w:t xml:space="preserve">Change CMO to </w:t>
      </w:r>
      <w:proofErr w:type="spellStart"/>
      <w:r>
        <w:rPr>
          <w:lang w:val="en-IE"/>
        </w:rPr>
        <w:t>Asymchem</w:t>
      </w:r>
      <w:proofErr w:type="spellEnd"/>
      <w:r>
        <w:rPr>
          <w:lang w:val="en-IE"/>
        </w:rPr>
        <w:t xml:space="preserve"> and the add reference to the supplier qualification procedure </w:t>
      </w:r>
    </w:p>
  </w:comment>
  <w:comment w:id="1221" w:author="Xuning Wei12232" w:date="2026-08-21T17:57:00Z" w:initials="XW">
    <w:p w14:paraId="7580E62C" w14:textId="5A8EAC8A" w:rsidR="00326A21" w:rsidRDefault="00326A21">
      <w:pPr>
        <w:pStyle w:val="CommentText10"/>
      </w:pPr>
      <w:r>
        <w:rPr>
          <w:rStyle w:val="CommentReference10"/>
        </w:rPr>
        <w:annotationRef/>
      </w:r>
      <w:r>
        <w:t>Has been updated, thank you.</w:t>
      </w:r>
    </w:p>
  </w:comment>
  <w:comment w:id="1224" w:author="Novie Atakiwe" w:date="2026-08-27T09:58:00Z" w:initials="NA">
    <w:p w14:paraId="1A0F48A9" w14:textId="77777777" w:rsidR="00326A21" w:rsidRDefault="00326A21" w:rsidP="00BB5DA3">
      <w:pPr>
        <w:pStyle w:val="CommentText"/>
      </w:pPr>
      <w:r>
        <w:rPr>
          <w:rStyle w:val="CommentReference"/>
        </w:rPr>
        <w:annotationRef/>
      </w:r>
      <w:r>
        <w:rPr>
          <w:lang w:val="en-IE"/>
        </w:rPr>
        <w:t>Replace this statement with the supplier qualification procedure number here</w:t>
      </w:r>
    </w:p>
  </w:comment>
  <w:comment w:id="1225" w:author="Xuning Wei12232" w:date="2026-08-28T22:33:00Z" w:initials="XW">
    <w:p w14:paraId="66D3D024" w14:textId="1F680165" w:rsidR="00326A21" w:rsidRDefault="00326A21">
      <w:pPr>
        <w:pStyle w:val="CommentText"/>
      </w:pPr>
      <w:r>
        <w:rPr>
          <w:rStyle w:val="CommentReference"/>
        </w:rPr>
        <w:annotationRef/>
      </w:r>
      <w:r w:rsidRPr="4A9D030A">
        <w:t>Has been updated, thank you.</w:t>
      </w:r>
    </w:p>
  </w:comment>
  <w:comment w:id="1229" w:author="Johan Granander" w:date="2026-08-26T10:48:00Z" w:initials="JG">
    <w:p w14:paraId="0A8F7026" w14:textId="77777777" w:rsidR="00326A21" w:rsidRDefault="00326A21" w:rsidP="00E640E2">
      <w:pPr>
        <w:pStyle w:val="CommentText"/>
      </w:pPr>
      <w:r>
        <w:rPr>
          <w:rStyle w:val="CommentReference"/>
        </w:rPr>
        <w:annotationRef/>
      </w:r>
      <w:r>
        <w:rPr>
          <w:lang w:val="en-IE"/>
        </w:rPr>
        <w:t>Table 12</w:t>
      </w:r>
    </w:p>
  </w:comment>
  <w:comment w:id="1230" w:author="Xuning Wei12232" w:date="2026-08-27T09:19:00Z" w:initials="XW">
    <w:p w14:paraId="0E4297AB" w14:textId="0BDFACF1" w:rsidR="00326A21" w:rsidRDefault="00326A21">
      <w:pPr>
        <w:pStyle w:val="CommentText"/>
      </w:pPr>
      <w:r>
        <w:rPr>
          <w:rStyle w:val="CommentReference"/>
        </w:rPr>
        <w:annotationRef/>
      </w:r>
      <w:r w:rsidRPr="008D5841">
        <w:rPr>
          <w:rFonts w:hint="eastAsia"/>
          <w:color w:val="000000" w:themeColor="text1"/>
        </w:rPr>
        <w:t>H</w:t>
      </w:r>
      <w:r w:rsidRPr="008D5841">
        <w:rPr>
          <w:color w:val="000000" w:themeColor="text1"/>
        </w:rPr>
        <w:t>as been updated, th</w:t>
      </w:r>
      <w:r>
        <w:t>anks.</w:t>
      </w:r>
    </w:p>
  </w:comment>
  <w:comment w:id="1234" w:author="Johan Granander" w:date="2026-08-26T10:48:00Z" w:initials="JG">
    <w:p w14:paraId="2354F6EA" w14:textId="77777777" w:rsidR="00326A21" w:rsidRDefault="00326A21" w:rsidP="00E640E2">
      <w:pPr>
        <w:pStyle w:val="CommentText"/>
      </w:pPr>
      <w:r>
        <w:rPr>
          <w:rStyle w:val="CommentReference"/>
        </w:rPr>
        <w:annotationRef/>
      </w:r>
      <w:r>
        <w:rPr>
          <w:lang w:val="en-IE"/>
        </w:rPr>
        <w:t>Table 12</w:t>
      </w:r>
    </w:p>
  </w:comment>
  <w:comment w:id="1235" w:author="Xuning Wei12232" w:date="2026-08-27T09:18:00Z" w:initials="XW">
    <w:p w14:paraId="28631C90" w14:textId="5E96665A" w:rsidR="00326A21" w:rsidRPr="008D5841" w:rsidRDefault="00326A21">
      <w:pPr>
        <w:pStyle w:val="CommentText"/>
        <w:rPr>
          <w:color w:val="000000" w:themeColor="text1"/>
        </w:rPr>
      </w:pPr>
      <w:r w:rsidRPr="008D5841">
        <w:rPr>
          <w:rStyle w:val="CommentReference"/>
          <w:color w:val="000000" w:themeColor="text1"/>
        </w:rPr>
        <w:annotationRef/>
      </w:r>
      <w:r w:rsidRPr="008D5841">
        <w:rPr>
          <w:rFonts w:hint="eastAsia"/>
          <w:color w:val="000000" w:themeColor="text1"/>
        </w:rPr>
        <w:t>M</w:t>
      </w:r>
      <w:r w:rsidRPr="008D5841">
        <w:rPr>
          <w:color w:val="000000" w:themeColor="text1"/>
        </w:rPr>
        <w:t>odified, thank you.</w:t>
      </w:r>
    </w:p>
  </w:comment>
  <w:comment w:id="1272" w:author="Novie Atakiwe" w:date="2026-08-18T12:50:00Z" w:initials="NA">
    <w:p w14:paraId="05AE646F" w14:textId="77777777" w:rsidR="00326A21" w:rsidRDefault="00326A21" w:rsidP="00652EFC">
      <w:pPr>
        <w:pStyle w:val="CommentText10"/>
      </w:pPr>
      <w:r>
        <w:rPr>
          <w:rStyle w:val="CommentReference10"/>
        </w:rPr>
        <w:annotationRef/>
      </w:r>
      <w:r>
        <w:rPr>
          <w:lang w:val="en-IE"/>
        </w:rPr>
        <w:t xml:space="preserve">Should this be Level 3 as there is a CC open to change the level? </w:t>
      </w:r>
    </w:p>
  </w:comment>
  <w:comment w:id="1273" w:author="Xuning Wei12232" w:date="2026-08-21T18:00:00Z" w:initials="XW">
    <w:p w14:paraId="49287F3B" w14:textId="05399E54" w:rsidR="00326A21" w:rsidRPr="00113F78" w:rsidRDefault="00326A21">
      <w:pPr>
        <w:pStyle w:val="CommentText10"/>
        <w:rPr>
          <w:sz w:val="18"/>
          <w:szCs w:val="18"/>
        </w:rPr>
      </w:pPr>
      <w:r>
        <w:rPr>
          <w:rStyle w:val="CommentReference10"/>
        </w:rPr>
        <w:annotationRef/>
      </w:r>
      <w:r>
        <w:rPr>
          <w:sz w:val="18"/>
          <w:szCs w:val="18"/>
        </w:rPr>
        <w:t xml:space="preserve">No. </w:t>
      </w:r>
      <w:r w:rsidRPr="00113F78">
        <w:rPr>
          <w:sz w:val="18"/>
          <w:szCs w:val="18"/>
        </w:rPr>
        <w:t xml:space="preserve">After confirmation, these suppliers </w:t>
      </w:r>
      <w:r>
        <w:rPr>
          <w:sz w:val="18"/>
          <w:szCs w:val="18"/>
        </w:rPr>
        <w:t>are</w:t>
      </w:r>
      <w:r w:rsidRPr="00113F78">
        <w:rPr>
          <w:sz w:val="18"/>
          <w:szCs w:val="18"/>
        </w:rPr>
        <w:t xml:space="preserve"> managed under Class</w:t>
      </w:r>
      <w:r w:rsidRPr="00113F78">
        <w:rPr>
          <w:rFonts w:ascii="Cambria Math" w:hAnsi="Cambria Math" w:cs="Cambria Math"/>
          <w:sz w:val="18"/>
          <w:szCs w:val="18"/>
        </w:rPr>
        <w:t>‑</w:t>
      </w:r>
      <w:r w:rsidRPr="00113F78">
        <w:rPr>
          <w:sz w:val="18"/>
          <w:szCs w:val="18"/>
        </w:rPr>
        <w:t>2 supplier requirements.</w:t>
      </w:r>
    </w:p>
  </w:comment>
  <w:comment w:id="1314" w:author="Novie Atakiwe" w:date="2026-08-27T09:55:00Z" w:initials="NA">
    <w:p w14:paraId="5C745B60" w14:textId="3CF6B7CD" w:rsidR="00326A21" w:rsidRDefault="00326A21" w:rsidP="008F6362">
      <w:pPr>
        <w:pStyle w:val="CommentText"/>
      </w:pPr>
      <w:r>
        <w:rPr>
          <w:rStyle w:val="CommentReference"/>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 </w:t>
      </w:r>
      <w:r>
        <w:fldChar w:fldCharType="begin"/>
      </w:r>
      <w:r>
        <w:instrText>HYPERLINK "mailto:yiwen.zhang@lilly.com"</w:instrText>
      </w:r>
      <w:bookmarkStart w:id="1332" w:name="_@_80DDBD4D830647D9870B76B40040B400Z"/>
      <w:r>
        <w:fldChar w:fldCharType="separate"/>
      </w:r>
      <w:bookmarkEnd w:id="1332"/>
      <w:r w:rsidRPr="008F6362">
        <w:rPr>
          <w:rStyle w:val="Mention"/>
          <w:noProof/>
        </w:rPr>
        <w:t>@Yiwen Zhang</w:t>
      </w:r>
      <w:r>
        <w:fldChar w:fldCharType="end"/>
      </w:r>
      <w:r>
        <w:t xml:space="preserve"> </w:t>
      </w:r>
    </w:p>
  </w:comment>
  <w:comment w:id="1315" w:author="Xuning Wei12232" w:date="2026-08-28T22:36:00Z" w:initials="XW">
    <w:p w14:paraId="533631C0" w14:textId="096CF9B6" w:rsidR="00326A21" w:rsidRDefault="00326A21">
      <w:pPr>
        <w:pStyle w:val="CommentText"/>
      </w:pPr>
      <w:r>
        <w:rPr>
          <w:rStyle w:val="CommentReference"/>
        </w:rPr>
        <w:annotationRef/>
      </w:r>
      <w:r w:rsidRPr="71BFF04F">
        <w:t>The relevant change‑control documents will be approved prior to the approval of this document. Could this section of the GA document remain unchanged for the time‑being? Thank you.</w:t>
      </w:r>
    </w:p>
  </w:comment>
  <w:comment w:id="1366" w:author="Novie Atakiwe" w:date="2026-08-27T09:55:00Z" w:initials="NA">
    <w:p w14:paraId="26F2A071" w14:textId="79CD38EB" w:rsidR="00326A21" w:rsidRDefault="00326A21" w:rsidP="008F6362">
      <w:pPr>
        <w:pStyle w:val="CommentText"/>
      </w:pPr>
      <w:r>
        <w:rPr>
          <w:rStyle w:val="CommentReference"/>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 </w:t>
      </w:r>
      <w:r>
        <w:fldChar w:fldCharType="begin"/>
      </w:r>
      <w:r>
        <w:instrText>HYPERLINK "mailto:yiwen.zhang@lilly.com"</w:instrText>
      </w:r>
      <w:bookmarkStart w:id="1384" w:name="_@_1127D06459104F5DBCD15E4A17EB8382Z"/>
      <w:r>
        <w:fldChar w:fldCharType="separate"/>
      </w:r>
      <w:bookmarkEnd w:id="1384"/>
      <w:r w:rsidRPr="008F6362">
        <w:rPr>
          <w:rStyle w:val="Mention"/>
          <w:noProof/>
        </w:rPr>
        <w:t>@Yiwen Zhang</w:t>
      </w:r>
      <w:r>
        <w:fldChar w:fldCharType="end"/>
      </w:r>
      <w:r>
        <w:t xml:space="preserve"> </w:t>
      </w:r>
    </w:p>
  </w:comment>
  <w:comment w:id="1367" w:author="Xuning Wei12232" w:date="2026-08-30T18:56:00Z" w:initials="XW">
    <w:p w14:paraId="0B3B711C" w14:textId="7D9E3AE3" w:rsidR="00326A21" w:rsidRDefault="00326A21">
      <w:pPr>
        <w:pStyle w:val="CommentText"/>
      </w:pPr>
      <w:r>
        <w:rPr>
          <w:rStyle w:val="CommentReference"/>
        </w:rPr>
        <w:annotationRef/>
      </w:r>
      <w:r w:rsidRPr="1FB5192C">
        <w:t>The relevant change‑control documents will be approved prior to the approval of this document. Could this section of the GA document remain unchanged for the time‑being? Thank you.</w:t>
      </w:r>
    </w:p>
  </w:comment>
  <w:comment w:id="1419" w:author="Novie Atakiwe" w:date="2026-08-27T09:56:00Z" w:initials="NA">
    <w:p w14:paraId="5DE001BE" w14:textId="59037774" w:rsidR="00326A21" w:rsidRDefault="00326A21" w:rsidP="00BC3D4A">
      <w:pPr>
        <w:pStyle w:val="CommentText"/>
      </w:pPr>
      <w:r>
        <w:rPr>
          <w:rStyle w:val="CommentReference"/>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420" w:author="Xuning Wei12232" w:date="2026-08-28T22:37:00Z" w:initials="XW">
    <w:p w14:paraId="257F90B1" w14:textId="11069E2C" w:rsidR="00326A21" w:rsidRDefault="00326A21">
      <w:pPr>
        <w:pStyle w:val="CommentText"/>
      </w:pPr>
      <w:r>
        <w:rPr>
          <w:rStyle w:val="CommentReference"/>
        </w:rPr>
        <w:annotationRef/>
      </w:r>
      <w:r w:rsidRPr="575C7E38">
        <w:t>The relevant change‑control documents will be approved prior to the approval of this document. Could this section remain unchanged for the time‑being? Thank you.</w:t>
      </w:r>
    </w:p>
  </w:comment>
  <w:comment w:id="1421" w:author="Novie Atakiwe" w:date="2026-08-31T09:45:00Z" w:initials="NA">
    <w:p w14:paraId="6EBD6669" w14:textId="77777777" w:rsidR="00326A21" w:rsidRDefault="00326A21" w:rsidP="00DA75A4">
      <w:pPr>
        <w:pStyle w:val="CommentText"/>
      </w:pPr>
      <w:r>
        <w:rPr>
          <w:rStyle w:val="CommentReference"/>
        </w:rPr>
        <w:annotationRef/>
      </w:r>
      <w:r>
        <w:rPr>
          <w:lang w:val="en-IE"/>
        </w:rPr>
        <w:t>Based on this, a statement should be added to the Abstract section of this document to say</w:t>
      </w:r>
    </w:p>
    <w:p w14:paraId="730EC387" w14:textId="77777777" w:rsidR="00326A21" w:rsidRPr="00381ECC" w:rsidRDefault="00326A21" w:rsidP="00DA75A4">
      <w:pPr>
        <w:pStyle w:val="CommentText"/>
      </w:pPr>
    </w:p>
    <w:p w14:paraId="525D19F2" w14:textId="77777777" w:rsidR="00326A21" w:rsidRDefault="00326A21" w:rsidP="00DA75A4">
      <w:pPr>
        <w:pStyle w:val="CommentText"/>
      </w:pPr>
      <w:r w:rsidRPr="00381ECC">
        <w:t xml:space="preserve">A new raw material supplier has been added to ensure continuity of commercial manufacturing. </w:t>
      </w:r>
    </w:p>
  </w:comment>
  <w:comment w:id="1422" w:author="Xuning Wei12232" w:date="2026-09-01T17:46:00Z" w:initials="XW">
    <w:p w14:paraId="042E4762" w14:textId="693A27C7" w:rsidR="00326A21" w:rsidRPr="00453EF7" w:rsidRDefault="00326A21">
      <w:pPr>
        <w:pStyle w:val="af3"/>
        <w:rPr>
          <w:color w:val="0000FF"/>
        </w:rPr>
      </w:pPr>
      <w:r>
        <w:rPr>
          <w:rStyle w:val="af5"/>
        </w:rPr>
        <w:annotationRef/>
      </w:r>
      <w:r w:rsidRPr="00381ECC">
        <w:t>Has been updated, thank you.</w:t>
      </w:r>
    </w:p>
  </w:comment>
  <w:comment w:id="1572" w:author="Novie Atakiwe" w:date="2026-08-27T09:54:00Z" w:initials="NA">
    <w:p w14:paraId="67BF2FF0" w14:textId="77777777" w:rsidR="00326A21" w:rsidRDefault="00326A21" w:rsidP="00DD6122">
      <w:pPr>
        <w:pStyle w:val="CommentText"/>
      </w:pPr>
      <w:r>
        <w:rPr>
          <w:rStyle w:val="CommentReference"/>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573" w:author="Xuning Wei12232" w:date="2026-08-28T22:37:00Z" w:initials="XW">
    <w:p w14:paraId="1BEC09B2" w14:textId="621DA098" w:rsidR="00326A21" w:rsidRDefault="00326A21">
      <w:pPr>
        <w:pStyle w:val="CommentText"/>
      </w:pPr>
      <w:r>
        <w:rPr>
          <w:rStyle w:val="CommentReference"/>
        </w:rPr>
        <w:annotationRef/>
      </w:r>
      <w:r w:rsidRPr="3D81FB0A">
        <w:t>The relevant change‑control documents will be approved prior to the approval of this document. Could this section of the GA document remain unchanged for the time‑being? Thank you.</w:t>
      </w:r>
    </w:p>
  </w:comment>
  <w:comment w:id="1623" w:author="Novie Atakiwe" w:date="2026-08-27T09:54:00Z" w:initials="NA">
    <w:p w14:paraId="0FA9F7A9" w14:textId="77777777" w:rsidR="00326A21" w:rsidRDefault="00326A21" w:rsidP="00DD6122">
      <w:pPr>
        <w:pStyle w:val="CommentText"/>
      </w:pPr>
      <w:r>
        <w:rPr>
          <w:rStyle w:val="CommentReference"/>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624" w:author="Xuning Wei12232" w:date="2026-08-28T22:37:00Z" w:initials="XW">
    <w:p w14:paraId="7872B0B6" w14:textId="6DC37F2F" w:rsidR="00326A21" w:rsidRDefault="00326A21">
      <w:pPr>
        <w:pStyle w:val="CommentText"/>
      </w:pPr>
      <w:r>
        <w:rPr>
          <w:rStyle w:val="CommentReference"/>
        </w:rPr>
        <w:annotationRef/>
      </w:r>
      <w:r w:rsidRPr="1795D518">
        <w:t>The relevant change‑control documents will be approved prior to the approval of this document. Could this section of the GA document remain unchanged for the time‑being? Thank you.</w:t>
      </w:r>
    </w:p>
  </w:comment>
  <w:comment w:id="1834" w:author="Johan Granander" w:date="2026-08-07T12:19:00Z" w:initials="JG">
    <w:p w14:paraId="0E68982E" w14:textId="77777777" w:rsidR="00326A21" w:rsidRDefault="00326A21" w:rsidP="006E003D">
      <w:pPr>
        <w:pStyle w:val="CommentText10"/>
      </w:pPr>
      <w:r>
        <w:rPr>
          <w:rStyle w:val="CommentReference10"/>
        </w:rPr>
        <w:annotationRef/>
      </w:r>
      <w:r>
        <w:rPr>
          <w:lang w:val="sv-SE"/>
        </w:rPr>
        <w:t>Where is this confirmed?</w:t>
      </w:r>
    </w:p>
  </w:comment>
  <w:comment w:id="1835" w:author="Xuning Wei12232" w:date="2026-08-10T16:51:00Z" w:initials="XW">
    <w:p w14:paraId="638B548A" w14:textId="3D6D1847" w:rsidR="00326A21" w:rsidRDefault="00326A21">
      <w:pPr>
        <w:pStyle w:val="CommentText10"/>
      </w:pPr>
      <w:r>
        <w:rPr>
          <w:rStyle w:val="CommentReference10"/>
        </w:rPr>
        <w:annotationRef/>
      </w:r>
      <w:r>
        <w:t>Confirmed via review of MOR details.</w:t>
      </w:r>
    </w:p>
  </w:comment>
  <w:comment w:id="1836" w:author="Johan Granander" w:date="2026-08-21T15:49:00Z" w:initials="JG">
    <w:p w14:paraId="3826778E" w14:textId="77777777" w:rsidR="00326A21" w:rsidRDefault="00326A21" w:rsidP="00CA7640">
      <w:pPr>
        <w:pStyle w:val="CommentText10"/>
      </w:pPr>
      <w:r>
        <w:rPr>
          <w:rStyle w:val="CommentReference10"/>
        </w:rPr>
        <w:annotationRef/>
      </w:r>
      <w:r>
        <w:rPr>
          <w:lang w:val="sv-SE"/>
        </w:rPr>
        <w:t>I think we are hoping to store ASYM-140020 at 2-8 degC as well but we need SMDD’s guidance on that.</w:t>
      </w:r>
    </w:p>
  </w:comment>
  <w:comment w:id="1837" w:author="Xuning Wei12232" w:date="2026-08-24T11:51:00Z" w:initials="XW">
    <w:p w14:paraId="78143C20" w14:textId="4B37E9D6" w:rsidR="00326A21" w:rsidRDefault="00326A21">
      <w:pPr>
        <w:pStyle w:val="CommentText"/>
      </w:pPr>
      <w:r>
        <w:rPr>
          <w:rStyle w:val="CommentReference"/>
        </w:rPr>
        <w:annotationRef/>
      </w:r>
      <w:r>
        <w:t>Available data indicates that the product complies with quality specifications following 12</w:t>
      </w:r>
      <w:r>
        <w:noBreakHyphen/>
        <w:t>month storage at 2</w:t>
      </w:r>
      <w:r>
        <w:noBreakHyphen/>
        <w:t xml:space="preserve">8°C. Refer to Document </w:t>
      </w:r>
      <w:r w:rsidRPr="00E16EE8">
        <w:t>STP-CPo140020-01-01-SR-06</w:t>
      </w:r>
      <w:r>
        <w:rPr>
          <w:rFonts w:hint="eastAsia"/>
        </w:rPr>
        <w:t>.</w:t>
      </w:r>
      <w:r>
        <w:t xml:space="preserve"> Thank you.</w:t>
      </w:r>
      <w:r>
        <w:br/>
      </w:r>
      <w:r>
        <w:br/>
      </w:r>
      <w:r w:rsidRPr="00810F32">
        <w:t>Please specify if any adjustments are required, and we will revise the other documents accordingly</w:t>
      </w:r>
      <w:r>
        <w:t>,</w:t>
      </w:r>
      <w:r>
        <w:rPr>
          <w:rFonts w:hint="eastAsia"/>
        </w:rPr>
        <w:t xml:space="preserve"> thanks</w:t>
      </w:r>
      <w:r>
        <w:t>.</w:t>
      </w:r>
    </w:p>
  </w:comment>
  <w:comment w:id="1872" w:author="Novie Atakiwe" w:date="2026-08-18T14:28:00Z" w:initials="NA">
    <w:p w14:paraId="696A9E54" w14:textId="77777777" w:rsidR="00326A21" w:rsidRDefault="00326A21" w:rsidP="003258D4">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A48F2AE" w14:textId="77777777" w:rsidR="00326A21" w:rsidRDefault="00326A21" w:rsidP="003258D4">
      <w:pPr>
        <w:pStyle w:val="CommentText10"/>
      </w:pPr>
    </w:p>
    <w:p w14:paraId="1B92C1D9" w14:textId="77777777" w:rsidR="00326A21" w:rsidRDefault="00326A21" w:rsidP="003258D4">
      <w:pPr>
        <w:pStyle w:val="CommentText10"/>
      </w:pPr>
      <w:r>
        <w:rPr>
          <w:lang w:val="en-IE"/>
        </w:rPr>
        <w:t xml:space="preserve">For coupling completion acceptable criteria changed from </w:t>
      </w:r>
      <w:r>
        <w:rPr>
          <w:color w:val="000000"/>
        </w:rPr>
        <w:t>colorless or nearly colorless) to the resin of sample is yellow to orange)</w:t>
      </w:r>
    </w:p>
    <w:p w14:paraId="682363FE" w14:textId="77777777" w:rsidR="00326A21" w:rsidRDefault="00326A21" w:rsidP="003258D4">
      <w:pPr>
        <w:pStyle w:val="CommentText10"/>
      </w:pPr>
    </w:p>
    <w:p w14:paraId="30BFF006" w14:textId="77777777" w:rsidR="00326A21" w:rsidRDefault="00326A21" w:rsidP="003258D4">
      <w:pPr>
        <w:pStyle w:val="CommentText10"/>
      </w:pPr>
    </w:p>
    <w:p w14:paraId="4E67ED78" w14:textId="77777777" w:rsidR="00326A21" w:rsidRDefault="00326A21" w:rsidP="003258D4">
      <w:pPr>
        <w:pStyle w:val="CommentText10"/>
      </w:pPr>
      <w:r>
        <w:rPr>
          <w:lang w:val="en-IE"/>
        </w:rPr>
        <w:t>Why is this not identified as a gap</w:t>
      </w:r>
    </w:p>
  </w:comment>
  <w:comment w:id="1873" w:author="Xuning Wei12232" w:date="2026-08-21T18:42:00Z" w:initials="XW">
    <w:p w14:paraId="040E05E4" w14:textId="77777777" w:rsidR="00326A21" w:rsidRDefault="00326A21" w:rsidP="003258D4">
      <w:pPr>
        <w:pStyle w:val="CommentText10"/>
      </w:pPr>
      <w:r>
        <w:rPr>
          <w:rStyle w:val="CommentReference10"/>
        </w:rPr>
        <w:annotationRef/>
      </w:r>
      <w:r>
        <w:t>Has been updated this gap. Thanks for pointing this out</w:t>
      </w:r>
      <w:r w:rsidRPr="00645C43">
        <w:t xml:space="preserve">. </w:t>
      </w:r>
    </w:p>
  </w:comment>
  <w:comment w:id="1881" w:author="Sonia Quinn - Network" w:date="2026-10-12T15:26:00Z" w:initials="SN">
    <w:p w14:paraId="36B3DCBC" w14:textId="77777777" w:rsidR="00326A21" w:rsidRDefault="00326A21" w:rsidP="0010484C">
      <w:pPr>
        <w:pStyle w:val="af3"/>
      </w:pPr>
      <w:r>
        <w:rPr>
          <w:rStyle w:val="af5"/>
        </w:rPr>
        <w:annotationRef/>
      </w:r>
      <w:r w:rsidRPr="002601C0">
        <w:t>Conclusion is overstated. The evidence presented in the document does not fully support this conclusion.</w:t>
      </w:r>
    </w:p>
  </w:comment>
  <w:comment w:id="1882" w:author="Jie Wang5909" w:date="2026-10-13T14:10:00Z" w:initials="JW">
    <w:p w14:paraId="2D27D9C9" w14:textId="77777777" w:rsidR="00326A21" w:rsidRDefault="00326A21" w:rsidP="0010484C">
      <w:pPr>
        <w:pStyle w:val="af3"/>
      </w:pPr>
      <w:r>
        <w:rPr>
          <w:rStyle w:val="af5"/>
        </w:rPr>
        <w:annotationRef/>
      </w:r>
      <w:r>
        <w:rPr>
          <w:rFonts w:hint="eastAsia"/>
        </w:rPr>
        <w:t>T</w:t>
      </w:r>
      <w:r>
        <w:t xml:space="preserve">he conclusion has been revised. </w:t>
      </w:r>
    </w:p>
  </w:comment>
  <w:comment w:id="1883" w:author="Sonia Quinn - Network" w:date="2026-10-14T11:10:00Z" w:initials="SN">
    <w:p w14:paraId="6CDAC46A" w14:textId="77777777" w:rsidR="00326A21" w:rsidRDefault="00326A21" w:rsidP="0010484C">
      <w:r>
        <w:annotationRef/>
      </w:r>
      <w:r w:rsidRPr="002A8336">
        <w:t>Thanks a mill</w:t>
      </w:r>
    </w:p>
  </w:comment>
  <w:comment w:id="1884" w:author="Sonia Quinn - Network" w:date="2026-10-12T15:29:00Z" w:initials="SN">
    <w:p w14:paraId="1FAE12E4" w14:textId="77777777" w:rsidR="00326A21" w:rsidRPr="00337F80" w:rsidRDefault="00326A21" w:rsidP="0010484C">
      <w:pPr>
        <w:pStyle w:val="af3"/>
      </w:pPr>
      <w:r>
        <w:rPr>
          <w:rStyle w:val="af5"/>
        </w:rPr>
        <w:annotationRef/>
      </w:r>
      <w:r w:rsidRPr="00337F80">
        <w:t>Please point me or reference where each gap identified in this assessment is tracked to closure.</w:t>
      </w:r>
    </w:p>
    <w:p w14:paraId="74177C62" w14:textId="77777777" w:rsidR="00326A21" w:rsidRPr="00337F80" w:rsidRDefault="00326A21" w:rsidP="0010484C">
      <w:pPr>
        <w:pStyle w:val="af3"/>
      </w:pPr>
      <w:r w:rsidRPr="00337F80">
        <w:t>In the Technology Transfer Plan, several activities were identified as either prerequisites,</w:t>
      </w:r>
    </w:p>
    <w:p w14:paraId="440BA759" w14:textId="77777777" w:rsidR="00326A21" w:rsidRPr="00337F80" w:rsidRDefault="00326A21" w:rsidP="0010484C">
      <w:pPr>
        <w:pStyle w:val="af3"/>
      </w:pPr>
      <w:proofErr w:type="gramStart"/>
      <w:r w:rsidRPr="00337F80">
        <w:t>deliverables</w:t>
      </w:r>
      <w:proofErr w:type="gramEnd"/>
      <w:r w:rsidRPr="00337F80">
        <w:t>, readiness activities, or future commitments, but they are not managed through a consolidated action tracking mechanism.</w:t>
      </w:r>
    </w:p>
    <w:p w14:paraId="0E1FE2F8" w14:textId="77777777" w:rsidR="00326A21" w:rsidRPr="00337F80" w:rsidRDefault="00326A21" w:rsidP="0010484C">
      <w:pPr>
        <w:pStyle w:val="af3"/>
      </w:pPr>
      <w:r w:rsidRPr="00337F80">
        <w:t>The expectation relative to ICH Q9 is that every identified gap, every open risk mitigation,</w:t>
      </w:r>
    </w:p>
    <w:p w14:paraId="7852EB34" w14:textId="77777777" w:rsidR="00326A21" w:rsidRDefault="00326A21" w:rsidP="0010484C">
      <w:pPr>
        <w:pStyle w:val="af3"/>
      </w:pPr>
      <w:proofErr w:type="gramStart"/>
      <w:r w:rsidRPr="00337F80">
        <w:t>every</w:t>
      </w:r>
      <w:proofErr w:type="gramEnd"/>
      <w:r w:rsidRPr="00337F80">
        <w:t xml:space="preserve"> outstanding deliverable is linked to an action-plan entry with an assigned owner, due date, item status and closure criteria.</w:t>
      </w:r>
    </w:p>
  </w:comment>
  <w:comment w:id="1885" w:author="Jie Wang5909" w:date="2026-10-13T14:12:00Z" w:initials="JW">
    <w:p w14:paraId="2016230D" w14:textId="77777777" w:rsidR="00326A21" w:rsidRDefault="00326A21" w:rsidP="0010484C">
      <w:pPr>
        <w:pStyle w:val="af3"/>
      </w:pPr>
      <w:r>
        <w:rPr>
          <w:rStyle w:val="af5"/>
        </w:rPr>
        <w:annotationRef/>
      </w:r>
      <w:r>
        <w:t>These will be completed prior to PPQ</w:t>
      </w:r>
      <w:r>
        <w:rPr>
          <w:rFonts w:hint="eastAsia"/>
        </w:rPr>
        <w:t>.</w:t>
      </w:r>
    </w:p>
  </w:comment>
  <w:comment w:id="1889" w:author="Sonia Quinn - Network" w:date="2026-10-14T11:11:00Z" w:initials="SN">
    <w:p w14:paraId="0C4B78A0" w14:textId="77777777" w:rsidR="00326A21" w:rsidRDefault="00326A21" w:rsidP="0010484C">
      <w:r>
        <w:annotationRef/>
      </w:r>
      <w:proofErr w:type="spellStart"/>
      <w:r w:rsidRPr="18B2022E">
        <w:t>Trackwise</w:t>
      </w:r>
      <w:proofErr w:type="spellEnd"/>
      <w:r w:rsidRPr="18B2022E">
        <w:t>? Other? Please specify.</w:t>
      </w:r>
    </w:p>
  </w:comment>
  <w:comment w:id="1886" w:author="Yu Zhang12718" w:date="2026-10-15T13:04:00Z" w:initials="YZ">
    <w:p w14:paraId="465F4FDE" w14:textId="77777777" w:rsidR="00326A21" w:rsidRDefault="00326A21" w:rsidP="0010484C">
      <w:r>
        <w:annotationRef/>
      </w:r>
      <w:r w:rsidRPr="77B92A18">
        <w:t xml:space="preserve">We will add the open action items into QMS for tracking. The tracking records and supporting evidence will be appended to this document. </w:t>
      </w:r>
    </w:p>
  </w:comment>
  <w:comment w:id="1887" w:author="Sonia Quinn - Network" w:date="2026-10-16T10:01:00Z" w:initials="SQ">
    <w:p w14:paraId="5187C4E6" w14:textId="77777777" w:rsidR="00326A21" w:rsidRDefault="00326A21" w:rsidP="0010484C">
      <w:pPr>
        <w:pStyle w:val="af3"/>
      </w:pPr>
      <w:r>
        <w:rPr>
          <w:rStyle w:val="af5"/>
        </w:rPr>
        <w:annotationRef/>
      </w:r>
      <w:r>
        <w:rPr>
          <w:lang w:val="en-IE"/>
        </w:rPr>
        <w:t>Please ensure appendix is added to the table of contents for completeness and confirmation.</w:t>
      </w:r>
    </w:p>
  </w:comment>
  <w:comment w:id="1888" w:author="Jie Wang5909" w:date="2026-10-16T21:49:00Z" w:initials="JW">
    <w:p w14:paraId="60998FCF" w14:textId="77777777" w:rsidR="00326A21" w:rsidRDefault="00326A21" w:rsidP="0010484C">
      <w:pPr>
        <w:pStyle w:val="af3"/>
      </w:pPr>
      <w:r>
        <w:rPr>
          <w:rStyle w:val="af5"/>
        </w:rPr>
        <w:annotationRef/>
      </w:r>
      <w:r>
        <w:t>Add the appendix mitigation action tracking table</w:t>
      </w:r>
    </w:p>
  </w:comment>
  <w:comment w:id="1915" w:author="Novie Atakiwe" w:date="2026-10-19T14:29:00Z" w:initials="NA">
    <w:p w14:paraId="7E7473B9" w14:textId="77777777" w:rsidR="00326A21" w:rsidRDefault="00326A21" w:rsidP="006B1CEF">
      <w:pPr>
        <w:pStyle w:val="af3"/>
      </w:pPr>
      <w:r>
        <w:rPr>
          <w:rStyle w:val="af5"/>
        </w:rPr>
        <w:annotationRef/>
      </w:r>
      <w:r>
        <w:t xml:space="preserve">Need to be updated </w:t>
      </w:r>
    </w:p>
  </w:comment>
  <w:comment w:id="1914" w:author="Yu Zhang12718" w:date="2026-10-19T14:35:00Z" w:initials="YZ">
    <w:p w14:paraId="548882BB" w14:textId="77777777" w:rsidR="00326A21" w:rsidRDefault="00326A21" w:rsidP="006B1CEF">
      <w:pPr>
        <w:pStyle w:val="af3"/>
      </w:pPr>
      <w:r>
        <w:rPr>
          <w:rStyle w:val="af5"/>
        </w:rPr>
        <w:annotationRef/>
      </w:r>
      <w:r w:rsidRPr="209DB5F6">
        <w:t>Updated</w:t>
      </w:r>
    </w:p>
  </w:comment>
  <w:comment w:id="1929" w:author="Novie Atakiwe" w:date="2026-10-19T14:29:00Z" w:initials="NA">
    <w:p w14:paraId="756EB848" w14:textId="77777777" w:rsidR="00326A21" w:rsidRDefault="00326A21" w:rsidP="006B1CEF">
      <w:pPr>
        <w:pStyle w:val="af3"/>
      </w:pPr>
      <w:r>
        <w:rPr>
          <w:rStyle w:val="af5"/>
        </w:rPr>
        <w:annotationRef/>
      </w:r>
      <w:r>
        <w:t xml:space="preserve">Need to be updated </w:t>
      </w:r>
    </w:p>
  </w:comment>
  <w:comment w:id="1928" w:author="Yu Zhang12718" w:date="2026-10-19T14:35:00Z" w:initials="YZ">
    <w:p w14:paraId="33A0952C" w14:textId="77777777" w:rsidR="00326A21" w:rsidRDefault="00326A21" w:rsidP="006B1CEF">
      <w:pPr>
        <w:pStyle w:val="af3"/>
      </w:pPr>
      <w:r>
        <w:rPr>
          <w:rStyle w:val="af5"/>
        </w:rPr>
        <w:annotationRef/>
      </w:r>
      <w:r w:rsidRPr="209DB5F6">
        <w:t>Updated</w:t>
      </w:r>
    </w:p>
  </w:comment>
  <w:comment w:id="1931" w:author="Novie Atakiwe" w:date="2026-10-19T14:29:00Z" w:initials="NA">
    <w:p w14:paraId="7374DE00" w14:textId="77777777" w:rsidR="00326A21" w:rsidRDefault="00326A21" w:rsidP="006B1CEF">
      <w:pPr>
        <w:pStyle w:val="af3"/>
      </w:pPr>
      <w:r>
        <w:rPr>
          <w:rStyle w:val="af5"/>
        </w:rPr>
        <w:annotationRef/>
      </w:r>
      <w:r>
        <w:t xml:space="preserve">Need to be updated </w:t>
      </w:r>
    </w:p>
  </w:comment>
  <w:comment w:id="1930" w:author="Yu Zhang12718" w:date="2026-10-19T14:35:00Z" w:initials="YZ">
    <w:p w14:paraId="65758947" w14:textId="77777777" w:rsidR="00326A21" w:rsidRDefault="00326A21" w:rsidP="006B1CEF">
      <w:pPr>
        <w:pStyle w:val="af3"/>
      </w:pPr>
      <w:r>
        <w:rPr>
          <w:rStyle w:val="af5"/>
        </w:rPr>
        <w:annotationRef/>
      </w:r>
      <w:r w:rsidRPr="209DB5F6">
        <w:t>Updated</w:t>
      </w:r>
    </w:p>
  </w:comment>
  <w:comment w:id="1933" w:author="Novie Atakiwe" w:date="2026-10-19T14:29:00Z" w:initials="NA">
    <w:p w14:paraId="796DF25A" w14:textId="77777777" w:rsidR="00326A21" w:rsidRDefault="00326A21" w:rsidP="00601540">
      <w:pPr>
        <w:pStyle w:val="af3"/>
      </w:pPr>
      <w:r>
        <w:rPr>
          <w:rStyle w:val="af5"/>
        </w:rPr>
        <w:annotationRef/>
      </w:r>
      <w:r>
        <w:t xml:space="preserve">Need to be updated </w:t>
      </w:r>
    </w:p>
  </w:comment>
  <w:comment w:id="1932" w:author="Yu Zhang12718" w:date="2026-10-19T14:35:00Z" w:initials="YZ">
    <w:p w14:paraId="09F76A46" w14:textId="77777777" w:rsidR="00326A21" w:rsidRDefault="00326A21" w:rsidP="00601540">
      <w:pPr>
        <w:pStyle w:val="af3"/>
      </w:pPr>
      <w:r>
        <w:rPr>
          <w:rStyle w:val="af5"/>
        </w:rPr>
        <w:annotationRef/>
      </w:r>
      <w:r w:rsidRPr="209DB5F6">
        <w:t>Updated</w:t>
      </w:r>
    </w:p>
  </w:comment>
  <w:comment w:id="1935" w:author="Novie Atakiwe" w:date="2026-10-19T14:29:00Z" w:initials="NA">
    <w:p w14:paraId="523C8EE7" w14:textId="77777777" w:rsidR="00326A21" w:rsidRDefault="00326A21" w:rsidP="00601540">
      <w:pPr>
        <w:pStyle w:val="af3"/>
      </w:pPr>
      <w:r>
        <w:rPr>
          <w:rStyle w:val="af5"/>
        </w:rPr>
        <w:annotationRef/>
      </w:r>
      <w:r>
        <w:t xml:space="preserve">Need to be updated </w:t>
      </w:r>
    </w:p>
  </w:comment>
  <w:comment w:id="1934" w:author="Yu Zhang12718" w:date="2026-10-19T14:35:00Z" w:initials="YZ">
    <w:p w14:paraId="78431D30" w14:textId="77777777" w:rsidR="00326A21" w:rsidRDefault="00326A21" w:rsidP="00601540">
      <w:pPr>
        <w:pStyle w:val="af3"/>
      </w:pPr>
      <w:r>
        <w:rPr>
          <w:rStyle w:val="af5"/>
        </w:rPr>
        <w:annotationRef/>
      </w:r>
      <w:r w:rsidRPr="209DB5F6">
        <w:t>Updated</w:t>
      </w:r>
    </w:p>
  </w:comment>
  <w:comment w:id="1951" w:author="Novie Atakiwe" w:date="2026-10-19T14:29:00Z" w:initials="NA">
    <w:p w14:paraId="2CBBC657" w14:textId="77777777" w:rsidR="00326A21" w:rsidRDefault="00326A21" w:rsidP="006B1CEF">
      <w:pPr>
        <w:pStyle w:val="af3"/>
      </w:pPr>
      <w:r>
        <w:rPr>
          <w:rStyle w:val="af5"/>
        </w:rPr>
        <w:annotationRef/>
      </w:r>
      <w:r>
        <w:t xml:space="preserve">Need to be updated </w:t>
      </w:r>
    </w:p>
  </w:comment>
  <w:comment w:id="1950" w:author="Yu Zhang12718" w:date="2026-10-19T14:35:00Z" w:initials="YZ">
    <w:p w14:paraId="3AB4B4AC" w14:textId="77777777" w:rsidR="00326A21" w:rsidRDefault="00326A21" w:rsidP="006B1CEF">
      <w:pPr>
        <w:pStyle w:val="af3"/>
      </w:pPr>
      <w:r>
        <w:rPr>
          <w:rStyle w:val="af5"/>
        </w:rPr>
        <w:annotationRef/>
      </w:r>
      <w:r w:rsidRPr="209DB5F6">
        <w:t>Updated</w:t>
      </w:r>
    </w:p>
  </w:comment>
  <w:comment w:id="1957" w:author="Novie Atakiwe" w:date="2026-10-19T14:29:00Z" w:initials="NA">
    <w:p w14:paraId="5BE49A71" w14:textId="77777777" w:rsidR="00326A21" w:rsidRDefault="00326A21" w:rsidP="006B1CEF">
      <w:pPr>
        <w:pStyle w:val="af3"/>
      </w:pPr>
      <w:r>
        <w:rPr>
          <w:rStyle w:val="af5"/>
        </w:rPr>
        <w:annotationRef/>
      </w:r>
      <w:r>
        <w:t xml:space="preserve">Need to be updated </w:t>
      </w:r>
    </w:p>
  </w:comment>
  <w:comment w:id="1956" w:author="Yu Zhang12718" w:date="2026-10-19T14:35:00Z" w:initials="YZ">
    <w:p w14:paraId="6C05BA4A" w14:textId="77777777" w:rsidR="00326A21" w:rsidRDefault="00326A21" w:rsidP="006B1CEF">
      <w:pPr>
        <w:pStyle w:val="af3"/>
      </w:pPr>
      <w:r>
        <w:rPr>
          <w:rStyle w:val="af5"/>
        </w:rPr>
        <w:annotationRef/>
      </w:r>
      <w:r w:rsidRPr="209DB5F6">
        <w:t>Updated</w:t>
      </w:r>
    </w:p>
  </w:comment>
  <w:comment w:id="1968" w:author="Yu Lin Zhao" w:date="2026-08-02T14:29:00Z" w:initials="YZ">
    <w:p w14:paraId="58D290B7" w14:textId="77777777" w:rsidR="00326A21" w:rsidRDefault="00326A21"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1969" w:author="Xuning Wei12232" w:date="2026-08-04T13:37:00Z" w:initials="XW">
    <w:p w14:paraId="2106A65B" w14:textId="77777777" w:rsidR="00326A21" w:rsidRDefault="00326A21">
      <w:pPr>
        <w:pStyle w:val="CommentText10"/>
      </w:pPr>
      <w:r>
        <w:rPr>
          <w:rStyle w:val="CommentReference10"/>
        </w:rPr>
        <w:annotationRef/>
      </w:r>
      <w:r>
        <w:t>Has been updated. Thank you.</w:t>
      </w:r>
    </w:p>
  </w:comment>
  <w:comment w:id="1976" w:author="Novie Atakiwe" w:date="2026-10-19T14:29:00Z" w:initials="NA">
    <w:p w14:paraId="4A1144E6" w14:textId="77777777" w:rsidR="00326A21" w:rsidRDefault="00326A21" w:rsidP="000D0E9D">
      <w:pPr>
        <w:pStyle w:val="af3"/>
      </w:pPr>
      <w:r>
        <w:rPr>
          <w:rStyle w:val="af5"/>
        </w:rPr>
        <w:annotationRef/>
      </w:r>
      <w:r>
        <w:t>Is this completed?</w:t>
      </w:r>
    </w:p>
  </w:comment>
  <w:comment w:id="1977" w:author="Yu Zhang12718" w:date="2026-10-19T14:35:00Z" w:initials="YZ">
    <w:p w14:paraId="138CF74F" w14:textId="77777777" w:rsidR="00326A21" w:rsidRDefault="00326A21" w:rsidP="000D0E9D">
      <w:pPr>
        <w:pStyle w:val="af3"/>
      </w:pPr>
      <w:r>
        <w:rPr>
          <w:rStyle w:val="af5"/>
        </w:rPr>
        <w:annotationRef/>
      </w:r>
      <w:r w:rsidRPr="640C4BF7">
        <w:t>Completed</w:t>
      </w:r>
    </w:p>
  </w:comment>
  <w:comment w:id="1978" w:author="Sonia Quinn - Network" w:date="2026-10-12T15:15:00Z" w:initials="SN">
    <w:p w14:paraId="3F404892" w14:textId="77777777" w:rsidR="00326A21" w:rsidRPr="00A62E80" w:rsidRDefault="00326A21">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02CDC83" w14:textId="77777777" w:rsidR="00326A21" w:rsidRPr="00A62E80" w:rsidRDefault="00326A21">
      <w:pPr>
        <w:pStyle w:val="af3"/>
      </w:pPr>
    </w:p>
    <w:p w14:paraId="74144E66" w14:textId="77777777" w:rsidR="00326A21" w:rsidRDefault="00326A21">
      <w:pPr>
        <w:pStyle w:val="af3"/>
      </w:pPr>
      <w:r w:rsidRPr="00A62E80">
        <w:t>Would expect a Cleaning Validation section in the main gap/risk assessment section as CV is a key element of the overall manufacturing control strategy.</w:t>
      </w:r>
    </w:p>
  </w:comment>
  <w:comment w:id="1979" w:author="Jie Wang5909" w:date="2026-10-13T14:09:00Z" w:initials="JW">
    <w:p w14:paraId="4A10A3D4" w14:textId="77777777" w:rsidR="00326A21" w:rsidRDefault="00326A21">
      <w:pPr>
        <w:pStyle w:val="af3"/>
      </w:pPr>
      <w:r>
        <w:rPr>
          <w:rStyle w:val="af5"/>
        </w:rPr>
        <w:annotationRef/>
      </w:r>
      <w:r>
        <w:rPr>
          <w:rFonts w:hint="eastAsia"/>
        </w:rPr>
        <w:t>O</w:t>
      </w:r>
      <w:r>
        <w:t xml:space="preserve">K, the cleaning validation gap assessment has been added in section 3.5. </w:t>
      </w:r>
    </w:p>
  </w:comment>
  <w:comment w:id="1980" w:author="Sonia Quinn - Network" w:date="2026-10-12T15:15:00Z" w:initials="SN">
    <w:p w14:paraId="6067920F" w14:textId="77777777" w:rsidR="00A60004" w:rsidRPr="00A62E80" w:rsidRDefault="00A60004">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005B2517" w14:textId="77777777" w:rsidR="00A60004" w:rsidRPr="00A62E80" w:rsidRDefault="00A60004">
      <w:pPr>
        <w:pStyle w:val="af3"/>
      </w:pPr>
    </w:p>
    <w:p w14:paraId="43AA9C73" w14:textId="77777777" w:rsidR="00A60004" w:rsidRDefault="00A60004">
      <w:pPr>
        <w:pStyle w:val="af3"/>
      </w:pPr>
      <w:r w:rsidRPr="00A62E80">
        <w:t>Would expect a Cleaning Validation section in the main gap/risk assessment section as CV is a key element of the overall manufacturing control strategy.</w:t>
      </w:r>
    </w:p>
  </w:comment>
  <w:comment w:id="1981" w:author="Jie Wang5909" w:date="2026-10-13T14:09:00Z" w:initials="JW">
    <w:p w14:paraId="0340D15B" w14:textId="77777777" w:rsidR="00A60004" w:rsidRDefault="00A60004">
      <w:pPr>
        <w:pStyle w:val="af3"/>
      </w:pPr>
      <w:r>
        <w:rPr>
          <w:rStyle w:val="af5"/>
        </w:rPr>
        <w:annotationRef/>
      </w:r>
      <w:r>
        <w:rPr>
          <w:rFonts w:hint="eastAsia"/>
        </w:rPr>
        <w:t>O</w:t>
      </w:r>
      <w:r>
        <w:t xml:space="preserve">K, the cleaning validation gap assessment has been added in section 3.5. </w:t>
      </w:r>
    </w:p>
  </w:comment>
  <w:comment w:id="1995" w:author="Novie Atakiwe" w:date="2026-10-19T14:29:00Z" w:initials="NA">
    <w:p w14:paraId="659166C4" w14:textId="77777777" w:rsidR="00326A21" w:rsidRDefault="00326A21" w:rsidP="006B1CEF">
      <w:pPr>
        <w:pStyle w:val="af3"/>
      </w:pPr>
      <w:r>
        <w:rPr>
          <w:rStyle w:val="af5"/>
        </w:rPr>
        <w:annotationRef/>
      </w:r>
      <w:r>
        <w:t xml:space="preserve">Need to be updated </w:t>
      </w:r>
    </w:p>
  </w:comment>
  <w:comment w:id="1994" w:author="Yu Zhang12718" w:date="2026-10-19T14:35:00Z" w:initials="YZ">
    <w:p w14:paraId="16205B6D" w14:textId="77777777" w:rsidR="00326A21" w:rsidRDefault="00326A21" w:rsidP="006B1CEF">
      <w:pPr>
        <w:pStyle w:val="af3"/>
      </w:pPr>
      <w:r>
        <w:rPr>
          <w:rStyle w:val="af5"/>
        </w:rPr>
        <w:annotationRef/>
      </w:r>
      <w:r w:rsidRPr="209DB5F6">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5D27C5" w15:done="0"/>
  <w15:commentEx w15:paraId="7E609887" w15:paraIdParent="5C5D27C5" w15:done="0"/>
  <w15:commentEx w15:paraId="55C9729B" w15:done="1"/>
  <w15:commentEx w15:paraId="2C3E8DCF" w15:paraIdParent="55C9729B" w15:done="1"/>
  <w15:commentEx w15:paraId="32F8B019" w15:done="1"/>
  <w15:commentEx w15:paraId="098886AD" w15:paraIdParent="32F8B019" w15:done="1"/>
  <w15:commentEx w15:paraId="370875F2" w15:done="1"/>
  <w15:commentEx w15:paraId="5AA18713" w15:paraIdParent="370875F2" w15:done="1"/>
  <w15:commentEx w15:paraId="7F12208B" w15:done="1"/>
  <w15:commentEx w15:paraId="36732A03" w15:paraIdParent="7F12208B" w15:done="1"/>
  <w15:commentEx w15:paraId="1761064E" w15:done="1"/>
  <w15:commentEx w15:paraId="003B9F4E" w15:paraIdParent="1761064E" w15:done="1"/>
  <w15:commentEx w15:paraId="36328BFE" w15:done="1"/>
  <w15:commentEx w15:paraId="4C316464" w15:paraIdParent="36328BFE" w15:done="1"/>
  <w15:commentEx w15:paraId="1DE5375B" w15:paraIdParent="36328BFE" w15:done="1"/>
  <w15:commentEx w15:paraId="7D896E87" w15:paraIdParent="36328BFE" w15:done="1"/>
  <w15:commentEx w15:paraId="0016A467" w15:done="1"/>
  <w15:commentEx w15:paraId="7FADABCD" w15:paraIdParent="0016A467" w15:done="1"/>
  <w15:commentEx w15:paraId="416B5098" w15:done="0"/>
  <w15:commentEx w15:paraId="7D50C657" w15:paraIdParent="416B5098" w15:done="0"/>
  <w15:commentEx w15:paraId="2CC1009B" w15:done="1"/>
  <w15:commentEx w15:paraId="03430ED9" w15:paraIdParent="2CC1009B" w15:done="1"/>
  <w15:commentEx w15:paraId="69395142" w15:done="1"/>
  <w15:commentEx w15:paraId="76B78F0C" w15:paraIdParent="69395142" w15:done="1"/>
  <w15:commentEx w15:paraId="4A09FDEA" w15:done="1"/>
  <w15:commentEx w15:paraId="3CB62FEF" w15:paraIdParent="4A09FDEA" w15:done="1"/>
  <w15:commentEx w15:paraId="64B01E2E" w15:done="1"/>
  <w15:commentEx w15:paraId="3160883B" w15:paraIdParent="64B01E2E" w15:done="1"/>
  <w15:commentEx w15:paraId="50C89C53" w15:done="1"/>
  <w15:commentEx w15:paraId="2D5AFBCE" w15:paraIdParent="50C89C53" w15:done="1"/>
  <w15:commentEx w15:paraId="11E855B2" w15:paraIdParent="50C89C53" w15:done="1"/>
  <w15:commentEx w15:paraId="0F65BE99" w15:paraIdParent="50C89C53" w15:done="1"/>
  <w15:commentEx w15:paraId="4B9B8E84" w15:done="1"/>
  <w15:commentEx w15:paraId="7C4C7674" w15:paraIdParent="4B9B8E84" w15:done="1"/>
  <w15:commentEx w15:paraId="7405190F" w15:done="1"/>
  <w15:commentEx w15:paraId="029F3EDA" w15:paraIdParent="7405190F" w15:done="1"/>
  <w15:commentEx w15:paraId="3093FCD4" w15:done="1"/>
  <w15:commentEx w15:paraId="76F98EC6" w15:paraIdParent="3093FCD4" w15:done="1"/>
  <w15:commentEx w15:paraId="66BAD915" w15:done="1"/>
  <w15:commentEx w15:paraId="45906FA9" w15:paraIdParent="66BAD915" w15:done="1"/>
  <w15:commentEx w15:paraId="60D171F4" w15:done="1"/>
  <w15:commentEx w15:paraId="4825DEE7" w15:paraIdParent="60D171F4" w15:done="1"/>
  <w15:commentEx w15:paraId="5D3400BE" w15:done="1"/>
  <w15:commentEx w15:paraId="41D2B071" w15:paraIdParent="5D3400BE" w15:done="1"/>
  <w15:commentEx w15:paraId="64082453" w15:done="1"/>
  <w15:commentEx w15:paraId="3F16BDE0" w15:paraIdParent="64082453" w15:done="1"/>
  <w15:commentEx w15:paraId="3E549C69" w15:done="1"/>
  <w15:commentEx w15:paraId="3F3A12D6" w15:paraIdParent="3E549C69" w15:done="1"/>
  <w15:commentEx w15:paraId="42835986" w15:paraIdParent="3E549C69" w15:done="1"/>
  <w15:commentEx w15:paraId="2D54A6F7" w15:done="1"/>
  <w15:commentEx w15:paraId="23EF8CE9" w15:paraIdParent="2D54A6F7" w15:done="1"/>
  <w15:commentEx w15:paraId="14897849" w15:done="1"/>
  <w15:commentEx w15:paraId="469EDF74" w15:paraIdParent="14897849" w15:done="1"/>
  <w15:commentEx w15:paraId="0672B96A" w15:done="0"/>
  <w15:commentEx w15:paraId="39DBC6EF" w15:paraIdParent="0672B96A" w15:done="0"/>
  <w15:commentEx w15:paraId="416CC8AE" w15:done="0"/>
  <w15:commentEx w15:paraId="0CDEB076" w15:paraIdParent="416CC8AE" w15:done="0"/>
  <w15:commentEx w15:paraId="7A219F76" w15:done="0"/>
  <w15:commentEx w15:paraId="44B3B18A" w15:paraIdParent="7A219F76" w15:done="0"/>
  <w15:commentEx w15:paraId="123BBF2A" w15:done="0"/>
  <w15:commentEx w15:paraId="59CB16BD" w15:paraIdParent="123BBF2A" w15:done="0"/>
  <w15:commentEx w15:paraId="15E6D4B5" w15:done="1"/>
  <w15:commentEx w15:paraId="1645BCDB" w15:paraIdParent="15E6D4B5" w15:done="1"/>
  <w15:commentEx w15:paraId="56982A98" w15:done="1"/>
  <w15:commentEx w15:paraId="79556B9E" w15:paraIdParent="56982A98" w15:done="1"/>
  <w15:commentEx w15:paraId="5A4FE0B3" w15:done="1"/>
  <w15:commentEx w15:paraId="3C4937DC" w15:paraIdParent="5A4FE0B3" w15:done="1"/>
  <w15:commentEx w15:paraId="3CDC88E6" w15:done="1"/>
  <w15:commentEx w15:paraId="1996ED29" w15:paraIdParent="3CDC88E6" w15:done="1"/>
  <w15:commentEx w15:paraId="76BC7CCA" w15:done="0"/>
  <w15:commentEx w15:paraId="1C2AE825" w15:paraIdParent="76BC7CCA" w15:done="0"/>
  <w15:commentEx w15:paraId="49DFDC31" w15:paraIdParent="76BC7CCA" w15:done="0"/>
  <w15:commentEx w15:paraId="41BA9CDD" w15:done="0"/>
  <w15:commentEx w15:paraId="2627B869" w15:paraIdParent="41BA9CDD" w15:done="0"/>
  <w15:commentEx w15:paraId="1D8AD9FF" w15:done="0"/>
  <w15:commentEx w15:paraId="23FED548" w15:paraIdParent="1D8AD9FF" w15:done="0"/>
  <w15:commentEx w15:paraId="2059C058" w15:done="1"/>
  <w15:commentEx w15:paraId="19704D80" w15:paraIdParent="2059C058" w15:done="1"/>
  <w15:commentEx w15:paraId="5E683BF6" w15:done="1"/>
  <w15:commentEx w15:paraId="31CB2CD6" w15:paraIdParent="5E683BF6" w15:done="1"/>
  <w15:commentEx w15:paraId="6B202BD7" w15:done="1"/>
  <w15:commentEx w15:paraId="2C7021F8" w15:paraIdParent="6B202BD7" w15:done="1"/>
  <w15:commentEx w15:paraId="32850458" w15:done="1"/>
  <w15:commentEx w15:paraId="5C71B404" w15:paraIdParent="32850458" w15:done="1"/>
  <w15:commentEx w15:paraId="53E16326" w15:done="1"/>
  <w15:commentEx w15:paraId="2577BEBD" w15:paraIdParent="53E16326" w15:done="1"/>
  <w15:commentEx w15:paraId="5F4666B3" w15:done="1"/>
  <w15:commentEx w15:paraId="034AA799" w15:paraIdParent="5F4666B3" w15:done="1"/>
  <w15:commentEx w15:paraId="2CDD4819" w15:done="0"/>
  <w15:commentEx w15:paraId="346BA4D1" w15:paraIdParent="2CDD4819" w15:done="0"/>
  <w15:commentEx w15:paraId="2503291A" w15:done="1"/>
  <w15:commentEx w15:paraId="054C80B3" w15:paraIdParent="2503291A" w15:done="1"/>
  <w15:commentEx w15:paraId="6F943C6F" w15:done="1"/>
  <w15:commentEx w15:paraId="24DF5787" w15:paraIdParent="6F943C6F" w15:done="1"/>
  <w15:commentEx w15:paraId="272D8A6B" w15:paraIdParent="6F943C6F" w15:done="1"/>
  <w15:commentEx w15:paraId="7C4F6478" w15:done="1"/>
  <w15:commentEx w15:paraId="0CCE587E" w15:paraIdParent="7C4F6478" w15:done="1"/>
  <w15:commentEx w15:paraId="632587DA" w15:done="1"/>
  <w15:commentEx w15:paraId="31D9AB3C" w15:paraIdParent="632587DA" w15:done="1"/>
  <w15:commentEx w15:paraId="761FEECD" w15:done="1"/>
  <w15:commentEx w15:paraId="42191A5F" w15:paraIdParent="761FEECD" w15:done="1"/>
  <w15:commentEx w15:paraId="092288DE" w15:done="1"/>
  <w15:commentEx w15:paraId="0CE972A3" w15:paraIdParent="092288DE" w15:done="1"/>
  <w15:commentEx w15:paraId="4642C144" w15:done="1"/>
  <w15:commentEx w15:paraId="07295725" w15:paraIdParent="4642C144" w15:done="1"/>
  <w15:commentEx w15:paraId="60682B7E" w15:done="0"/>
  <w15:commentEx w15:paraId="6902C860" w15:paraIdParent="60682B7E" w15:done="0"/>
  <w15:commentEx w15:paraId="1D2DBB88" w15:paraIdParent="60682B7E" w15:done="0"/>
  <w15:commentEx w15:paraId="4719F3D9" w15:paraIdParent="60682B7E" w15:done="0"/>
  <w15:commentEx w15:paraId="7AE13B4D" w15:done="1"/>
  <w15:commentEx w15:paraId="52632480" w15:paraIdParent="7AE13B4D" w15:done="1"/>
  <w15:commentEx w15:paraId="69CDF67E" w15:done="1"/>
  <w15:commentEx w15:paraId="6E131A96" w15:paraIdParent="69CDF67E" w15:done="1"/>
  <w15:commentEx w15:paraId="4FBF0917" w15:done="0"/>
  <w15:commentEx w15:paraId="4CA74EB0" w15:paraIdParent="4FBF0917" w15:done="0"/>
  <w15:commentEx w15:paraId="2611EB8E" w15:done="0"/>
  <w15:commentEx w15:paraId="7A4CEF8A" w15:paraIdParent="2611EB8E" w15:done="0"/>
  <w15:commentEx w15:paraId="6872EBEB" w15:paraIdParent="2611EB8E" w15:done="0"/>
  <w15:commentEx w15:paraId="65DAD44B" w15:done="0"/>
  <w15:commentEx w15:paraId="46DA56F9" w15:paraIdParent="65DAD44B" w15:done="0"/>
  <w15:commentEx w15:paraId="22B88E53" w15:paraIdParent="65DAD44B" w15:done="0"/>
  <w15:commentEx w15:paraId="4EA41941" w15:done="1"/>
  <w15:commentEx w15:paraId="758CE29D" w15:paraIdParent="4EA41941" w15:done="1"/>
  <w15:commentEx w15:paraId="663D8524" w15:paraIdParent="4EA41941" w15:done="1"/>
  <w15:commentEx w15:paraId="26CA99E6" w15:done="1"/>
  <w15:commentEx w15:paraId="2ED1D485" w15:paraIdParent="26CA99E6" w15:done="1"/>
  <w15:commentEx w15:paraId="3F3DA59B" w15:done="1"/>
  <w15:commentEx w15:paraId="4B32544A" w15:paraIdParent="3F3DA59B" w15:done="1"/>
  <w15:commentEx w15:paraId="74DA344B" w15:done="1"/>
  <w15:commentEx w15:paraId="12A72C2A" w15:paraIdParent="74DA344B" w15:done="1"/>
  <w15:commentEx w15:paraId="7692A88D" w15:done="1"/>
  <w15:commentEx w15:paraId="04FD4D27" w15:paraIdParent="7692A88D" w15:done="1"/>
  <w15:commentEx w15:paraId="76283F55" w15:done="1"/>
  <w15:commentEx w15:paraId="01128CD4" w15:paraIdParent="76283F55" w15:done="1"/>
  <w15:commentEx w15:paraId="3FB158B0" w15:paraIdParent="76283F55" w15:done="1"/>
  <w15:commentEx w15:paraId="65412E64" w15:done="1"/>
  <w15:commentEx w15:paraId="109D90BE" w15:paraIdParent="65412E64" w15:done="1"/>
  <w15:commentEx w15:paraId="19720671" w15:done="1"/>
  <w15:commentEx w15:paraId="466DECC6" w15:paraIdParent="19720671" w15:done="1"/>
  <w15:commentEx w15:paraId="61E4FD3B" w15:done="1"/>
  <w15:commentEx w15:paraId="28D3B46D" w15:paraIdParent="61E4FD3B" w15:done="1"/>
  <w15:commentEx w15:paraId="5DD15F62" w15:done="1"/>
  <w15:commentEx w15:paraId="44451B0D" w15:paraIdParent="5DD15F62" w15:done="1"/>
  <w15:commentEx w15:paraId="5902D46F" w15:done="1"/>
  <w15:commentEx w15:paraId="5C9C7945" w15:paraIdParent="5902D46F" w15:done="1"/>
  <w15:commentEx w15:paraId="49DC4AE0" w15:done="1"/>
  <w15:commentEx w15:paraId="233147BF" w15:paraIdParent="49DC4AE0" w15:done="1"/>
  <w15:commentEx w15:paraId="2B60395B" w15:done="1"/>
  <w15:commentEx w15:paraId="258528C2" w15:paraIdParent="2B60395B" w15:done="1"/>
  <w15:commentEx w15:paraId="177E269B" w15:done="1"/>
  <w15:commentEx w15:paraId="5D9BB81D" w15:paraIdParent="177E269B" w15:done="1"/>
  <w15:commentEx w15:paraId="362EDF97" w15:done="1"/>
  <w15:commentEx w15:paraId="3F446C03" w15:paraIdParent="362EDF97" w15:done="1"/>
  <w15:commentEx w15:paraId="3B8026F8" w15:done="1"/>
  <w15:commentEx w15:paraId="3E63BFBA" w15:paraIdParent="3B8026F8" w15:done="1"/>
  <w15:commentEx w15:paraId="648697A2" w15:done="1"/>
  <w15:commentEx w15:paraId="1A74074F" w15:paraIdParent="648697A2" w15:done="1"/>
  <w15:commentEx w15:paraId="3E3884E8" w15:done="1"/>
  <w15:commentEx w15:paraId="194F998A" w15:paraIdParent="3E3884E8" w15:done="1"/>
  <w15:commentEx w15:paraId="0F4C4A56" w15:done="1"/>
  <w15:commentEx w15:paraId="7580E62C" w15:paraIdParent="0F4C4A56" w15:done="1"/>
  <w15:commentEx w15:paraId="1A0F48A9" w15:done="1"/>
  <w15:commentEx w15:paraId="66D3D024" w15:paraIdParent="1A0F48A9" w15:done="1"/>
  <w15:commentEx w15:paraId="0A8F7026" w15:done="1"/>
  <w15:commentEx w15:paraId="0E4297AB" w15:paraIdParent="0A8F7026" w15:done="1"/>
  <w15:commentEx w15:paraId="2354F6EA" w15:done="1"/>
  <w15:commentEx w15:paraId="28631C90" w15:paraIdParent="2354F6EA" w15:done="1"/>
  <w15:commentEx w15:paraId="05AE646F" w15:done="1"/>
  <w15:commentEx w15:paraId="49287F3B" w15:paraIdParent="05AE646F" w15:done="1"/>
  <w15:commentEx w15:paraId="5C745B60" w15:done="0"/>
  <w15:commentEx w15:paraId="533631C0" w15:paraIdParent="5C745B60" w15:done="0"/>
  <w15:commentEx w15:paraId="26F2A071" w15:done="0"/>
  <w15:commentEx w15:paraId="0B3B711C" w15:paraIdParent="26F2A071" w15:done="0"/>
  <w15:commentEx w15:paraId="5DE001BE" w15:done="0"/>
  <w15:commentEx w15:paraId="257F90B1" w15:paraIdParent="5DE001BE" w15:done="0"/>
  <w15:commentEx w15:paraId="525D19F2" w15:paraIdParent="5DE001BE" w15:done="0"/>
  <w15:commentEx w15:paraId="042E4762" w15:paraIdParent="5DE001BE" w15:done="0"/>
  <w15:commentEx w15:paraId="67BF2FF0" w15:done="0"/>
  <w15:commentEx w15:paraId="1BEC09B2" w15:paraIdParent="67BF2FF0" w15:done="0"/>
  <w15:commentEx w15:paraId="0FA9F7A9" w15:done="0"/>
  <w15:commentEx w15:paraId="7872B0B6" w15:paraIdParent="0FA9F7A9" w15:done="0"/>
  <w15:commentEx w15:paraId="0E68982E" w15:done="1"/>
  <w15:commentEx w15:paraId="638B548A" w15:paraIdParent="0E68982E" w15:done="1"/>
  <w15:commentEx w15:paraId="3826778E" w15:paraIdParent="0E68982E" w15:done="1"/>
  <w15:commentEx w15:paraId="78143C20" w15:paraIdParent="0E68982E" w15:done="1"/>
  <w15:commentEx w15:paraId="4E67ED78" w15:done="1"/>
  <w15:commentEx w15:paraId="040E05E4" w15:paraIdParent="4E67ED78" w15:done="1"/>
  <w15:commentEx w15:paraId="36B3DCBC" w15:done="1"/>
  <w15:commentEx w15:paraId="2D27D9C9" w15:paraIdParent="36B3DCBC" w15:done="1"/>
  <w15:commentEx w15:paraId="6CDAC46A" w15:paraIdParent="36B3DCBC" w15:done="1"/>
  <w15:commentEx w15:paraId="7852EB34" w15:done="1"/>
  <w15:commentEx w15:paraId="2016230D" w15:paraIdParent="7852EB34" w15:done="1"/>
  <w15:commentEx w15:paraId="0C4B78A0" w15:done="1"/>
  <w15:commentEx w15:paraId="465F4FDE" w15:paraIdParent="0C4B78A0" w15:done="1"/>
  <w15:commentEx w15:paraId="5187C4E6" w15:paraIdParent="0C4B78A0" w15:done="1"/>
  <w15:commentEx w15:paraId="60998FCF" w15:paraIdParent="0C4B78A0" w15:done="1"/>
  <w15:commentEx w15:paraId="7E7473B9" w15:done="1"/>
  <w15:commentEx w15:paraId="548882BB" w15:paraIdParent="7E7473B9" w15:done="1"/>
  <w15:commentEx w15:paraId="756EB848" w15:done="1"/>
  <w15:commentEx w15:paraId="33A0952C" w15:paraIdParent="756EB848" w15:done="1"/>
  <w15:commentEx w15:paraId="7374DE00" w15:done="1"/>
  <w15:commentEx w15:paraId="65758947" w15:paraIdParent="7374DE00" w15:done="1"/>
  <w15:commentEx w15:paraId="796DF25A" w15:done="1"/>
  <w15:commentEx w15:paraId="09F76A46" w15:paraIdParent="796DF25A" w15:done="1"/>
  <w15:commentEx w15:paraId="523C8EE7" w15:done="1"/>
  <w15:commentEx w15:paraId="78431D30" w15:paraIdParent="523C8EE7" w15:done="1"/>
  <w15:commentEx w15:paraId="2CBBC657" w15:done="1"/>
  <w15:commentEx w15:paraId="3AB4B4AC" w15:paraIdParent="2CBBC657" w15:done="1"/>
  <w15:commentEx w15:paraId="5BE49A71" w15:done="1"/>
  <w15:commentEx w15:paraId="6C05BA4A" w15:paraIdParent="5BE49A71" w15:done="1"/>
  <w15:commentEx w15:paraId="58D290B7" w15:done="1"/>
  <w15:commentEx w15:paraId="2106A65B" w15:paraIdParent="58D290B7" w15:done="1"/>
  <w15:commentEx w15:paraId="4A1144E6" w15:done="1"/>
  <w15:commentEx w15:paraId="138CF74F" w15:paraIdParent="4A1144E6" w15:done="1"/>
  <w15:commentEx w15:paraId="74144E66" w15:done="1"/>
  <w15:commentEx w15:paraId="4A10A3D4" w15:paraIdParent="74144E66" w15:done="1"/>
  <w15:commentEx w15:paraId="43AA9C73" w15:done="1"/>
  <w15:commentEx w15:paraId="0340D15B" w15:paraIdParent="43AA9C73" w15:done="1"/>
  <w15:commentEx w15:paraId="659166C4" w15:done="1"/>
  <w15:commentEx w15:paraId="16205B6D" w15:paraIdParent="659166C4"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DE6460" w16cex:dateUtc="2026-08-13T14:45:00Z"/>
  <w16cex:commentExtensible w16cex:durableId="0958D4FC" w16cex:dateUtc="2026-08-07T10:51:00Z"/>
  <w16cex:commentExtensible w16cex:durableId="09AAB216" w16cex:dateUtc="2026-08-31T08:42:00Z"/>
  <w16cex:commentExtensible w16cex:durableId="1093EC22" w16cex:dateUtc="2026-08-31T08:44:00Z"/>
  <w16cex:commentExtensible w16cex:durableId="52A73FF3" w16cex:dateUtc="2026-08-07T10:48:00Z"/>
  <w16cex:commentExtensible w16cex:durableId="08111508" w16cex:dateUtc="2026-08-31T09:33:00Z"/>
  <w16cex:commentExtensible w16cex:durableId="799A5246" w16cex:dateUtc="2026-08-07T10:52:00Z"/>
  <w16cex:commentExtensible w16cex:durableId="315B3025" w16cex:dateUtc="2026-08-07T10:53:00Z"/>
  <w16cex:commentExtensible w16cex:durableId="49E39DCC" w16cex:dateUtc="2026-08-21T14:42:00Z"/>
  <w16cex:commentExtensible w16cex:durableId="40FB5137" w16cex:dateUtc="2026-08-07T10:54:00Z"/>
  <w16cex:commentExtensible w16cex:durableId="132776BF" w16cex:dateUtc="2026-08-07T10:55:00Z"/>
  <w16cex:commentExtensible w16cex:durableId="37546937" w16cex:dateUtc="2026-07-30T15:38:00Z"/>
  <w16cex:commentExtensible w16cex:durableId="5767E02C" w16cex:dateUtc="2026-08-01T09:51:00Z"/>
  <w16cex:commentExtensible w16cex:durableId="4F286A0D" w16cex:dateUtc="2026-08-26T09:49:00Z"/>
  <w16cex:commentExtensible w16cex:durableId="674690D8" w16cex:dateUtc="2026-08-26T09:50:00Z"/>
  <w16cex:commentExtensible w16cex:durableId="561FFF34" w16cex:dateUtc="2026-08-21T14:45:00Z"/>
  <w16cex:commentExtensible w16cex:durableId="403E5743" w16cex:dateUtc="2026-08-26T09:45:00Z"/>
  <w16cex:commentExtensible w16cex:durableId="3B2E34B8" w16cex:dateUtc="2026-08-26T09:45:00Z"/>
  <w16cex:commentExtensible w16cex:durableId="7E03BD8D" w16cex:dateUtc="2026-08-26T09:51:00Z"/>
  <w16cex:commentExtensible w16cex:durableId="784BDA9F" w16cex:dateUtc="2026-08-26T09:51:00Z"/>
  <w16cex:commentExtensible w16cex:durableId="65C40275" w16cex:dateUtc="2026-08-26T09:46:00Z"/>
  <w16cex:commentExtensible w16cex:durableId="074CEF8D" w16cex:dateUtc="2026-08-26T09:46:00Z"/>
  <w16cex:commentExtensible w16cex:durableId="3860F2D9" w16cex:dateUtc="2026-08-18T12:00:00Z"/>
  <w16cex:commentExtensible w16cex:durableId="088623A8" w16cex:dateUtc="2026-08-26T09:52:00Z"/>
  <w16cex:commentExtensible w16cex:durableId="5E49F287" w16cex:dateUtc="2026-08-26T09:46:00Z"/>
  <w16cex:commentExtensible w16cex:durableId="59EA7FC9" w16cex:dateUtc="2026-08-31T09:44:00Z"/>
  <w16cex:commentExtensible w16cex:durableId="499D17CD" w16cex:dateUtc="2026-08-31T09:44:00Z"/>
  <w16cex:commentExtensible w16cex:durableId="2022AD2F" w16cex:dateUtc="2026-08-31T09:45:00Z"/>
  <w16cex:commentExtensible w16cex:durableId="625266B8" w16cex:dateUtc="2026-08-31T09:45:00Z"/>
  <w16cex:commentExtensible w16cex:durableId="2CF000C1" w16cex:dateUtc="2026-08-07T11:04:00Z"/>
  <w16cex:commentExtensible w16cex:durableId="5EC98D2C" w16cex:dateUtc="2026-08-31T09:46:00Z"/>
  <w16cex:commentExtensible w16cex:durableId="6262775D" w16cex:dateUtc="2026-08-07T11:07:00Z"/>
  <w16cex:commentExtensible w16cex:durableId="76D861CD" w16cex:dateUtc="2026-08-26T09:52:00Z"/>
  <w16cex:commentExtensible w16cex:durableId="7DEF91BF" w16cex:dateUtc="2026-08-26T09:46:00Z"/>
  <w16cex:commentExtensible w16cex:durableId="318E2D86" w16cex:dateUtc="2026-08-27T09:19:00Z"/>
  <w16cex:commentExtensible w16cex:durableId="138B7CBA" w16cex:dateUtc="2026-08-27T12:12:00Z"/>
  <w16cex:commentExtensible w16cex:durableId="58C01F11" w16cex:dateUtc="2026-08-31T08:31:00Z"/>
  <w16cex:commentExtensible w16cex:durableId="05BF7B40" w16cex:dateUtc="2026-08-07T11:08:00Z"/>
  <w16cex:commentExtensible w16cex:durableId="5D7BAE49" w16cex:dateUtc="2026-08-18T13:28:00Z"/>
  <w16cex:commentExtensible w16cex:durableId="31A3849E" w16cex:dateUtc="2026-08-26T09:52:00Z"/>
  <w16cex:commentExtensible w16cex:durableId="4640885F" w16cex:dateUtc="2026-08-26T09:47:00Z"/>
  <w16cex:commentExtensible w16cex:durableId="65D36562" w16cex:dateUtc="2026-08-07T11:08:00Z"/>
  <w16cex:commentExtensible w16cex:durableId="60EABD91" w16cex:dateUtc="2026-08-31T09:52:00Z"/>
  <w16cex:commentExtensible w16cex:durableId="34BDF6F8" w16cex:dateUtc="2026-08-26T09:47:00Z"/>
  <w16cex:commentExtensible w16cex:durableId="24C16FC0" w16cex:dateUtc="2026-08-26T09:47:00Z"/>
  <w16cex:commentExtensible w16cex:durableId="28FB9534" w16cex:dateUtc="2026-08-26T09:47:00Z"/>
  <w16cex:commentExtensible w16cex:durableId="2E378F24" w16cex:dateUtc="2026-08-18T13:31:00Z"/>
  <w16cex:commentExtensible w16cex:durableId="292858DB" w16cex:dateUtc="2026-08-31T10:10:00Z"/>
  <w16cex:commentExtensible w16cex:durableId="29E1D5A2" w16cex:dateUtc="2026-08-18T13:29:00Z"/>
  <w16cex:commentExtensible w16cex:durableId="1564A200" w16cex:dateUtc="2026-08-02T02:54:00Z"/>
  <w16cex:commentExtensible w16cex:durableId="682539A9" w16cex:dateUtc="2026-07-30T17:44:00Z"/>
  <w16cex:commentExtensible w16cex:durableId="43EC3ABC" w16cex:dateUtc="2026-07-30T17:56:00Z"/>
  <w16cex:commentExtensible w16cex:durableId="6485D987" w16cex:dateUtc="2026-07-30T19:15:00Z"/>
  <w16cex:commentExtensible w16cex:durableId="28198965" w16cex:dateUtc="2026-07-30T19:18:00Z"/>
  <w16cex:commentExtensible w16cex:durableId="7BFD2407" w16cex:dateUtc="2026-08-01T03:20:00Z"/>
  <w16cex:commentExtensible w16cex:durableId="025DEF71" w16cex:dateUtc="2026-08-26T09:48:00Z"/>
  <w16cex:commentExtensible w16cex:durableId="4D29A60B" w16cex:dateUtc="2026-08-30T12:19:00Z"/>
  <w16cex:commentExtensible w16cex:durableId="63E62D9D" w16cex:dateUtc="2026-08-31T02:36:00Z"/>
  <w16cex:commentExtensible w16cex:durableId="767732F6" w16cex:dateUtc="2026-08-26T09:48:00Z"/>
  <w16cex:commentExtensible w16cex:durableId="13FCC3B4" w16cex:dateUtc="2026-08-30T12:19:00Z"/>
  <w16cex:commentExtensible w16cex:durableId="4FDAF718" w16cex:dateUtc="2026-08-31T02:37:00Z"/>
  <w16cex:commentExtensible w16cex:durableId="428FC711" w16cex:dateUtc="2026-07-30T18:45:00Z"/>
  <w16cex:commentExtensible w16cex:durableId="4106CC7C" w16cex:dateUtc="2026-08-18T11:48:00Z"/>
  <w16cex:commentExtensible w16cex:durableId="690C8AA3" w16cex:dateUtc="2026-08-27T08:58:00Z"/>
  <w16cex:commentExtensible w16cex:durableId="7D7EF4A1" w16cex:dateUtc="2026-08-28T14:33:00Z"/>
  <w16cex:commentExtensible w16cex:durableId="00F9C918" w16cex:dateUtc="2026-08-26T09:48:00Z"/>
  <w16cex:commentExtensible w16cex:durableId="20533375" w16cex:dateUtc="2026-08-26T09:48:00Z"/>
  <w16cex:commentExtensible w16cex:durableId="58975390" w16cex:dateUtc="2026-08-18T11:50:00Z"/>
  <w16cex:commentExtensible w16cex:durableId="07CF92F0" w16cex:dateUtc="2026-08-27T08:55:00Z"/>
  <w16cex:commentExtensible w16cex:durableId="3765CB78" w16cex:dateUtc="2026-08-28T14:36:00Z"/>
  <w16cex:commentExtensible w16cex:durableId="2CD9563D" w16cex:dateUtc="2026-08-27T08:55:00Z"/>
  <w16cex:commentExtensible w16cex:durableId="317F2CE2" w16cex:dateUtc="2026-08-30T10:56:00Z"/>
  <w16cex:commentExtensible w16cex:durableId="3704C4D1" w16cex:dateUtc="2026-08-27T08:56:00Z"/>
  <w16cex:commentExtensible w16cex:durableId="0D911B36" w16cex:dateUtc="2026-08-28T14:37:00Z"/>
  <w16cex:commentExtensible w16cex:durableId="17C1EE52" w16cex:dateUtc="2026-08-31T08:45:00Z"/>
  <w16cex:commentExtensible w16cex:durableId="37E39808" w16cex:dateUtc="2026-08-27T08:54:00Z"/>
  <w16cex:commentExtensible w16cex:durableId="5899771B" w16cex:dateUtc="2026-08-28T14:37:00Z"/>
  <w16cex:commentExtensible w16cex:durableId="3CA08994" w16cex:dateUtc="2026-08-27T08:54:00Z"/>
  <w16cex:commentExtensible w16cex:durableId="48F6DBB0" w16cex:dateUtc="2026-08-28T14:37:00Z"/>
  <w16cex:commentExtensible w16cex:durableId="238D495F" w16cex:dateUtc="2026-08-07T11:19:00Z"/>
  <w16cex:commentExtensible w16cex:durableId="5DE55095" w16cex:dateUtc="2026-08-21T14:49:00Z"/>
  <w16cex:commentExtensible w16cex:durableId="6A82E141" w16cex:dateUtc="2026-08-31T13:41:56.626Z"/>
  <w16cex:commentExtensible w16cex:durableId="1E3C59AC" w16cex:dateUtc="2026-08-31T12:53:17.372Z"/>
  <w16cex:commentExtensible w16cex:durableId="50439CE9" w16cex:dateUtc="2026-08-31T13:37:49.507Z"/>
  <w16cex:commentExtensible w16cex:durableId="598C1304" w16cex:dateUtc="2026-08-31T13:38:10.278Z"/>
  <w16cex:commentExtensible w16cex:durableId="4E017264" w16cex:dateUtc="2026-08-31T13:38:29.373Z"/>
  <w16cex:commentExtensible w16cex:durableId="6070FBF9" w16cex:dateUtc="2026-08-31T13:38:53.149Z"/>
  <w16cex:commentExtensible w16cex:durableId="7DB182A6" w16cex:dateUtc="2026-08-31T13:42:38.853Z"/>
</w16cex:commentsExtensible>
</file>

<file path=word/commentsIds.xml><?xml version="1.0" encoding="utf-8"?>
<w16cid:commentsIds xmlns:mc="http://schemas.openxmlformats.org/markup-compatibility/2006" xmlns:w16cid="http://schemas.microsoft.com/office/word/2016/wordml/cid" mc:Ignorable="w16cid">
  <w16cid:commentId w16cid:paraId="5C5D27C5" w16cid:durableId="35DE6460"/>
  <w16cid:commentId w16cid:paraId="7E609887" w16cid:durableId="7E609887"/>
  <w16cid:commentId w16cid:paraId="1670675E" w16cid:durableId="0958D4FC"/>
  <w16cid:commentId w16cid:paraId="79F48CD2" w16cid:durableId="3C8C1172"/>
  <w16cid:commentId w16cid:paraId="0DDFC723" w16cid:durableId="09AAB216"/>
  <w16cid:commentId w16cid:paraId="0C865195" w16cid:durableId="7490D253"/>
  <w16cid:commentId w16cid:paraId="28022A0F" w16cid:durableId="5CD96F56"/>
  <w16cid:commentId w16cid:paraId="4673D02E" w16cid:durableId="1093EC22"/>
  <w16cid:commentId w16cid:paraId="7F12208B" w16cid:durableId="52A73FF3"/>
  <w16cid:commentId w16cid:paraId="36732A03" w16cid:durableId="520636A3"/>
  <w16cid:commentId w16cid:paraId="6A9FCB79" w16cid:durableId="08111508"/>
  <w16cid:commentId w16cid:paraId="47AC1021" w16cid:durableId="155325DC"/>
  <w16cid:commentId w16cid:paraId="530CC16B" w16cid:durableId="56B69B83"/>
  <w16cid:commentId w16cid:paraId="24C5F25E" w16cid:durableId="799A5246"/>
  <w16cid:commentId w16cid:paraId="0CDF7DA5" w16cid:durableId="7B9F13D1"/>
  <w16cid:commentId w16cid:paraId="32C6FE79" w16cid:durableId="315B3025"/>
  <w16cid:commentId w16cid:paraId="18C5C3A5" w16cid:durableId="27AA58D3"/>
  <w16cid:commentId w16cid:paraId="6212019D" w16cid:durableId="49E39DCC"/>
  <w16cid:commentId w16cid:paraId="57F80109" w16cid:durableId="66A0626E"/>
  <w16cid:commentId w16cid:paraId="7CC80E1B" w16cid:durableId="40FB5137"/>
  <w16cid:commentId w16cid:paraId="4AE346E9" w16cid:durableId="755ABFD3"/>
  <w16cid:commentId w16cid:paraId="04162903" w16cid:durableId="132776BF"/>
  <w16cid:commentId w16cid:paraId="5D8646D9" w16cid:durableId="3D264695"/>
  <w16cid:commentId w16cid:paraId="2B6510B8" w16cid:durableId="3724E0F3"/>
  <w16cid:commentId w16cid:paraId="5F3F3D6E" w16cid:durableId="44006D57"/>
  <w16cid:commentId w16cid:paraId="416B5098" w16cid:durableId="37546937"/>
  <w16cid:commentId w16cid:paraId="7D50C657" w16cid:durableId="489BB81D"/>
  <w16cid:commentId w16cid:paraId="2CC1009B" w16cid:durableId="5767E02C"/>
  <w16cid:commentId w16cid:paraId="03430ED9" w16cid:durableId="5CCB3C29"/>
  <w16cid:commentId w16cid:paraId="69395142" w16cid:durableId="4F286A0D"/>
  <w16cid:commentId w16cid:paraId="76B78F0C" w16cid:durableId="76B78F0C"/>
  <w16cid:commentId w16cid:paraId="4A09FDEA" w16cid:durableId="674690D8"/>
  <w16cid:commentId w16cid:paraId="3CB62FEF" w16cid:durableId="3CB62FEF"/>
  <w16cid:commentId w16cid:paraId="50C89C53" w16cid:durableId="561FFF34"/>
  <w16cid:commentId w16cid:paraId="2D5AFBCE" w16cid:durableId="34617D17"/>
  <w16cid:commentId w16cid:paraId="11E855B2" w16cid:durableId="403E5743"/>
  <w16cid:commentId w16cid:paraId="0F65BE99" w16cid:durableId="0F65BE99"/>
  <w16cid:commentId w16cid:paraId="4B9B8E84" w16cid:durableId="3B2E34B8"/>
  <w16cid:commentId w16cid:paraId="7C4C7674" w16cid:durableId="7C4C7674"/>
  <w16cid:commentId w16cid:paraId="3093FCD4" w16cid:durableId="7E03BD8D"/>
  <w16cid:commentId w16cid:paraId="76F98EC6" w16cid:durableId="76F98EC6"/>
  <w16cid:commentId w16cid:paraId="66BAD915" w16cid:durableId="784BDA9F"/>
  <w16cid:commentId w16cid:paraId="45906FA9" w16cid:durableId="45906FA9"/>
  <w16cid:commentId w16cid:paraId="5D3400BE" w16cid:durableId="65C40275"/>
  <w16cid:commentId w16cid:paraId="41D2B071" w16cid:durableId="41D2B071"/>
  <w16cid:commentId w16cid:paraId="64082453" w16cid:durableId="074CEF8D"/>
  <w16cid:commentId w16cid:paraId="3F16BDE0" w16cid:durableId="3F16BDE0"/>
  <w16cid:commentId w16cid:paraId="3E549C69" w16cid:durableId="3860F2D9"/>
  <w16cid:commentId w16cid:paraId="3F3A12D6" w16cid:durableId="3F3A12D6"/>
  <w16cid:commentId w16cid:paraId="42835986" w16cid:durableId="35189F9B"/>
  <w16cid:commentId w16cid:paraId="2D54A6F7" w16cid:durableId="088623A8"/>
  <w16cid:commentId w16cid:paraId="23EF8CE9" w16cid:durableId="23EF8CE9"/>
  <w16cid:commentId w16cid:paraId="14897849" w16cid:durableId="5E49F287"/>
  <w16cid:commentId w16cid:paraId="469EDF74" w16cid:durableId="469EDF74"/>
  <w16cid:commentId w16cid:paraId="0672B96A" w16cid:durableId="59EA7FC9"/>
  <w16cid:commentId w16cid:paraId="416CC8AE" w16cid:durableId="499D17CD"/>
  <w16cid:commentId w16cid:paraId="7A219F76" w16cid:durableId="2022AD2F"/>
  <w16cid:commentId w16cid:paraId="123BBF2A" w16cid:durableId="625266B8"/>
  <w16cid:commentId w16cid:paraId="15E6D4B5" w16cid:durableId="2CF000C1"/>
  <w16cid:commentId w16cid:paraId="1645BCDB" w16cid:durableId="79FDE6B0"/>
  <w16cid:commentId w16cid:paraId="10373E69" w16cid:durableId="5EC98D2C"/>
  <w16cid:commentId w16cid:paraId="56982A98" w16cid:durableId="6262775D"/>
  <w16cid:commentId w16cid:paraId="79556B9E" w16cid:durableId="6AB772B6"/>
  <w16cid:commentId w16cid:paraId="5A4FE0B3" w16cid:durableId="76D861CD"/>
  <w16cid:commentId w16cid:paraId="3C4937DC" w16cid:durableId="3C4937DC"/>
  <w16cid:commentId w16cid:paraId="3CDC88E6" w16cid:durableId="7DEF91BF"/>
  <w16cid:commentId w16cid:paraId="1996ED29" w16cid:durableId="1996ED29"/>
  <w16cid:commentId w16cid:paraId="76BC7CCA" w16cid:durableId="318E2D86"/>
  <w16cid:commentId w16cid:paraId="1C2AE825" w16cid:durableId="138B7CBA"/>
  <w16cid:commentId w16cid:paraId="49DFDC31" w16cid:durableId="58C01F11"/>
  <w16cid:commentId w16cid:paraId="2059C058" w16cid:durableId="2059C058"/>
  <w16cid:commentId w16cid:paraId="19704D80" w16cid:durableId="19704D80"/>
  <w16cid:commentId w16cid:paraId="5E683BF6" w16cid:durableId="05BF7B40"/>
  <w16cid:commentId w16cid:paraId="31CB2CD6" w16cid:durableId="455F3760"/>
  <w16cid:commentId w16cid:paraId="6B202BD7" w16cid:durableId="5D7BAE49"/>
  <w16cid:commentId w16cid:paraId="2C7021F8" w16cid:durableId="3FA160BC"/>
  <w16cid:commentId w16cid:paraId="32850458" w16cid:durableId="31A3849E"/>
  <w16cid:commentId w16cid:paraId="5C71B404" w16cid:durableId="5C71B404"/>
  <w16cid:commentId w16cid:paraId="53E16326" w16cid:durableId="4640885F"/>
  <w16cid:commentId w16cid:paraId="2577BEBD" w16cid:durableId="2577BEBD"/>
  <w16cid:commentId w16cid:paraId="5F4666B3" w16cid:durableId="65D36562"/>
  <w16cid:commentId w16cid:paraId="034AA799" w16cid:durableId="60C95230"/>
  <w16cid:commentId w16cid:paraId="2CDD4819" w16cid:durableId="60EABD91"/>
  <w16cid:commentId w16cid:paraId="0F515D35" w16cid:durableId="34BDF6F8"/>
  <w16cid:commentId w16cid:paraId="1A237B0B" w16cid:durableId="1A237B0B"/>
  <w16cid:commentId w16cid:paraId="2D94ECCC" w16cid:durableId="24C16FC0"/>
  <w16cid:commentId w16cid:paraId="6BD7FAB1" w16cid:durableId="6BD7FAB1"/>
  <w16cid:commentId w16cid:paraId="4642C144" w16cid:durableId="28FB9534"/>
  <w16cid:commentId w16cid:paraId="07295725" w16cid:durableId="07295725"/>
  <w16cid:commentId w16cid:paraId="60682B7E" w16cid:durableId="2E378F24"/>
  <w16cid:commentId w16cid:paraId="6902C860" w16cid:durableId="6902C860"/>
  <w16cid:commentId w16cid:paraId="1D2DBB88" w16cid:durableId="292858DB"/>
  <w16cid:commentId w16cid:paraId="7AE13B4D" w16cid:durableId="29E1D5A2"/>
  <w16cid:commentId w16cid:paraId="52632480" w16cid:durableId="52632480"/>
  <w16cid:commentId w16cid:paraId="69CDF67E" w16cid:durableId="1564A200"/>
  <w16cid:commentId w16cid:paraId="6E131A96" w16cid:durableId="1A3EC2CA"/>
  <w16cid:commentId w16cid:paraId="4FBF0917" w16cid:durableId="682539A9"/>
  <w16cid:commentId w16cid:paraId="4CA74EB0" w16cid:durableId="40B2DFC9"/>
  <w16cid:commentId w16cid:paraId="2611EB8E" w16cid:durableId="43EC3ABC"/>
  <w16cid:commentId w16cid:paraId="7A4CEF8A" w16cid:durableId="6485D987"/>
  <w16cid:commentId w16cid:paraId="6872EBEB" w16cid:durableId="6CF742DB"/>
  <w16cid:commentId w16cid:paraId="65DAD44B" w16cid:durableId="28198965"/>
  <w16cid:commentId w16cid:paraId="46DA56F9" w16cid:durableId="71FE634B"/>
  <w16cid:commentId w16cid:paraId="22B88E53" w16cid:durableId="22B88E53"/>
  <w16cid:commentId w16cid:paraId="4EA41941" w16cid:durableId="7BFD2407"/>
  <w16cid:commentId w16cid:paraId="758CE29D" w16cid:durableId="0993C22E"/>
  <w16cid:commentId w16cid:paraId="663D8524" w16cid:durableId="5F9CC7F5"/>
  <w16cid:commentId w16cid:paraId="26CA99E6" w16cid:durableId="025DEF71"/>
  <w16cid:commentId w16cid:paraId="2ED1D485" w16cid:durableId="2ED1D485"/>
  <w16cid:commentId w16cid:paraId="3F3DA59B" w16cid:durableId="4D29A60B"/>
  <w16cid:commentId w16cid:paraId="4B32544A" w16cid:durableId="63E62D9D"/>
  <w16cid:commentId w16cid:paraId="74DA344B" w16cid:durableId="767732F6"/>
  <w16cid:commentId w16cid:paraId="12A72C2A" w16cid:durableId="12A72C2A"/>
  <w16cid:commentId w16cid:paraId="7692A88D" w16cid:durableId="13FCC3B4"/>
  <w16cid:commentId w16cid:paraId="04FD4D27" w16cid:durableId="4FDAF718"/>
  <w16cid:commentId w16cid:paraId="177E269B" w16cid:durableId="372FE146"/>
  <w16cid:commentId w16cid:paraId="5D9BB81D" w16cid:durableId="19953731"/>
  <w16cid:commentId w16cid:paraId="0A0E9CAF" w16cid:durableId="428FC711"/>
  <w16cid:commentId w16cid:paraId="4F804464" w16cid:durableId="69C794AE"/>
  <w16cid:commentId w16cid:paraId="76AC2137" w16cid:durableId="76AC2137"/>
  <w16cid:commentId w16cid:paraId="0F4C4A56" w16cid:durableId="4106CC7C"/>
  <w16cid:commentId w16cid:paraId="7580E62C" w16cid:durableId="7580E62C"/>
  <w16cid:commentId w16cid:paraId="1A0F48A9" w16cid:durableId="690C8AA3"/>
  <w16cid:commentId w16cid:paraId="66D3D024" w16cid:durableId="7D7EF4A1"/>
  <w16cid:commentId w16cid:paraId="0A8F7026" w16cid:durableId="00F9C918"/>
  <w16cid:commentId w16cid:paraId="0E4297AB" w16cid:durableId="0E4297AB"/>
  <w16cid:commentId w16cid:paraId="2354F6EA" w16cid:durableId="20533375"/>
  <w16cid:commentId w16cid:paraId="28631C90" w16cid:durableId="28631C90"/>
  <w16cid:commentId w16cid:paraId="05AE646F" w16cid:durableId="58975390"/>
  <w16cid:commentId w16cid:paraId="49287F3B" w16cid:durableId="49287F3B"/>
  <w16cid:commentId w16cid:paraId="5C745B60" w16cid:durableId="07CF92F0"/>
  <w16cid:commentId w16cid:paraId="533631C0" w16cid:durableId="3765CB78"/>
  <w16cid:commentId w16cid:paraId="26F2A071" w16cid:durableId="2CD9563D"/>
  <w16cid:commentId w16cid:paraId="0B3B711C" w16cid:durableId="317F2CE2"/>
  <w16cid:commentId w16cid:paraId="5DE001BE" w16cid:durableId="3704C4D1"/>
  <w16cid:commentId w16cid:paraId="257F90B1" w16cid:durableId="0D911B36"/>
  <w16cid:commentId w16cid:paraId="525D19F2" w16cid:durableId="17C1EE52"/>
  <w16cid:commentId w16cid:paraId="67BF2FF0" w16cid:durableId="37E39808"/>
  <w16cid:commentId w16cid:paraId="1BEC09B2" w16cid:durableId="5899771B"/>
  <w16cid:commentId w16cid:paraId="0FA9F7A9" w16cid:durableId="3CA08994"/>
  <w16cid:commentId w16cid:paraId="7872B0B6" w16cid:durableId="48F6DBB0"/>
  <w16cid:commentId w16cid:paraId="0E68982E" w16cid:durableId="238D495F"/>
  <w16cid:commentId w16cid:paraId="638B548A" w16cid:durableId="3925ECF0"/>
  <w16cid:commentId w16cid:paraId="3826778E" w16cid:durableId="5DE55095"/>
  <w16cid:commentId w16cid:paraId="78143C20" w16cid:durableId="041B13A9"/>
  <w16cid:commentId w16cid:paraId="7EAE13A5" w16cid:durableId="6A82E141"/>
  <w16cid:commentId w16cid:paraId="7A763B2A" w16cid:durableId="1E3C59AC"/>
  <w16cid:commentId w16cid:paraId="39DBC6EF" w16cid:durableId="50439CE9"/>
  <w16cid:commentId w16cid:paraId="0CDEB076" w16cid:durableId="598C1304"/>
  <w16cid:commentId w16cid:paraId="44B3B18A" w16cid:durableId="4E017264"/>
  <w16cid:commentId w16cid:paraId="59CB16BD" w16cid:durableId="6070FBF9"/>
  <w16cid:commentId w16cid:paraId="359E719A" w16cid:durableId="7DB182A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01A0D8" w14:textId="77777777" w:rsidR="00F74716" w:rsidRDefault="00F74716" w:rsidP="001E30BB">
      <w:pPr>
        <w:spacing w:after="0" w:line="240" w:lineRule="auto"/>
      </w:pPr>
      <w:r>
        <w:separator/>
      </w:r>
    </w:p>
  </w:endnote>
  <w:endnote w:type="continuationSeparator" w:id="0">
    <w:p w14:paraId="27CA7F19" w14:textId="77777777" w:rsidR="00F74716" w:rsidRDefault="00F74716" w:rsidP="001E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FangSong"/>
    <w:panose1 w:val="02010609030101010101"/>
    <w:charset w:val="86"/>
    <w:family w:val="modern"/>
    <w:pitch w:val="fixed"/>
    <w:sig w:usb0="800002BF" w:usb1="38CF7CFA" w:usb2="00000016" w:usb3="00000000" w:csb0="00040001" w:csb1="00000000"/>
  </w:font>
  <w:font w:name="FangSong">
    <w:altName w:val="Arial Unicode MS"/>
    <w:charset w:val="86"/>
    <w:family w:val="modern"/>
    <w:pitch w:val="fixed"/>
    <w:sig w:usb0="00000000"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35918" w14:textId="1C8C6EAD" w:rsidR="00326A21" w:rsidRDefault="00326A21">
    <w:pPr>
      <w:pBdr>
        <w:top w:val="single" w:sz="4" w:space="1" w:color="1F4E79"/>
      </w:pBd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60004">
      <w:rPr>
        <w:noProof/>
        <w:color w:val="888888"/>
        <w:sz w:val="16"/>
        <w:szCs w:val="16"/>
      </w:rPr>
      <w:t>66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A60004">
      <w:rPr>
        <w:noProof/>
        <w:color w:val="888888"/>
        <w:sz w:val="16"/>
        <w:szCs w:val="16"/>
      </w:rPr>
      <w:t>66</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253ABD" w14:textId="77777777" w:rsidR="00F74716" w:rsidRDefault="00F74716" w:rsidP="001E30BB">
      <w:pPr>
        <w:spacing w:after="0" w:line="240" w:lineRule="auto"/>
      </w:pPr>
      <w:r>
        <w:separator/>
      </w:r>
    </w:p>
  </w:footnote>
  <w:footnote w:type="continuationSeparator" w:id="0">
    <w:p w14:paraId="7E3ED3EF" w14:textId="77777777" w:rsidR="00F74716" w:rsidRDefault="00F74716" w:rsidP="001E3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326A21" w14:paraId="748CEA0F" w14:textId="77777777" w:rsidTr="00BE263A">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0DC3A3A" w14:textId="77777777" w:rsidR="00326A21" w:rsidRDefault="00326A21" w:rsidP="00BE263A">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5CFC4A7E" wp14:editId="55C2A627">
                <wp:extent cx="1137036" cy="223192"/>
                <wp:effectExtent l="0" t="0" r="6350" b="571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2BB29950" w14:textId="7C247DA1" w:rsidR="00326A21" w:rsidRDefault="00326A21" w:rsidP="00BE263A">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DB06E85" w14:textId="77777777" w:rsidR="00326A21" w:rsidRDefault="00326A21" w:rsidP="00BE263A">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3F4CACA3" w14:textId="77777777" w:rsidR="00326A21" w:rsidRPr="00BE263A" w:rsidRDefault="00326A21">
    <w:pPr>
      <w:pBdr>
        <w:bottom w:val="single" w:sz="6" w:space="1" w:color="1F4E79"/>
      </w:pBdr>
      <w:rPr>
        <w:sz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326A21" w14:paraId="15991212" w14:textId="77777777" w:rsidTr="00D349E0">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0EAE23B" w14:textId="6088EF3A"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1B3D1211" wp14:editId="309C7BA9">
                <wp:extent cx="1137036" cy="223192"/>
                <wp:effectExtent l="0" t="0" r="6350" b="571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75DDD821" w14:textId="34D14E24"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5AB9665E" w14:textId="7301C154"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14E16B3" w14:textId="77777777" w:rsidR="00326A21" w:rsidRPr="00D349E0" w:rsidRDefault="00326A21" w:rsidP="00D349E0">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8401" w:type="dxa"/>
      <w:tblInd w:w="-5" w:type="dxa"/>
      <w:tblLayout w:type="fixed"/>
      <w:tblLook w:val="04A0" w:firstRow="1" w:lastRow="0" w:firstColumn="1" w:lastColumn="0" w:noHBand="0" w:noVBand="1"/>
    </w:tblPr>
    <w:tblGrid>
      <w:gridCol w:w="2087"/>
      <w:gridCol w:w="3593"/>
      <w:gridCol w:w="2721"/>
    </w:tblGrid>
    <w:tr w:rsidR="00326A21" w14:paraId="55B53E64" w14:textId="77777777" w:rsidTr="00F4733E">
      <w:trPr>
        <w:trHeight w:val="344"/>
      </w:trPr>
      <w:tc>
        <w:tcPr>
          <w:tcW w:w="2087" w:type="dxa"/>
          <w:tcBorders>
            <w:top w:val="single" w:sz="4" w:space="0" w:color="auto"/>
            <w:left w:val="single" w:sz="4" w:space="0" w:color="auto"/>
            <w:bottom w:val="single" w:sz="4" w:space="0" w:color="auto"/>
            <w:right w:val="single" w:sz="4" w:space="0" w:color="auto"/>
          </w:tcBorders>
          <w:vAlign w:val="center"/>
          <w:hideMark/>
        </w:tcPr>
        <w:p w14:paraId="3602609E" w14:textId="77777777"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71191A06" wp14:editId="6B0854B5">
                <wp:extent cx="1137036" cy="223192"/>
                <wp:effectExtent l="0" t="0" r="6350" b="5715"/>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93" w:type="dxa"/>
          <w:tcBorders>
            <w:top w:val="single" w:sz="4" w:space="0" w:color="auto"/>
            <w:left w:val="single" w:sz="4" w:space="0" w:color="auto"/>
            <w:bottom w:val="single" w:sz="4" w:space="0" w:color="auto"/>
            <w:right w:val="single" w:sz="4" w:space="0" w:color="auto"/>
          </w:tcBorders>
          <w:vAlign w:val="center"/>
          <w:hideMark/>
        </w:tcPr>
        <w:p w14:paraId="144160A6" w14:textId="77777777"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B256C37" w14:textId="77777777"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2755F3" w14:textId="77777777" w:rsidR="00326A21" w:rsidRPr="00D349E0" w:rsidRDefault="00326A21" w:rsidP="00F4733E">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12834" w:type="dxa"/>
      <w:tblInd w:w="-5" w:type="dxa"/>
      <w:tblLayout w:type="fixed"/>
      <w:tblLook w:val="04A0" w:firstRow="1" w:lastRow="0" w:firstColumn="1" w:lastColumn="0" w:noHBand="0" w:noVBand="1"/>
    </w:tblPr>
    <w:tblGrid>
      <w:gridCol w:w="3188"/>
      <w:gridCol w:w="5489"/>
      <w:gridCol w:w="4157"/>
    </w:tblGrid>
    <w:tr w:rsidR="00326A21" w14:paraId="03C54A03" w14:textId="77777777" w:rsidTr="00F4733E">
      <w:trPr>
        <w:trHeight w:val="319"/>
      </w:trPr>
      <w:tc>
        <w:tcPr>
          <w:tcW w:w="3188" w:type="dxa"/>
          <w:tcBorders>
            <w:top w:val="single" w:sz="4" w:space="0" w:color="auto"/>
            <w:left w:val="single" w:sz="4" w:space="0" w:color="auto"/>
            <w:bottom w:val="single" w:sz="4" w:space="0" w:color="auto"/>
            <w:right w:val="single" w:sz="4" w:space="0" w:color="auto"/>
          </w:tcBorders>
          <w:vAlign w:val="center"/>
          <w:hideMark/>
        </w:tcPr>
        <w:p w14:paraId="10C7749E" w14:textId="77777777"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486E653" wp14:editId="363ED4EC">
                <wp:extent cx="1137036" cy="223192"/>
                <wp:effectExtent l="0" t="0" r="6350" b="5715"/>
                <wp:docPr id="8" name="图片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489" w:type="dxa"/>
          <w:tcBorders>
            <w:top w:val="single" w:sz="4" w:space="0" w:color="auto"/>
            <w:left w:val="single" w:sz="4" w:space="0" w:color="auto"/>
            <w:bottom w:val="single" w:sz="4" w:space="0" w:color="auto"/>
            <w:right w:val="single" w:sz="4" w:space="0" w:color="auto"/>
          </w:tcBorders>
          <w:vAlign w:val="center"/>
          <w:hideMark/>
        </w:tcPr>
        <w:p w14:paraId="4ED19475" w14:textId="77777777"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4157" w:type="dxa"/>
          <w:tcBorders>
            <w:top w:val="single" w:sz="4" w:space="0" w:color="auto"/>
            <w:left w:val="single" w:sz="4" w:space="0" w:color="auto"/>
            <w:bottom w:val="single" w:sz="4" w:space="0" w:color="auto"/>
            <w:right w:val="single" w:sz="4" w:space="0" w:color="auto"/>
          </w:tcBorders>
          <w:vAlign w:val="center"/>
          <w:hideMark/>
        </w:tcPr>
        <w:p w14:paraId="59393C25" w14:textId="77777777"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42B4FE27" w14:textId="77777777" w:rsidR="00326A21" w:rsidRPr="00D349E0" w:rsidRDefault="00326A21" w:rsidP="00F4733E">
    <w:pPr>
      <w:pStyle w:val="a7"/>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12224" w:type="dxa"/>
      <w:tblLayout w:type="fixed"/>
      <w:tblLook w:val="04A0" w:firstRow="1" w:lastRow="0" w:firstColumn="1" w:lastColumn="0" w:noHBand="0" w:noVBand="1"/>
      <w:tblPrChange w:id="1210" w:author="Xuning Wei12232" w:date="2026-08-24T11:38:00Z">
        <w:tblPr>
          <w:tblStyle w:val="ab"/>
          <w:tblW w:w="7960" w:type="dxa"/>
          <w:jc w:val="center"/>
          <w:tblLayout w:type="fixed"/>
          <w:tblLook w:val="04A0" w:firstRow="1" w:lastRow="0" w:firstColumn="1" w:lastColumn="0" w:noHBand="0" w:noVBand="1"/>
        </w:tblPr>
      </w:tblPrChange>
    </w:tblPr>
    <w:tblGrid>
      <w:gridCol w:w="3039"/>
      <w:gridCol w:w="5225"/>
      <w:gridCol w:w="3960"/>
      <w:tblGridChange w:id="1211">
        <w:tblGrid>
          <w:gridCol w:w="1980"/>
          <w:gridCol w:w="3402"/>
          <w:gridCol w:w="2578"/>
        </w:tblGrid>
      </w:tblGridChange>
    </w:tblGrid>
    <w:tr w:rsidR="00326A21" w14:paraId="0C54A280" w14:textId="77777777" w:rsidTr="001C4524">
      <w:trPr>
        <w:trHeight w:val="74"/>
        <w:trPrChange w:id="1212" w:author="Xuning Wei12232" w:date="2026-08-24T11:38:00Z">
          <w:trPr>
            <w:trHeight w:val="352"/>
            <w:jc w:val="center"/>
          </w:trPr>
        </w:trPrChange>
      </w:trPr>
      <w:tc>
        <w:tcPr>
          <w:tcW w:w="3039" w:type="dxa"/>
          <w:tcBorders>
            <w:top w:val="single" w:sz="4" w:space="0" w:color="auto"/>
            <w:left w:val="single" w:sz="4" w:space="0" w:color="auto"/>
            <w:bottom w:val="single" w:sz="4" w:space="0" w:color="auto"/>
            <w:right w:val="single" w:sz="4" w:space="0" w:color="auto"/>
          </w:tcBorders>
          <w:vAlign w:val="center"/>
          <w:hideMark/>
          <w:tcPrChange w:id="1213"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F0E04B7" w14:textId="77777777" w:rsidR="00326A21" w:rsidRDefault="00326A21"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7AAA978" wp14:editId="2934375D">
                <wp:extent cx="1137036" cy="223192"/>
                <wp:effectExtent l="0" t="0" r="6350" b="5715"/>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225" w:type="dxa"/>
          <w:tcBorders>
            <w:top w:val="single" w:sz="4" w:space="0" w:color="auto"/>
            <w:left w:val="single" w:sz="4" w:space="0" w:color="auto"/>
            <w:bottom w:val="single" w:sz="4" w:space="0" w:color="auto"/>
            <w:right w:val="single" w:sz="4" w:space="0" w:color="auto"/>
          </w:tcBorders>
          <w:vAlign w:val="center"/>
          <w:hideMark/>
          <w:tcPrChange w:id="1214"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27D7A38B" w14:textId="77777777" w:rsidR="00326A21" w:rsidRDefault="00326A21"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3960" w:type="dxa"/>
          <w:tcBorders>
            <w:top w:val="single" w:sz="4" w:space="0" w:color="auto"/>
            <w:left w:val="single" w:sz="4" w:space="0" w:color="auto"/>
            <w:bottom w:val="single" w:sz="4" w:space="0" w:color="auto"/>
            <w:right w:val="single" w:sz="4" w:space="0" w:color="auto"/>
          </w:tcBorders>
          <w:vAlign w:val="center"/>
          <w:hideMark/>
          <w:tcPrChange w:id="1215"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16A9D4C7" w14:textId="77777777" w:rsidR="00326A21" w:rsidRDefault="00326A21"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EAB190" w14:textId="77777777" w:rsidR="00326A21" w:rsidRPr="00D349E0" w:rsidRDefault="00326A21" w:rsidP="00E600F0">
    <w:pPr>
      <w:pStyle w:val="a7"/>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8193" w:type="dxa"/>
      <w:tblLayout w:type="fixed"/>
      <w:tblLook w:val="04A0" w:firstRow="1" w:lastRow="0" w:firstColumn="1" w:lastColumn="0" w:noHBand="0" w:noVBand="1"/>
      <w:tblPrChange w:id="1892" w:author="Xuning Wei12232" w:date="2026-08-24T11:38:00Z">
        <w:tblPr>
          <w:tblStyle w:val="ab"/>
          <w:tblW w:w="7960" w:type="dxa"/>
          <w:jc w:val="center"/>
          <w:tblLayout w:type="fixed"/>
          <w:tblLook w:val="04A0" w:firstRow="1" w:lastRow="0" w:firstColumn="1" w:lastColumn="0" w:noHBand="0" w:noVBand="1"/>
        </w:tblPr>
      </w:tblPrChange>
    </w:tblPr>
    <w:tblGrid>
      <w:gridCol w:w="2037"/>
      <w:gridCol w:w="3502"/>
      <w:gridCol w:w="2654"/>
      <w:tblGridChange w:id="1893">
        <w:tblGrid>
          <w:gridCol w:w="1980"/>
          <w:gridCol w:w="3402"/>
          <w:gridCol w:w="2578"/>
        </w:tblGrid>
      </w:tblGridChange>
    </w:tblGrid>
    <w:tr w:rsidR="004F3ADE" w14:paraId="56870BF4" w14:textId="77777777" w:rsidTr="00E600F0">
      <w:trPr>
        <w:trHeight w:val="87"/>
        <w:trPrChange w:id="1894" w:author="Xuning Wei12232" w:date="2026-08-24T11:38:00Z">
          <w:trPr>
            <w:trHeight w:val="352"/>
            <w:jc w:val="center"/>
          </w:trPr>
        </w:trPrChange>
      </w:trPr>
      <w:tc>
        <w:tcPr>
          <w:tcW w:w="2037" w:type="dxa"/>
          <w:tcBorders>
            <w:top w:val="single" w:sz="4" w:space="0" w:color="auto"/>
            <w:left w:val="single" w:sz="4" w:space="0" w:color="auto"/>
            <w:bottom w:val="single" w:sz="4" w:space="0" w:color="auto"/>
            <w:right w:val="single" w:sz="4" w:space="0" w:color="auto"/>
          </w:tcBorders>
          <w:vAlign w:val="center"/>
          <w:hideMark/>
          <w:tcPrChange w:id="1895"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D861BBA" w14:textId="77777777" w:rsidR="004F3ADE" w:rsidRDefault="004F3ADE"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2B6274EF" wp14:editId="7B2CB58F">
                <wp:extent cx="1137036" cy="223192"/>
                <wp:effectExtent l="0" t="0" r="6350" b="5715"/>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02" w:type="dxa"/>
          <w:tcBorders>
            <w:top w:val="single" w:sz="4" w:space="0" w:color="auto"/>
            <w:left w:val="single" w:sz="4" w:space="0" w:color="auto"/>
            <w:bottom w:val="single" w:sz="4" w:space="0" w:color="auto"/>
            <w:right w:val="single" w:sz="4" w:space="0" w:color="auto"/>
          </w:tcBorders>
          <w:vAlign w:val="center"/>
          <w:hideMark/>
          <w:tcPrChange w:id="1896"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6CE272D4" w14:textId="77777777" w:rsidR="004F3ADE" w:rsidRDefault="004F3ADE"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654" w:type="dxa"/>
          <w:tcBorders>
            <w:top w:val="single" w:sz="4" w:space="0" w:color="auto"/>
            <w:left w:val="single" w:sz="4" w:space="0" w:color="auto"/>
            <w:bottom w:val="single" w:sz="4" w:space="0" w:color="auto"/>
            <w:right w:val="single" w:sz="4" w:space="0" w:color="auto"/>
          </w:tcBorders>
          <w:vAlign w:val="center"/>
          <w:hideMark/>
          <w:tcPrChange w:id="1897"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465C1B10" w14:textId="77777777" w:rsidR="004F3ADE" w:rsidRDefault="004F3ADE"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15E27300" w14:textId="77777777" w:rsidR="004F3ADE" w:rsidRPr="004F3ADE" w:rsidRDefault="004F3ADE" w:rsidP="00E600F0">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41EB"/>
    <w:multiLevelType w:val="multilevel"/>
    <w:tmpl w:val="13B66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D4C8F"/>
    <w:multiLevelType w:val="multilevel"/>
    <w:tmpl w:val="BB8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C26D3"/>
    <w:multiLevelType w:val="hybridMultilevel"/>
    <w:tmpl w:val="287EC7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1DB50F9"/>
    <w:multiLevelType w:val="multilevel"/>
    <w:tmpl w:val="308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65B74"/>
    <w:multiLevelType w:val="multilevel"/>
    <w:tmpl w:val="5EE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06C82"/>
    <w:multiLevelType w:val="multilevel"/>
    <w:tmpl w:val="311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853D4"/>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61C53"/>
    <w:multiLevelType w:val="hybridMultilevel"/>
    <w:tmpl w:val="CAA48E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68B28E7"/>
    <w:multiLevelType w:val="hybridMultilevel"/>
    <w:tmpl w:val="D21C0F8E"/>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7C53B34"/>
    <w:multiLevelType w:val="multilevel"/>
    <w:tmpl w:val="DC6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BF358D"/>
    <w:multiLevelType w:val="multilevel"/>
    <w:tmpl w:val="4D0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02994"/>
    <w:multiLevelType w:val="multilevel"/>
    <w:tmpl w:val="B0A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0E3B76"/>
    <w:multiLevelType w:val="multilevel"/>
    <w:tmpl w:val="A96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E443E7"/>
    <w:multiLevelType w:val="hybridMultilevel"/>
    <w:tmpl w:val="6FF697D4"/>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D6E787F"/>
    <w:multiLevelType w:val="multilevel"/>
    <w:tmpl w:val="F3A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A31A3"/>
    <w:multiLevelType w:val="hybridMultilevel"/>
    <w:tmpl w:val="4C6400FE"/>
    <w:lvl w:ilvl="0" w:tplc="D23CEC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E935965"/>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D3CAF"/>
    <w:multiLevelType w:val="multilevel"/>
    <w:tmpl w:val="A7A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3067F8"/>
    <w:multiLevelType w:val="multilevel"/>
    <w:tmpl w:val="E3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764AED"/>
    <w:multiLevelType w:val="multilevel"/>
    <w:tmpl w:val="60F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D11999"/>
    <w:multiLevelType w:val="multilevel"/>
    <w:tmpl w:val="6F3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1B2786"/>
    <w:multiLevelType w:val="multilevel"/>
    <w:tmpl w:val="EDA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32B71"/>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375DDC"/>
    <w:multiLevelType w:val="hybridMultilevel"/>
    <w:tmpl w:val="645EEA1C"/>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1742651A"/>
    <w:multiLevelType w:val="multilevel"/>
    <w:tmpl w:val="C83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046E08"/>
    <w:multiLevelType w:val="multilevel"/>
    <w:tmpl w:val="013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9335C6"/>
    <w:multiLevelType w:val="multilevel"/>
    <w:tmpl w:val="468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2107DB"/>
    <w:multiLevelType w:val="multilevel"/>
    <w:tmpl w:val="333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46113F"/>
    <w:multiLevelType w:val="multilevel"/>
    <w:tmpl w:val="B2F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1B4748"/>
    <w:multiLevelType w:val="multilevel"/>
    <w:tmpl w:val="BC9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25494"/>
    <w:multiLevelType w:val="multilevel"/>
    <w:tmpl w:val="F6C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041234"/>
    <w:multiLevelType w:val="multilevel"/>
    <w:tmpl w:val="0FB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2D4640"/>
    <w:multiLevelType w:val="multilevel"/>
    <w:tmpl w:val="796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553804"/>
    <w:multiLevelType w:val="multilevel"/>
    <w:tmpl w:val="785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AD6426"/>
    <w:multiLevelType w:val="multilevel"/>
    <w:tmpl w:val="A47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E833F9"/>
    <w:multiLevelType w:val="multilevel"/>
    <w:tmpl w:val="2AC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70321A"/>
    <w:multiLevelType w:val="hybridMultilevel"/>
    <w:tmpl w:val="8D0A4614"/>
    <w:lvl w:ilvl="0" w:tplc="31CA81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20A938C3"/>
    <w:multiLevelType w:val="hybridMultilevel"/>
    <w:tmpl w:val="82324A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20F51DDD"/>
    <w:multiLevelType w:val="hybridMultilevel"/>
    <w:tmpl w:val="38FED930"/>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1057F83"/>
    <w:multiLevelType w:val="multilevel"/>
    <w:tmpl w:val="471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451D26"/>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027030"/>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87529D"/>
    <w:multiLevelType w:val="multilevel"/>
    <w:tmpl w:val="0C9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F12FAA"/>
    <w:multiLevelType w:val="multilevel"/>
    <w:tmpl w:val="A98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8905B7"/>
    <w:multiLevelType w:val="multilevel"/>
    <w:tmpl w:val="EE4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CE54BE"/>
    <w:multiLevelType w:val="multilevel"/>
    <w:tmpl w:val="655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FE1344"/>
    <w:multiLevelType w:val="hybridMultilevel"/>
    <w:tmpl w:val="106C568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24157595"/>
    <w:multiLevelType w:val="multilevel"/>
    <w:tmpl w:val="591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8F4B0A"/>
    <w:multiLevelType w:val="multilevel"/>
    <w:tmpl w:val="2BF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95137B"/>
    <w:multiLevelType w:val="multilevel"/>
    <w:tmpl w:val="F02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9C377B"/>
    <w:multiLevelType w:val="multilevel"/>
    <w:tmpl w:val="6BB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B7590"/>
    <w:multiLevelType w:val="multilevel"/>
    <w:tmpl w:val="BCF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026F9B"/>
    <w:multiLevelType w:val="hybridMultilevel"/>
    <w:tmpl w:val="7C4620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250D11F9"/>
    <w:multiLevelType w:val="hybridMultilevel"/>
    <w:tmpl w:val="67549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5805D35"/>
    <w:multiLevelType w:val="multilevel"/>
    <w:tmpl w:val="193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0258DD"/>
    <w:multiLevelType w:val="multilevel"/>
    <w:tmpl w:val="A82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B11AA3"/>
    <w:multiLevelType w:val="multilevel"/>
    <w:tmpl w:val="2DE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366C25"/>
    <w:multiLevelType w:val="hybridMultilevel"/>
    <w:tmpl w:val="2FAC6626"/>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278D7893"/>
    <w:multiLevelType w:val="multilevel"/>
    <w:tmpl w:val="D11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29663C"/>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88A79DC"/>
    <w:multiLevelType w:val="multilevel"/>
    <w:tmpl w:val="5B2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C676D9"/>
    <w:multiLevelType w:val="multilevel"/>
    <w:tmpl w:val="505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A00B18"/>
    <w:multiLevelType w:val="hybridMultilevel"/>
    <w:tmpl w:val="A1864320"/>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29A83EBD"/>
    <w:multiLevelType w:val="multilevel"/>
    <w:tmpl w:val="341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B12DBE"/>
    <w:multiLevelType w:val="multilevel"/>
    <w:tmpl w:val="108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9D21156"/>
    <w:multiLevelType w:val="multilevel"/>
    <w:tmpl w:val="650AC8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66" w15:restartNumberingAfterBreak="0">
    <w:nsid w:val="2A705044"/>
    <w:multiLevelType w:val="multilevel"/>
    <w:tmpl w:val="F16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8440B4"/>
    <w:multiLevelType w:val="multilevel"/>
    <w:tmpl w:val="052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A8B52FA"/>
    <w:multiLevelType w:val="multilevel"/>
    <w:tmpl w:val="F4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BD41F68"/>
    <w:multiLevelType w:val="multilevel"/>
    <w:tmpl w:val="017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4341C2"/>
    <w:multiLevelType w:val="multilevel"/>
    <w:tmpl w:val="D8C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D49146D"/>
    <w:multiLevelType w:val="multilevel"/>
    <w:tmpl w:val="AB4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473F0F"/>
    <w:multiLevelType w:val="hybridMultilevel"/>
    <w:tmpl w:val="DF9ACF2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30863030"/>
    <w:multiLevelType w:val="multilevel"/>
    <w:tmpl w:val="9F6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5F37E4"/>
    <w:multiLevelType w:val="multilevel"/>
    <w:tmpl w:val="D3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E27130"/>
    <w:multiLevelType w:val="multilevel"/>
    <w:tmpl w:val="1DC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6111AD"/>
    <w:multiLevelType w:val="multilevel"/>
    <w:tmpl w:val="8C5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5705055"/>
    <w:multiLevelType w:val="multilevel"/>
    <w:tmpl w:val="26B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9A4D6A"/>
    <w:multiLevelType w:val="hybridMultilevel"/>
    <w:tmpl w:val="6336A0D8"/>
    <w:lvl w:ilvl="0" w:tplc="0409000F">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39BA5472"/>
    <w:multiLevelType w:val="multilevel"/>
    <w:tmpl w:val="DDA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4870F9"/>
    <w:multiLevelType w:val="hybridMultilevel"/>
    <w:tmpl w:val="92CE766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3BF44C99"/>
    <w:multiLevelType w:val="multilevel"/>
    <w:tmpl w:val="A72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6523B6"/>
    <w:multiLevelType w:val="multilevel"/>
    <w:tmpl w:val="7FC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F801BF"/>
    <w:multiLevelType w:val="multilevel"/>
    <w:tmpl w:val="5B3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851BB1"/>
    <w:multiLevelType w:val="multilevel"/>
    <w:tmpl w:val="1A6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EA6B85"/>
    <w:multiLevelType w:val="multilevel"/>
    <w:tmpl w:val="3D0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2916C77"/>
    <w:multiLevelType w:val="hybridMultilevel"/>
    <w:tmpl w:val="557CCF0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45382DFF"/>
    <w:multiLevelType w:val="multilevel"/>
    <w:tmpl w:val="A0A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54E7AAA"/>
    <w:multiLevelType w:val="multilevel"/>
    <w:tmpl w:val="2ED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756E23"/>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63E7412"/>
    <w:multiLevelType w:val="multilevel"/>
    <w:tmpl w:val="416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F56640"/>
    <w:multiLevelType w:val="multilevel"/>
    <w:tmpl w:val="F5DE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53813"/>
    <w:multiLevelType w:val="hybridMultilevel"/>
    <w:tmpl w:val="7C4620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4AF30986"/>
    <w:multiLevelType w:val="multilevel"/>
    <w:tmpl w:val="F37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7E6C69"/>
    <w:multiLevelType w:val="multilevel"/>
    <w:tmpl w:val="A94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9E259D"/>
    <w:multiLevelType w:val="multilevel"/>
    <w:tmpl w:val="62A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CC32AE7"/>
    <w:multiLevelType w:val="multilevel"/>
    <w:tmpl w:val="1C3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F56D2E"/>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4EEB58B4"/>
    <w:multiLevelType w:val="hybridMultilevel"/>
    <w:tmpl w:val="4BB0FD6A"/>
    <w:lvl w:ilvl="0" w:tplc="05DE8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4EEF5D29"/>
    <w:multiLevelType w:val="hybridMultilevel"/>
    <w:tmpl w:val="B686B6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4F221B60"/>
    <w:multiLevelType w:val="multilevel"/>
    <w:tmpl w:val="D54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F3F5C21"/>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1044BC4"/>
    <w:multiLevelType w:val="multilevel"/>
    <w:tmpl w:val="B5B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1265852"/>
    <w:multiLevelType w:val="multilevel"/>
    <w:tmpl w:val="3A3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2607952"/>
    <w:multiLevelType w:val="multilevel"/>
    <w:tmpl w:val="1EB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2F710A3"/>
    <w:multiLevelType w:val="multilevel"/>
    <w:tmpl w:val="BE5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71259C"/>
    <w:multiLevelType w:val="hybridMultilevel"/>
    <w:tmpl w:val="480A2F82"/>
    <w:lvl w:ilvl="0" w:tplc="B5FAE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55B833E5"/>
    <w:multiLevelType w:val="multilevel"/>
    <w:tmpl w:val="32D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3678C2"/>
    <w:multiLevelType w:val="hybridMultilevel"/>
    <w:tmpl w:val="92CE766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58015942"/>
    <w:multiLevelType w:val="multilevel"/>
    <w:tmpl w:val="0A3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06310D"/>
    <w:multiLevelType w:val="multilevel"/>
    <w:tmpl w:val="0B2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B67DF3"/>
    <w:multiLevelType w:val="hybridMultilevel"/>
    <w:tmpl w:val="BF28057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58D369CE"/>
    <w:multiLevelType w:val="multilevel"/>
    <w:tmpl w:val="872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8E52107"/>
    <w:multiLevelType w:val="multilevel"/>
    <w:tmpl w:val="7CE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9BA0FB0"/>
    <w:multiLevelType w:val="multilevel"/>
    <w:tmpl w:val="1FD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A151C0E"/>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ADE2D9D"/>
    <w:multiLevelType w:val="multilevel"/>
    <w:tmpl w:val="4E2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AF24676"/>
    <w:multiLevelType w:val="multilevel"/>
    <w:tmpl w:val="D160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0448D6"/>
    <w:multiLevelType w:val="multilevel"/>
    <w:tmpl w:val="F69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114263"/>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B54DE4"/>
    <w:multiLevelType w:val="multilevel"/>
    <w:tmpl w:val="EAC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0962F1"/>
    <w:multiLevelType w:val="multilevel"/>
    <w:tmpl w:val="EF5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D792BC2"/>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147503"/>
    <w:multiLevelType w:val="hybridMultilevel"/>
    <w:tmpl w:val="79621522"/>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5F1327D5"/>
    <w:multiLevelType w:val="multilevel"/>
    <w:tmpl w:val="83E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F255572"/>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609860F3"/>
    <w:multiLevelType w:val="multilevel"/>
    <w:tmpl w:val="2F9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50074E"/>
    <w:multiLevelType w:val="multilevel"/>
    <w:tmpl w:val="EB5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693FF9"/>
    <w:multiLevelType w:val="multilevel"/>
    <w:tmpl w:val="FE6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17F1AFB"/>
    <w:multiLevelType w:val="multilevel"/>
    <w:tmpl w:val="6AE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1885F29"/>
    <w:multiLevelType w:val="multilevel"/>
    <w:tmpl w:val="012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1EE2576"/>
    <w:multiLevelType w:val="multilevel"/>
    <w:tmpl w:val="A62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E703D9"/>
    <w:multiLevelType w:val="multilevel"/>
    <w:tmpl w:val="7A4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31F5577"/>
    <w:multiLevelType w:val="multilevel"/>
    <w:tmpl w:val="F89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966B2D"/>
    <w:multiLevelType w:val="multilevel"/>
    <w:tmpl w:val="CEB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BD1FCF"/>
    <w:multiLevelType w:val="multilevel"/>
    <w:tmpl w:val="E97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697090"/>
    <w:multiLevelType w:val="multilevel"/>
    <w:tmpl w:val="423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81549C9"/>
    <w:multiLevelType w:val="multilevel"/>
    <w:tmpl w:val="DA0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2229C2"/>
    <w:multiLevelType w:val="multilevel"/>
    <w:tmpl w:val="73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B95151"/>
    <w:multiLevelType w:val="hybridMultilevel"/>
    <w:tmpl w:val="287EC7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15:restartNumberingAfterBreak="0">
    <w:nsid w:val="68D032CC"/>
    <w:multiLevelType w:val="multilevel"/>
    <w:tmpl w:val="EE6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92E44A2"/>
    <w:multiLevelType w:val="multilevel"/>
    <w:tmpl w:val="772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A0E73B5"/>
    <w:multiLevelType w:val="multilevel"/>
    <w:tmpl w:val="66C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807DDE"/>
    <w:multiLevelType w:val="multilevel"/>
    <w:tmpl w:val="076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B39252E"/>
    <w:multiLevelType w:val="multilevel"/>
    <w:tmpl w:val="27B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D0A6E06"/>
    <w:multiLevelType w:val="hybridMultilevel"/>
    <w:tmpl w:val="5F2EC14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6E225FC1"/>
    <w:multiLevelType w:val="multilevel"/>
    <w:tmpl w:val="56B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1C5FA1"/>
    <w:multiLevelType w:val="multilevel"/>
    <w:tmpl w:val="F08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4629F3"/>
    <w:multiLevelType w:val="hybridMultilevel"/>
    <w:tmpl w:val="660A0F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723A6FFE"/>
    <w:multiLevelType w:val="multilevel"/>
    <w:tmpl w:val="63A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685FC2"/>
    <w:multiLevelType w:val="multilevel"/>
    <w:tmpl w:val="D3B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6C251E4"/>
    <w:multiLevelType w:val="multilevel"/>
    <w:tmpl w:val="DD0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7A66B2F"/>
    <w:multiLevelType w:val="hybridMultilevel"/>
    <w:tmpl w:val="571432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3" w15:restartNumberingAfterBreak="0">
    <w:nsid w:val="78C45381"/>
    <w:multiLevelType w:val="multilevel"/>
    <w:tmpl w:val="C03C2F1A"/>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4" w15:restartNumberingAfterBreak="0">
    <w:nsid w:val="79CA0568"/>
    <w:multiLevelType w:val="hybridMultilevel"/>
    <w:tmpl w:val="0C5EE37A"/>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79CB2FF2"/>
    <w:multiLevelType w:val="hybridMultilevel"/>
    <w:tmpl w:val="49B2CA7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7D364EB7"/>
    <w:multiLevelType w:val="multilevel"/>
    <w:tmpl w:val="1FE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EAD104C"/>
    <w:multiLevelType w:val="multilevel"/>
    <w:tmpl w:val="B09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F0E1ADB"/>
    <w:multiLevelType w:val="multilevel"/>
    <w:tmpl w:val="049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F524374"/>
    <w:multiLevelType w:val="multilevel"/>
    <w:tmpl w:val="D84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1"/>
  </w:num>
  <w:num w:numId="3">
    <w:abstractNumId w:val="84"/>
  </w:num>
  <w:num w:numId="4">
    <w:abstractNumId w:val="76"/>
  </w:num>
  <w:num w:numId="5">
    <w:abstractNumId w:val="87"/>
  </w:num>
  <w:num w:numId="6">
    <w:abstractNumId w:val="118"/>
  </w:num>
  <w:num w:numId="7">
    <w:abstractNumId w:val="117"/>
  </w:num>
  <w:num w:numId="8">
    <w:abstractNumId w:val="24"/>
  </w:num>
  <w:num w:numId="9">
    <w:abstractNumId w:val="69"/>
  </w:num>
  <w:num w:numId="10">
    <w:abstractNumId w:val="122"/>
  </w:num>
  <w:num w:numId="11">
    <w:abstractNumId w:val="127"/>
  </w:num>
  <w:num w:numId="12">
    <w:abstractNumId w:val="26"/>
  </w:num>
  <w:num w:numId="13">
    <w:abstractNumId w:val="157"/>
  </w:num>
  <w:num w:numId="14">
    <w:abstractNumId w:val="32"/>
  </w:num>
  <w:num w:numId="15">
    <w:abstractNumId w:val="55"/>
  </w:num>
  <w:num w:numId="16">
    <w:abstractNumId w:val="21"/>
  </w:num>
  <w:num w:numId="17">
    <w:abstractNumId w:val="61"/>
  </w:num>
  <w:num w:numId="18">
    <w:abstractNumId w:val="143"/>
  </w:num>
  <w:num w:numId="19">
    <w:abstractNumId w:val="89"/>
  </w:num>
  <w:num w:numId="20">
    <w:abstractNumId w:val="4"/>
  </w:num>
  <w:num w:numId="21">
    <w:abstractNumId w:val="22"/>
  </w:num>
  <w:num w:numId="22">
    <w:abstractNumId w:val="133"/>
  </w:num>
  <w:num w:numId="23">
    <w:abstractNumId w:val="146"/>
  </w:num>
  <w:num w:numId="24">
    <w:abstractNumId w:val="132"/>
  </w:num>
  <w:num w:numId="25">
    <w:abstractNumId w:val="95"/>
  </w:num>
  <w:num w:numId="26">
    <w:abstractNumId w:val="149"/>
  </w:num>
  <w:num w:numId="27">
    <w:abstractNumId w:val="0"/>
  </w:num>
  <w:num w:numId="28">
    <w:abstractNumId w:val="68"/>
  </w:num>
  <w:num w:numId="29">
    <w:abstractNumId w:val="31"/>
  </w:num>
  <w:num w:numId="30">
    <w:abstractNumId w:val="56"/>
  </w:num>
  <w:num w:numId="31">
    <w:abstractNumId w:val="137"/>
  </w:num>
  <w:num w:numId="32">
    <w:abstractNumId w:val="120"/>
  </w:num>
  <w:num w:numId="33">
    <w:abstractNumId w:val="126"/>
  </w:num>
  <w:num w:numId="34">
    <w:abstractNumId w:val="90"/>
  </w:num>
  <w:num w:numId="35">
    <w:abstractNumId w:val="144"/>
  </w:num>
  <w:num w:numId="36">
    <w:abstractNumId w:val="48"/>
  </w:num>
  <w:num w:numId="37">
    <w:abstractNumId w:val="65"/>
  </w:num>
  <w:num w:numId="38">
    <w:abstractNumId w:val="5"/>
  </w:num>
  <w:num w:numId="39">
    <w:abstractNumId w:val="93"/>
  </w:num>
  <w:num w:numId="40">
    <w:abstractNumId w:val="128"/>
  </w:num>
  <w:num w:numId="41">
    <w:abstractNumId w:val="33"/>
  </w:num>
  <w:num w:numId="42">
    <w:abstractNumId w:val="60"/>
  </w:num>
  <w:num w:numId="43">
    <w:abstractNumId w:val="67"/>
  </w:num>
  <w:num w:numId="44">
    <w:abstractNumId w:val="116"/>
  </w:num>
  <w:num w:numId="45">
    <w:abstractNumId w:val="43"/>
  </w:num>
  <w:num w:numId="46">
    <w:abstractNumId w:val="100"/>
  </w:num>
  <w:num w:numId="47">
    <w:abstractNumId w:val="109"/>
  </w:num>
  <w:num w:numId="48">
    <w:abstractNumId w:val="45"/>
  </w:num>
  <w:num w:numId="49">
    <w:abstractNumId w:val="74"/>
  </w:num>
  <w:num w:numId="50">
    <w:abstractNumId w:val="142"/>
  </w:num>
  <w:num w:numId="51">
    <w:abstractNumId w:val="75"/>
  </w:num>
  <w:num w:numId="52">
    <w:abstractNumId w:val="20"/>
  </w:num>
  <w:num w:numId="53">
    <w:abstractNumId w:val="102"/>
  </w:num>
  <w:num w:numId="54">
    <w:abstractNumId w:val="70"/>
  </w:num>
  <w:num w:numId="55">
    <w:abstractNumId w:val="140"/>
  </w:num>
  <w:num w:numId="56">
    <w:abstractNumId w:val="10"/>
  </w:num>
  <w:num w:numId="57">
    <w:abstractNumId w:val="49"/>
  </w:num>
  <w:num w:numId="58">
    <w:abstractNumId w:val="107"/>
  </w:num>
  <w:num w:numId="59">
    <w:abstractNumId w:val="113"/>
  </w:num>
  <w:num w:numId="60">
    <w:abstractNumId w:val="130"/>
  </w:num>
  <w:num w:numId="61">
    <w:abstractNumId w:val="79"/>
  </w:num>
  <w:num w:numId="62">
    <w:abstractNumId w:val="104"/>
  </w:num>
  <w:num w:numId="63">
    <w:abstractNumId w:val="9"/>
  </w:num>
  <w:num w:numId="64">
    <w:abstractNumId w:val="51"/>
  </w:num>
  <w:num w:numId="65">
    <w:abstractNumId w:val="112"/>
  </w:num>
  <w:num w:numId="66">
    <w:abstractNumId w:val="17"/>
  </w:num>
  <w:num w:numId="67">
    <w:abstractNumId w:val="71"/>
  </w:num>
  <w:num w:numId="68">
    <w:abstractNumId w:val="119"/>
  </w:num>
  <w:num w:numId="69">
    <w:abstractNumId w:val="83"/>
  </w:num>
  <w:num w:numId="70">
    <w:abstractNumId w:val="94"/>
  </w:num>
  <w:num w:numId="71">
    <w:abstractNumId w:val="63"/>
  </w:num>
  <w:num w:numId="72">
    <w:abstractNumId w:val="40"/>
  </w:num>
  <w:num w:numId="73">
    <w:abstractNumId w:val="47"/>
  </w:num>
  <w:num w:numId="74">
    <w:abstractNumId w:val="82"/>
  </w:num>
  <w:num w:numId="75">
    <w:abstractNumId w:val="110"/>
  </w:num>
  <w:num w:numId="76">
    <w:abstractNumId w:val="88"/>
  </w:num>
  <w:num w:numId="77">
    <w:abstractNumId w:val="96"/>
  </w:num>
  <w:num w:numId="78">
    <w:abstractNumId w:val="114"/>
  </w:num>
  <w:num w:numId="79">
    <w:abstractNumId w:val="131"/>
  </w:num>
  <w:num w:numId="80">
    <w:abstractNumId w:val="28"/>
  </w:num>
  <w:num w:numId="81">
    <w:abstractNumId w:val="91"/>
  </w:num>
  <w:num w:numId="82">
    <w:abstractNumId w:val="159"/>
  </w:num>
  <w:num w:numId="83">
    <w:abstractNumId w:val="12"/>
  </w:num>
  <w:num w:numId="84">
    <w:abstractNumId w:val="42"/>
  </w:num>
  <w:num w:numId="85">
    <w:abstractNumId w:val="141"/>
  </w:num>
  <w:num w:numId="86">
    <w:abstractNumId w:val="50"/>
  </w:num>
  <w:num w:numId="87">
    <w:abstractNumId w:val="19"/>
  </w:num>
  <w:num w:numId="88">
    <w:abstractNumId w:val="39"/>
  </w:num>
  <w:num w:numId="89">
    <w:abstractNumId w:val="105"/>
  </w:num>
  <w:num w:numId="90">
    <w:abstractNumId w:val="73"/>
  </w:num>
  <w:num w:numId="91">
    <w:abstractNumId w:val="44"/>
  </w:num>
  <w:num w:numId="92">
    <w:abstractNumId w:val="27"/>
  </w:num>
  <w:num w:numId="93">
    <w:abstractNumId w:val="147"/>
  </w:num>
  <w:num w:numId="94">
    <w:abstractNumId w:val="124"/>
  </w:num>
  <w:num w:numId="95">
    <w:abstractNumId w:val="134"/>
  </w:num>
  <w:num w:numId="96">
    <w:abstractNumId w:val="18"/>
  </w:num>
  <w:num w:numId="97">
    <w:abstractNumId w:val="158"/>
  </w:num>
  <w:num w:numId="98">
    <w:abstractNumId w:val="58"/>
  </w:num>
  <w:num w:numId="99">
    <w:abstractNumId w:val="30"/>
  </w:num>
  <w:num w:numId="100">
    <w:abstractNumId w:val="34"/>
  </w:num>
  <w:num w:numId="101">
    <w:abstractNumId w:val="156"/>
  </w:num>
  <w:num w:numId="102">
    <w:abstractNumId w:val="14"/>
  </w:num>
  <w:num w:numId="103">
    <w:abstractNumId w:val="85"/>
  </w:num>
  <w:num w:numId="104">
    <w:abstractNumId w:val="151"/>
  </w:num>
  <w:num w:numId="105">
    <w:abstractNumId w:val="136"/>
  </w:num>
  <w:num w:numId="106">
    <w:abstractNumId w:val="121"/>
  </w:num>
  <w:num w:numId="107">
    <w:abstractNumId w:val="64"/>
  </w:num>
  <w:num w:numId="108">
    <w:abstractNumId w:val="35"/>
  </w:num>
  <w:num w:numId="109">
    <w:abstractNumId w:val="25"/>
  </w:num>
  <w:num w:numId="110">
    <w:abstractNumId w:val="81"/>
  </w:num>
  <w:num w:numId="111">
    <w:abstractNumId w:val="77"/>
  </w:num>
  <w:num w:numId="112">
    <w:abstractNumId w:val="29"/>
  </w:num>
  <w:num w:numId="113">
    <w:abstractNumId w:val="103"/>
  </w:num>
  <w:num w:numId="114">
    <w:abstractNumId w:val="1"/>
  </w:num>
  <w:num w:numId="115">
    <w:abstractNumId w:val="135"/>
  </w:num>
  <w:num w:numId="116">
    <w:abstractNumId w:val="54"/>
  </w:num>
  <w:num w:numId="117">
    <w:abstractNumId w:val="66"/>
  </w:num>
  <w:num w:numId="118">
    <w:abstractNumId w:val="150"/>
  </w:num>
  <w:num w:numId="119">
    <w:abstractNumId w:val="138"/>
  </w:num>
  <w:num w:numId="120">
    <w:abstractNumId w:val="129"/>
  </w:num>
  <w:num w:numId="121">
    <w:abstractNumId w:val="153"/>
  </w:num>
  <w:num w:numId="122">
    <w:abstractNumId w:val="78"/>
  </w:num>
  <w:num w:numId="123">
    <w:abstractNumId w:val="6"/>
  </w:num>
  <w:num w:numId="124">
    <w:abstractNumId w:val="41"/>
  </w:num>
  <w:num w:numId="125">
    <w:abstractNumId w:val="115"/>
  </w:num>
  <w:num w:numId="126">
    <w:abstractNumId w:val="59"/>
  </w:num>
  <w:num w:numId="127">
    <w:abstractNumId w:val="101"/>
  </w:num>
  <w:num w:numId="128">
    <w:abstractNumId w:val="16"/>
  </w:num>
  <w:num w:numId="129">
    <w:abstractNumId w:val="13"/>
  </w:num>
  <w:num w:numId="130">
    <w:abstractNumId w:val="8"/>
  </w:num>
  <w:num w:numId="131">
    <w:abstractNumId w:val="57"/>
  </w:num>
  <w:num w:numId="132">
    <w:abstractNumId w:val="23"/>
  </w:num>
  <w:num w:numId="133">
    <w:abstractNumId w:val="62"/>
  </w:num>
  <w:num w:numId="134">
    <w:abstractNumId w:val="86"/>
  </w:num>
  <w:num w:numId="135">
    <w:abstractNumId w:val="72"/>
  </w:num>
  <w:num w:numId="136">
    <w:abstractNumId w:val="98"/>
  </w:num>
  <w:num w:numId="137">
    <w:abstractNumId w:val="106"/>
  </w:num>
  <w:num w:numId="138">
    <w:abstractNumId w:val="152"/>
  </w:num>
  <w:num w:numId="139">
    <w:abstractNumId w:val="46"/>
  </w:num>
  <w:num w:numId="140">
    <w:abstractNumId w:val="37"/>
  </w:num>
  <w:num w:numId="141">
    <w:abstractNumId w:val="155"/>
  </w:num>
  <w:num w:numId="142">
    <w:abstractNumId w:val="154"/>
  </w:num>
  <w:num w:numId="143">
    <w:abstractNumId w:val="36"/>
  </w:num>
  <w:num w:numId="144">
    <w:abstractNumId w:val="148"/>
  </w:num>
  <w:num w:numId="145">
    <w:abstractNumId w:val="53"/>
  </w:num>
  <w:num w:numId="146">
    <w:abstractNumId w:val="108"/>
  </w:num>
  <w:num w:numId="147">
    <w:abstractNumId w:val="2"/>
  </w:num>
  <w:num w:numId="148">
    <w:abstractNumId w:val="15"/>
  </w:num>
  <w:num w:numId="149">
    <w:abstractNumId w:val="92"/>
  </w:num>
  <w:num w:numId="150">
    <w:abstractNumId w:val="97"/>
  </w:num>
  <w:num w:numId="151">
    <w:abstractNumId w:val="38"/>
  </w:num>
  <w:num w:numId="152">
    <w:abstractNumId w:val="123"/>
  </w:num>
  <w:num w:numId="153">
    <w:abstractNumId w:val="7"/>
  </w:num>
  <w:num w:numId="154">
    <w:abstractNumId w:val="145"/>
  </w:num>
  <w:num w:numId="155">
    <w:abstractNumId w:val="125"/>
  </w:num>
  <w:num w:numId="156">
    <w:abstractNumId w:val="80"/>
  </w:num>
  <w:num w:numId="157">
    <w:abstractNumId w:val="99"/>
  </w:num>
  <w:num w:numId="158">
    <w:abstractNumId w:val="139"/>
  </w:num>
  <w:num w:numId="159">
    <w:abstractNumId w:val="111"/>
  </w:num>
  <w:num w:numId="160">
    <w:abstractNumId w:val="52"/>
  </w:num>
  <w:numIdMacAtCleanup w:val="16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han Granander">
    <w15:presenceInfo w15:providerId="AD" w15:userId="S::johan.granander@lilly.com::92e8887c-f4fd-4a17-8a83-5b73eed69705"/>
  </w15:person>
  <w15:person w15:author="Xuning Wei12232">
    <w15:presenceInfo w15:providerId="AD" w15:userId="S-1-5-21-3608144515-3230653892-152868943-51653"/>
  </w15:person>
  <w15:person w15:author="Simon Cushen - Network">
    <w15:presenceInfo w15:providerId="AD" w15:userId="S::simon.cushen@network.lilly.com::8130b84a-7316-4707-a79a-702a664adb10"/>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Sonia Quinn - Network">
    <w15:presenceInfo w15:providerId="AD" w15:userId="S::sonia.quinn@network.lilly.com::90bc5411-30d1-41d0-95a1-4058e17f3be4"/>
  </w15:person>
  <w15:person w15:author="Jie Wang5909">
    <w15:presenceInfo w15:providerId="AD" w15:userId="S-1-5-21-3608144515-3230653892-152868943-32339"/>
  </w15:person>
  <w15:person w15:author="Yu Lin Zhao">
    <w15:presenceInfo w15:providerId="AD" w15:userId="S::zhao_yu_lin1@lilly.com::1cea8b75-2b19-4283-92aa-d75504ef5716"/>
  </w15:person>
  <w15:person w15:author="Diedra Shorty-Duffie">
    <w15:presenceInfo w15:providerId="AD" w15:userId="S::diedra.shortyduffie@lilly.com::760ef011-51bc-4ec0-a89d-4f1f7e6a09d0"/>
  </w15:person>
  <w15:person w15:author="Yachao Liu11087">
    <w15:presenceInfo w15:providerId="AD" w15:userId="S::liuyachao11087_asymchem.com.cn#ext#@elililly.onmicrosoft.com::bcad39df-4caa-44bd-bbaa-87e5d089d579"/>
  </w15:person>
  <w15:person w15:author="xiaqian">
    <w15:presenceInfo w15:providerId="AD" w15:userId="S-1-5-21-3608144515-3230653892-152868943-7493"/>
  </w15:person>
  <w15:person w15:author="Orla O'Regan">
    <w15:presenceInfo w15:providerId="AD" w15:userId="S::orla.oregan@lilly.com::c18bda55-11c1-4e71-bd74-d80714bc17e2"/>
  </w15:person>
  <w15:person w15:author="Yiwen Zhang">
    <w15:presenceInfo w15:providerId="AD" w15:userId="S::yiwen.zhang@lilly.com::3a5b0fbd-2062-4fdb-9c99-69418999ac31"/>
  </w15:person>
  <w15:person w15:author="Emma Ryan">
    <w15:presenceInfo w15:providerId="AD" w15:userId="S::emma.ryan1@lilly.com::6939c09a-ad95-45d8-973e-9d005fdf3a56"/>
  </w15:person>
  <w15:person w15:author="Yu Zhang12718">
    <w15:presenceInfo w15:providerId="AD" w15:userId="S::zhangyu12718_asymchem.com.cn#ext#@elililly.onmicrosoft.com::a5bb5cd2-4a7e-46b9-bb66-8a32216c970f"/>
  </w15:person>
  <w15:person w15:author="Erin McCourt">
    <w15:presenceInfo w15:providerId="AD" w15:userId="S::erin.mccourt@lilly.com::a6f19f3b-b443-4e9e-9e04-6472b1b30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F"/>
    <w:rsid w:val="00004803"/>
    <w:rsid w:val="00004BE4"/>
    <w:rsid w:val="00005667"/>
    <w:rsid w:val="00005C86"/>
    <w:rsid w:val="00007704"/>
    <w:rsid w:val="0001204D"/>
    <w:rsid w:val="0002477C"/>
    <w:rsid w:val="00024964"/>
    <w:rsid w:val="00024FD7"/>
    <w:rsid w:val="00025757"/>
    <w:rsid w:val="0002713B"/>
    <w:rsid w:val="00034715"/>
    <w:rsid w:val="00041198"/>
    <w:rsid w:val="00044F80"/>
    <w:rsid w:val="00045244"/>
    <w:rsid w:val="000455B8"/>
    <w:rsid w:val="0004615F"/>
    <w:rsid w:val="00050C97"/>
    <w:rsid w:val="00052321"/>
    <w:rsid w:val="000523CF"/>
    <w:rsid w:val="00052FA6"/>
    <w:rsid w:val="000540D9"/>
    <w:rsid w:val="00057E7B"/>
    <w:rsid w:val="00064B32"/>
    <w:rsid w:val="00066368"/>
    <w:rsid w:val="00066B11"/>
    <w:rsid w:val="00066CAE"/>
    <w:rsid w:val="00067B4B"/>
    <w:rsid w:val="00071B12"/>
    <w:rsid w:val="00074694"/>
    <w:rsid w:val="00074EFD"/>
    <w:rsid w:val="000760CA"/>
    <w:rsid w:val="0007625B"/>
    <w:rsid w:val="000828F6"/>
    <w:rsid w:val="000835E7"/>
    <w:rsid w:val="00085D59"/>
    <w:rsid w:val="00092F4C"/>
    <w:rsid w:val="0009398E"/>
    <w:rsid w:val="00093DBA"/>
    <w:rsid w:val="00094168"/>
    <w:rsid w:val="00094FE6"/>
    <w:rsid w:val="00095C91"/>
    <w:rsid w:val="000A0392"/>
    <w:rsid w:val="000A0754"/>
    <w:rsid w:val="000A1725"/>
    <w:rsid w:val="000A3CC8"/>
    <w:rsid w:val="000B2C0A"/>
    <w:rsid w:val="000B610A"/>
    <w:rsid w:val="000C097F"/>
    <w:rsid w:val="000C1FBF"/>
    <w:rsid w:val="000C50B3"/>
    <w:rsid w:val="000C6DB3"/>
    <w:rsid w:val="000C6F7E"/>
    <w:rsid w:val="000D0E9D"/>
    <w:rsid w:val="000D2F52"/>
    <w:rsid w:val="000D4FB8"/>
    <w:rsid w:val="000D63D2"/>
    <w:rsid w:val="000D7E78"/>
    <w:rsid w:val="000E14B8"/>
    <w:rsid w:val="000E1C18"/>
    <w:rsid w:val="000E2298"/>
    <w:rsid w:val="000E33C5"/>
    <w:rsid w:val="000E3DBC"/>
    <w:rsid w:val="000E3F58"/>
    <w:rsid w:val="000E6537"/>
    <w:rsid w:val="000E692D"/>
    <w:rsid w:val="000F0083"/>
    <w:rsid w:val="000F04D5"/>
    <w:rsid w:val="000F21CA"/>
    <w:rsid w:val="000F686E"/>
    <w:rsid w:val="001000A3"/>
    <w:rsid w:val="0010125D"/>
    <w:rsid w:val="0010484C"/>
    <w:rsid w:val="001048C3"/>
    <w:rsid w:val="001049C2"/>
    <w:rsid w:val="00106175"/>
    <w:rsid w:val="00107341"/>
    <w:rsid w:val="001128F4"/>
    <w:rsid w:val="00112A37"/>
    <w:rsid w:val="00112B00"/>
    <w:rsid w:val="00113A50"/>
    <w:rsid w:val="00113F78"/>
    <w:rsid w:val="0011523C"/>
    <w:rsid w:val="00120B09"/>
    <w:rsid w:val="00121317"/>
    <w:rsid w:val="00121DBE"/>
    <w:rsid w:val="001226BC"/>
    <w:rsid w:val="00125625"/>
    <w:rsid w:val="00125776"/>
    <w:rsid w:val="0012649E"/>
    <w:rsid w:val="0012741A"/>
    <w:rsid w:val="00130618"/>
    <w:rsid w:val="00133297"/>
    <w:rsid w:val="001368DF"/>
    <w:rsid w:val="00137B62"/>
    <w:rsid w:val="00144EE9"/>
    <w:rsid w:val="00146968"/>
    <w:rsid w:val="00151340"/>
    <w:rsid w:val="00151954"/>
    <w:rsid w:val="00151BE2"/>
    <w:rsid w:val="00152AA3"/>
    <w:rsid w:val="00153FBB"/>
    <w:rsid w:val="001541DC"/>
    <w:rsid w:val="0015503A"/>
    <w:rsid w:val="00156202"/>
    <w:rsid w:val="0016303A"/>
    <w:rsid w:val="00163420"/>
    <w:rsid w:val="001640C0"/>
    <w:rsid w:val="00170612"/>
    <w:rsid w:val="0017078A"/>
    <w:rsid w:val="0017151E"/>
    <w:rsid w:val="001723E5"/>
    <w:rsid w:val="00172C8C"/>
    <w:rsid w:val="00174501"/>
    <w:rsid w:val="00176D1C"/>
    <w:rsid w:val="001771FE"/>
    <w:rsid w:val="001816DC"/>
    <w:rsid w:val="001834B2"/>
    <w:rsid w:val="0018429B"/>
    <w:rsid w:val="0018435F"/>
    <w:rsid w:val="00185C51"/>
    <w:rsid w:val="00187A34"/>
    <w:rsid w:val="0019068C"/>
    <w:rsid w:val="00190B43"/>
    <w:rsid w:val="0019198C"/>
    <w:rsid w:val="00191F72"/>
    <w:rsid w:val="0019258D"/>
    <w:rsid w:val="0019273B"/>
    <w:rsid w:val="00192BE5"/>
    <w:rsid w:val="001936A9"/>
    <w:rsid w:val="001942A3"/>
    <w:rsid w:val="001944B3"/>
    <w:rsid w:val="0019482C"/>
    <w:rsid w:val="001950D2"/>
    <w:rsid w:val="0019540D"/>
    <w:rsid w:val="001969AB"/>
    <w:rsid w:val="00196AA3"/>
    <w:rsid w:val="001A1EA8"/>
    <w:rsid w:val="001A2509"/>
    <w:rsid w:val="001A3C18"/>
    <w:rsid w:val="001A5CB2"/>
    <w:rsid w:val="001A6040"/>
    <w:rsid w:val="001A716A"/>
    <w:rsid w:val="001B0276"/>
    <w:rsid w:val="001B22D1"/>
    <w:rsid w:val="001B3C27"/>
    <w:rsid w:val="001B5A43"/>
    <w:rsid w:val="001B7D5C"/>
    <w:rsid w:val="001C062C"/>
    <w:rsid w:val="001C0CB0"/>
    <w:rsid w:val="001C1DFC"/>
    <w:rsid w:val="001C1FAC"/>
    <w:rsid w:val="001C2D43"/>
    <w:rsid w:val="001C30D0"/>
    <w:rsid w:val="001C3738"/>
    <w:rsid w:val="001C3B20"/>
    <w:rsid w:val="001C40C2"/>
    <w:rsid w:val="001C4524"/>
    <w:rsid w:val="001C5B54"/>
    <w:rsid w:val="001C689D"/>
    <w:rsid w:val="001D1BE5"/>
    <w:rsid w:val="001D55B6"/>
    <w:rsid w:val="001D62CD"/>
    <w:rsid w:val="001E005C"/>
    <w:rsid w:val="001E1AC2"/>
    <w:rsid w:val="001E30BB"/>
    <w:rsid w:val="001E3A1E"/>
    <w:rsid w:val="001E4954"/>
    <w:rsid w:val="001E5A80"/>
    <w:rsid w:val="001F0B75"/>
    <w:rsid w:val="001F1D96"/>
    <w:rsid w:val="001F2ECE"/>
    <w:rsid w:val="001F7537"/>
    <w:rsid w:val="00201B72"/>
    <w:rsid w:val="002023CF"/>
    <w:rsid w:val="002024BA"/>
    <w:rsid w:val="00202714"/>
    <w:rsid w:val="00204285"/>
    <w:rsid w:val="002056F9"/>
    <w:rsid w:val="002061D2"/>
    <w:rsid w:val="00206B91"/>
    <w:rsid w:val="002118A0"/>
    <w:rsid w:val="00212A94"/>
    <w:rsid w:val="00212E6F"/>
    <w:rsid w:val="00220008"/>
    <w:rsid w:val="0022304D"/>
    <w:rsid w:val="002238DB"/>
    <w:rsid w:val="0022452F"/>
    <w:rsid w:val="002247EB"/>
    <w:rsid w:val="002271A8"/>
    <w:rsid w:val="00230238"/>
    <w:rsid w:val="0023403C"/>
    <w:rsid w:val="00236FEE"/>
    <w:rsid w:val="00240D48"/>
    <w:rsid w:val="002517E2"/>
    <w:rsid w:val="00254B30"/>
    <w:rsid w:val="00255C7C"/>
    <w:rsid w:val="00261632"/>
    <w:rsid w:val="00263DFD"/>
    <w:rsid w:val="00266506"/>
    <w:rsid w:val="002707B7"/>
    <w:rsid w:val="0027358D"/>
    <w:rsid w:val="00274920"/>
    <w:rsid w:val="00280E74"/>
    <w:rsid w:val="0028206E"/>
    <w:rsid w:val="002839D4"/>
    <w:rsid w:val="00284BA5"/>
    <w:rsid w:val="002874E6"/>
    <w:rsid w:val="00290B0E"/>
    <w:rsid w:val="00294E11"/>
    <w:rsid w:val="00297E80"/>
    <w:rsid w:val="002A123B"/>
    <w:rsid w:val="002A1A71"/>
    <w:rsid w:val="002A55AC"/>
    <w:rsid w:val="002A7603"/>
    <w:rsid w:val="002A79B5"/>
    <w:rsid w:val="002B1828"/>
    <w:rsid w:val="002B385E"/>
    <w:rsid w:val="002B4319"/>
    <w:rsid w:val="002B4BC5"/>
    <w:rsid w:val="002B5945"/>
    <w:rsid w:val="002B7DD3"/>
    <w:rsid w:val="002B7F5F"/>
    <w:rsid w:val="002C44F9"/>
    <w:rsid w:val="002C5E5D"/>
    <w:rsid w:val="002C7826"/>
    <w:rsid w:val="002D1C9E"/>
    <w:rsid w:val="002D4C61"/>
    <w:rsid w:val="002D52BE"/>
    <w:rsid w:val="002D792D"/>
    <w:rsid w:val="002E08AE"/>
    <w:rsid w:val="002E42E5"/>
    <w:rsid w:val="002E66FA"/>
    <w:rsid w:val="002E6F87"/>
    <w:rsid w:val="002E7817"/>
    <w:rsid w:val="002F2144"/>
    <w:rsid w:val="002F24D0"/>
    <w:rsid w:val="002F3213"/>
    <w:rsid w:val="002F371A"/>
    <w:rsid w:val="002F4724"/>
    <w:rsid w:val="002F778C"/>
    <w:rsid w:val="00303359"/>
    <w:rsid w:val="00306182"/>
    <w:rsid w:val="0030621C"/>
    <w:rsid w:val="00307FC4"/>
    <w:rsid w:val="003117A5"/>
    <w:rsid w:val="00311C68"/>
    <w:rsid w:val="003120FE"/>
    <w:rsid w:val="00313661"/>
    <w:rsid w:val="00314C53"/>
    <w:rsid w:val="00322BFA"/>
    <w:rsid w:val="00323C79"/>
    <w:rsid w:val="00324B1C"/>
    <w:rsid w:val="003258D4"/>
    <w:rsid w:val="00326A21"/>
    <w:rsid w:val="0033427E"/>
    <w:rsid w:val="00335178"/>
    <w:rsid w:val="003363A7"/>
    <w:rsid w:val="00336BBE"/>
    <w:rsid w:val="0033764E"/>
    <w:rsid w:val="003423AB"/>
    <w:rsid w:val="003429D8"/>
    <w:rsid w:val="00342B37"/>
    <w:rsid w:val="0034413D"/>
    <w:rsid w:val="00350183"/>
    <w:rsid w:val="00350254"/>
    <w:rsid w:val="00350B85"/>
    <w:rsid w:val="00352F98"/>
    <w:rsid w:val="003534EC"/>
    <w:rsid w:val="003568C6"/>
    <w:rsid w:val="00357091"/>
    <w:rsid w:val="00360032"/>
    <w:rsid w:val="00360294"/>
    <w:rsid w:val="00361871"/>
    <w:rsid w:val="00365029"/>
    <w:rsid w:val="00367EA8"/>
    <w:rsid w:val="00371C04"/>
    <w:rsid w:val="00373E2F"/>
    <w:rsid w:val="003808AA"/>
    <w:rsid w:val="00381B6D"/>
    <w:rsid w:val="00381ECC"/>
    <w:rsid w:val="00382476"/>
    <w:rsid w:val="0038616E"/>
    <w:rsid w:val="00392A0F"/>
    <w:rsid w:val="00393F9E"/>
    <w:rsid w:val="00394D60"/>
    <w:rsid w:val="00395922"/>
    <w:rsid w:val="00395AC9"/>
    <w:rsid w:val="00396A90"/>
    <w:rsid w:val="003A1201"/>
    <w:rsid w:val="003A7005"/>
    <w:rsid w:val="003B27A3"/>
    <w:rsid w:val="003B5D43"/>
    <w:rsid w:val="003B7996"/>
    <w:rsid w:val="003C0236"/>
    <w:rsid w:val="003C2C16"/>
    <w:rsid w:val="003C4D88"/>
    <w:rsid w:val="003C5EDE"/>
    <w:rsid w:val="003D0386"/>
    <w:rsid w:val="003D0852"/>
    <w:rsid w:val="003D2851"/>
    <w:rsid w:val="003D7669"/>
    <w:rsid w:val="003E2785"/>
    <w:rsid w:val="003E4008"/>
    <w:rsid w:val="003F2A35"/>
    <w:rsid w:val="003F303C"/>
    <w:rsid w:val="003F3886"/>
    <w:rsid w:val="00401022"/>
    <w:rsid w:val="0040139C"/>
    <w:rsid w:val="00402647"/>
    <w:rsid w:val="004031CE"/>
    <w:rsid w:val="00405502"/>
    <w:rsid w:val="00406761"/>
    <w:rsid w:val="004103DA"/>
    <w:rsid w:val="004116E1"/>
    <w:rsid w:val="00411BD3"/>
    <w:rsid w:val="00412D66"/>
    <w:rsid w:val="004134A5"/>
    <w:rsid w:val="00413F6D"/>
    <w:rsid w:val="00414D51"/>
    <w:rsid w:val="004228BE"/>
    <w:rsid w:val="004236B9"/>
    <w:rsid w:val="00423C3F"/>
    <w:rsid w:val="00424181"/>
    <w:rsid w:val="0042651F"/>
    <w:rsid w:val="004267C0"/>
    <w:rsid w:val="0042709E"/>
    <w:rsid w:val="00427E9A"/>
    <w:rsid w:val="00431EF4"/>
    <w:rsid w:val="00432105"/>
    <w:rsid w:val="00432C1D"/>
    <w:rsid w:val="00433045"/>
    <w:rsid w:val="00433748"/>
    <w:rsid w:val="00434E02"/>
    <w:rsid w:val="00437021"/>
    <w:rsid w:val="00437F1B"/>
    <w:rsid w:val="00440F7C"/>
    <w:rsid w:val="0044105A"/>
    <w:rsid w:val="004420D1"/>
    <w:rsid w:val="00444034"/>
    <w:rsid w:val="00445116"/>
    <w:rsid w:val="004474D5"/>
    <w:rsid w:val="004502C1"/>
    <w:rsid w:val="00450D1F"/>
    <w:rsid w:val="00452C77"/>
    <w:rsid w:val="00453B8E"/>
    <w:rsid w:val="00453EF7"/>
    <w:rsid w:val="00454BD4"/>
    <w:rsid w:val="0045688E"/>
    <w:rsid w:val="00464C9C"/>
    <w:rsid w:val="00465F96"/>
    <w:rsid w:val="0046650D"/>
    <w:rsid w:val="00473AD7"/>
    <w:rsid w:val="00474EF8"/>
    <w:rsid w:val="00477D8D"/>
    <w:rsid w:val="00482497"/>
    <w:rsid w:val="00484FE2"/>
    <w:rsid w:val="0048518A"/>
    <w:rsid w:val="0049092E"/>
    <w:rsid w:val="0049198D"/>
    <w:rsid w:val="004946B7"/>
    <w:rsid w:val="00494B2E"/>
    <w:rsid w:val="00496B97"/>
    <w:rsid w:val="00497028"/>
    <w:rsid w:val="004A3984"/>
    <w:rsid w:val="004A775A"/>
    <w:rsid w:val="004B222A"/>
    <w:rsid w:val="004B2CDE"/>
    <w:rsid w:val="004B46DF"/>
    <w:rsid w:val="004C0318"/>
    <w:rsid w:val="004C15DB"/>
    <w:rsid w:val="004C1E18"/>
    <w:rsid w:val="004C28FA"/>
    <w:rsid w:val="004C31A4"/>
    <w:rsid w:val="004D0043"/>
    <w:rsid w:val="004D0C75"/>
    <w:rsid w:val="004D4C0A"/>
    <w:rsid w:val="004D61E7"/>
    <w:rsid w:val="004E0322"/>
    <w:rsid w:val="004E0560"/>
    <w:rsid w:val="004E2B65"/>
    <w:rsid w:val="004E2BD9"/>
    <w:rsid w:val="004E4851"/>
    <w:rsid w:val="004E5663"/>
    <w:rsid w:val="004E7AFB"/>
    <w:rsid w:val="004F0892"/>
    <w:rsid w:val="004F3ADE"/>
    <w:rsid w:val="004F4C5B"/>
    <w:rsid w:val="004F76AA"/>
    <w:rsid w:val="00500F85"/>
    <w:rsid w:val="00501C7A"/>
    <w:rsid w:val="00505CAB"/>
    <w:rsid w:val="005109DE"/>
    <w:rsid w:val="0051261E"/>
    <w:rsid w:val="00513F4D"/>
    <w:rsid w:val="00516A84"/>
    <w:rsid w:val="00522DB4"/>
    <w:rsid w:val="0052472C"/>
    <w:rsid w:val="00524DE7"/>
    <w:rsid w:val="00525BA9"/>
    <w:rsid w:val="0053045D"/>
    <w:rsid w:val="00531840"/>
    <w:rsid w:val="005348B3"/>
    <w:rsid w:val="0053503C"/>
    <w:rsid w:val="005359A1"/>
    <w:rsid w:val="00535EC8"/>
    <w:rsid w:val="0053768D"/>
    <w:rsid w:val="00540955"/>
    <w:rsid w:val="00540A0B"/>
    <w:rsid w:val="00541D4D"/>
    <w:rsid w:val="0054203C"/>
    <w:rsid w:val="00546E84"/>
    <w:rsid w:val="00553E6B"/>
    <w:rsid w:val="00557430"/>
    <w:rsid w:val="00557852"/>
    <w:rsid w:val="00561EDF"/>
    <w:rsid w:val="005640FE"/>
    <w:rsid w:val="005651CF"/>
    <w:rsid w:val="005655FA"/>
    <w:rsid w:val="0056615D"/>
    <w:rsid w:val="00566B55"/>
    <w:rsid w:val="0056727F"/>
    <w:rsid w:val="0057073A"/>
    <w:rsid w:val="005727FF"/>
    <w:rsid w:val="0057324F"/>
    <w:rsid w:val="00573E2E"/>
    <w:rsid w:val="00575EF9"/>
    <w:rsid w:val="00576602"/>
    <w:rsid w:val="0058200C"/>
    <w:rsid w:val="00583DAA"/>
    <w:rsid w:val="005853C3"/>
    <w:rsid w:val="00586FD3"/>
    <w:rsid w:val="005921BE"/>
    <w:rsid w:val="005930AF"/>
    <w:rsid w:val="00593A49"/>
    <w:rsid w:val="005943AF"/>
    <w:rsid w:val="00594806"/>
    <w:rsid w:val="00594AC0"/>
    <w:rsid w:val="00595CEF"/>
    <w:rsid w:val="0059660F"/>
    <w:rsid w:val="005A09DD"/>
    <w:rsid w:val="005A0BD7"/>
    <w:rsid w:val="005A2558"/>
    <w:rsid w:val="005A2EF5"/>
    <w:rsid w:val="005A3852"/>
    <w:rsid w:val="005A4DDF"/>
    <w:rsid w:val="005A666A"/>
    <w:rsid w:val="005A7F6C"/>
    <w:rsid w:val="005B214C"/>
    <w:rsid w:val="005B2788"/>
    <w:rsid w:val="005B2ADD"/>
    <w:rsid w:val="005B3398"/>
    <w:rsid w:val="005B7ACF"/>
    <w:rsid w:val="005D01E6"/>
    <w:rsid w:val="005D0DEC"/>
    <w:rsid w:val="005D43D9"/>
    <w:rsid w:val="005D44C9"/>
    <w:rsid w:val="005D4B22"/>
    <w:rsid w:val="005D6ED8"/>
    <w:rsid w:val="005D7C26"/>
    <w:rsid w:val="005E046F"/>
    <w:rsid w:val="005E13D3"/>
    <w:rsid w:val="005E61B9"/>
    <w:rsid w:val="005F09E5"/>
    <w:rsid w:val="005F7DFB"/>
    <w:rsid w:val="00600085"/>
    <w:rsid w:val="006009BD"/>
    <w:rsid w:val="00601154"/>
    <w:rsid w:val="00601540"/>
    <w:rsid w:val="0060566C"/>
    <w:rsid w:val="006065A8"/>
    <w:rsid w:val="0060711E"/>
    <w:rsid w:val="00612C42"/>
    <w:rsid w:val="00614617"/>
    <w:rsid w:val="00614F61"/>
    <w:rsid w:val="006168B4"/>
    <w:rsid w:val="0062048C"/>
    <w:rsid w:val="00622359"/>
    <w:rsid w:val="006236D7"/>
    <w:rsid w:val="006242E2"/>
    <w:rsid w:val="00625134"/>
    <w:rsid w:val="00626ABC"/>
    <w:rsid w:val="006327D5"/>
    <w:rsid w:val="00635122"/>
    <w:rsid w:val="00643F5E"/>
    <w:rsid w:val="00645C43"/>
    <w:rsid w:val="00646FE4"/>
    <w:rsid w:val="0065025B"/>
    <w:rsid w:val="00652EFC"/>
    <w:rsid w:val="00653E69"/>
    <w:rsid w:val="006556A2"/>
    <w:rsid w:val="00655D3C"/>
    <w:rsid w:val="006563DF"/>
    <w:rsid w:val="00656985"/>
    <w:rsid w:val="00660408"/>
    <w:rsid w:val="00660801"/>
    <w:rsid w:val="0066630A"/>
    <w:rsid w:val="00667237"/>
    <w:rsid w:val="0067035F"/>
    <w:rsid w:val="00672795"/>
    <w:rsid w:val="006728DD"/>
    <w:rsid w:val="00673103"/>
    <w:rsid w:val="00676CC8"/>
    <w:rsid w:val="00676E6E"/>
    <w:rsid w:val="00677B57"/>
    <w:rsid w:val="00680E9C"/>
    <w:rsid w:val="006822B1"/>
    <w:rsid w:val="00682380"/>
    <w:rsid w:val="00682F41"/>
    <w:rsid w:val="0068393D"/>
    <w:rsid w:val="0068490F"/>
    <w:rsid w:val="00684F63"/>
    <w:rsid w:val="00685B05"/>
    <w:rsid w:val="00690612"/>
    <w:rsid w:val="006912B2"/>
    <w:rsid w:val="0069213E"/>
    <w:rsid w:val="00693C9B"/>
    <w:rsid w:val="006A187D"/>
    <w:rsid w:val="006A2144"/>
    <w:rsid w:val="006A25C3"/>
    <w:rsid w:val="006A4657"/>
    <w:rsid w:val="006A6F54"/>
    <w:rsid w:val="006B0870"/>
    <w:rsid w:val="006B0B95"/>
    <w:rsid w:val="006B1BFE"/>
    <w:rsid w:val="006B1CEF"/>
    <w:rsid w:val="006B2FB7"/>
    <w:rsid w:val="006B4400"/>
    <w:rsid w:val="006D2D68"/>
    <w:rsid w:val="006E003D"/>
    <w:rsid w:val="006E1267"/>
    <w:rsid w:val="006E13E5"/>
    <w:rsid w:val="006E23E1"/>
    <w:rsid w:val="006E4769"/>
    <w:rsid w:val="006E4778"/>
    <w:rsid w:val="006E5708"/>
    <w:rsid w:val="006E5E2F"/>
    <w:rsid w:val="006E6AEE"/>
    <w:rsid w:val="006E725E"/>
    <w:rsid w:val="006F0DA8"/>
    <w:rsid w:val="006F2108"/>
    <w:rsid w:val="006F28BC"/>
    <w:rsid w:val="006F556A"/>
    <w:rsid w:val="00700954"/>
    <w:rsid w:val="00701868"/>
    <w:rsid w:val="00703057"/>
    <w:rsid w:val="0070345B"/>
    <w:rsid w:val="00706DB6"/>
    <w:rsid w:val="00710706"/>
    <w:rsid w:val="00710AF0"/>
    <w:rsid w:val="0071184F"/>
    <w:rsid w:val="00712A56"/>
    <w:rsid w:val="00717245"/>
    <w:rsid w:val="007179BE"/>
    <w:rsid w:val="0072001A"/>
    <w:rsid w:val="00720E0F"/>
    <w:rsid w:val="00721BF7"/>
    <w:rsid w:val="00724ECF"/>
    <w:rsid w:val="00726549"/>
    <w:rsid w:val="00727E99"/>
    <w:rsid w:val="00735866"/>
    <w:rsid w:val="00737C82"/>
    <w:rsid w:val="007409E3"/>
    <w:rsid w:val="007413CB"/>
    <w:rsid w:val="00742491"/>
    <w:rsid w:val="00742567"/>
    <w:rsid w:val="007428E6"/>
    <w:rsid w:val="007466CD"/>
    <w:rsid w:val="00750748"/>
    <w:rsid w:val="00750B0B"/>
    <w:rsid w:val="00751337"/>
    <w:rsid w:val="00753CFB"/>
    <w:rsid w:val="007544EA"/>
    <w:rsid w:val="0075456A"/>
    <w:rsid w:val="00756320"/>
    <w:rsid w:val="00762B03"/>
    <w:rsid w:val="00763272"/>
    <w:rsid w:val="0077079D"/>
    <w:rsid w:val="00772FFC"/>
    <w:rsid w:val="0078047E"/>
    <w:rsid w:val="00781948"/>
    <w:rsid w:val="00783556"/>
    <w:rsid w:val="00784316"/>
    <w:rsid w:val="00784910"/>
    <w:rsid w:val="00785712"/>
    <w:rsid w:val="00794D7D"/>
    <w:rsid w:val="00795831"/>
    <w:rsid w:val="00795D3D"/>
    <w:rsid w:val="00796B3A"/>
    <w:rsid w:val="007A06D5"/>
    <w:rsid w:val="007A07A4"/>
    <w:rsid w:val="007A13A4"/>
    <w:rsid w:val="007A24A2"/>
    <w:rsid w:val="007A5DFD"/>
    <w:rsid w:val="007A6522"/>
    <w:rsid w:val="007A6D47"/>
    <w:rsid w:val="007A704B"/>
    <w:rsid w:val="007A7DDD"/>
    <w:rsid w:val="007B234D"/>
    <w:rsid w:val="007B4CF1"/>
    <w:rsid w:val="007B66B0"/>
    <w:rsid w:val="007C24B8"/>
    <w:rsid w:val="007C26F8"/>
    <w:rsid w:val="007C38BC"/>
    <w:rsid w:val="007C586D"/>
    <w:rsid w:val="007C5C8D"/>
    <w:rsid w:val="007C71B9"/>
    <w:rsid w:val="007D1F60"/>
    <w:rsid w:val="007D4365"/>
    <w:rsid w:val="007D5B8F"/>
    <w:rsid w:val="007E04C2"/>
    <w:rsid w:val="007E2B04"/>
    <w:rsid w:val="007E339E"/>
    <w:rsid w:val="007E4E0B"/>
    <w:rsid w:val="007E77A8"/>
    <w:rsid w:val="007F297E"/>
    <w:rsid w:val="007F3524"/>
    <w:rsid w:val="007F425E"/>
    <w:rsid w:val="007F5380"/>
    <w:rsid w:val="0080189E"/>
    <w:rsid w:val="00802281"/>
    <w:rsid w:val="0080313A"/>
    <w:rsid w:val="00804698"/>
    <w:rsid w:val="0080469E"/>
    <w:rsid w:val="00810F32"/>
    <w:rsid w:val="0081107D"/>
    <w:rsid w:val="00813313"/>
    <w:rsid w:val="00813705"/>
    <w:rsid w:val="00814EB5"/>
    <w:rsid w:val="00815191"/>
    <w:rsid w:val="008152A7"/>
    <w:rsid w:val="00815D33"/>
    <w:rsid w:val="00820EFA"/>
    <w:rsid w:val="008218B0"/>
    <w:rsid w:val="00822240"/>
    <w:rsid w:val="00823818"/>
    <w:rsid w:val="00824BFB"/>
    <w:rsid w:val="008252FD"/>
    <w:rsid w:val="00827855"/>
    <w:rsid w:val="00830B64"/>
    <w:rsid w:val="008334DD"/>
    <w:rsid w:val="00835C2E"/>
    <w:rsid w:val="008361EE"/>
    <w:rsid w:val="008371D1"/>
    <w:rsid w:val="008404A8"/>
    <w:rsid w:val="00845261"/>
    <w:rsid w:val="00851658"/>
    <w:rsid w:val="00851B28"/>
    <w:rsid w:val="00851DAE"/>
    <w:rsid w:val="0085210F"/>
    <w:rsid w:val="008531C1"/>
    <w:rsid w:val="008545FC"/>
    <w:rsid w:val="00854D19"/>
    <w:rsid w:val="00855651"/>
    <w:rsid w:val="00855BE9"/>
    <w:rsid w:val="00856E6E"/>
    <w:rsid w:val="008617EB"/>
    <w:rsid w:val="00863C3C"/>
    <w:rsid w:val="00864110"/>
    <w:rsid w:val="0086431D"/>
    <w:rsid w:val="00874181"/>
    <w:rsid w:val="00874529"/>
    <w:rsid w:val="00874AF2"/>
    <w:rsid w:val="0087708C"/>
    <w:rsid w:val="00877D61"/>
    <w:rsid w:val="00880647"/>
    <w:rsid w:val="008807C0"/>
    <w:rsid w:val="00880BA4"/>
    <w:rsid w:val="00882F7C"/>
    <w:rsid w:val="0088597D"/>
    <w:rsid w:val="00887200"/>
    <w:rsid w:val="00887585"/>
    <w:rsid w:val="00892466"/>
    <w:rsid w:val="00892972"/>
    <w:rsid w:val="008A06CD"/>
    <w:rsid w:val="008A1882"/>
    <w:rsid w:val="008A4B93"/>
    <w:rsid w:val="008A71BB"/>
    <w:rsid w:val="008B0B32"/>
    <w:rsid w:val="008B0DBC"/>
    <w:rsid w:val="008B2D55"/>
    <w:rsid w:val="008B4C90"/>
    <w:rsid w:val="008B7DDD"/>
    <w:rsid w:val="008C18A2"/>
    <w:rsid w:val="008C2C8F"/>
    <w:rsid w:val="008D0783"/>
    <w:rsid w:val="008D1081"/>
    <w:rsid w:val="008D22E2"/>
    <w:rsid w:val="008D3218"/>
    <w:rsid w:val="008D5841"/>
    <w:rsid w:val="008D65BF"/>
    <w:rsid w:val="008D66CB"/>
    <w:rsid w:val="008D7DD8"/>
    <w:rsid w:val="008E0981"/>
    <w:rsid w:val="008E1F06"/>
    <w:rsid w:val="008E38B2"/>
    <w:rsid w:val="008E461D"/>
    <w:rsid w:val="008E4848"/>
    <w:rsid w:val="008F5104"/>
    <w:rsid w:val="008F597E"/>
    <w:rsid w:val="008F6362"/>
    <w:rsid w:val="008F6A71"/>
    <w:rsid w:val="008F6CC3"/>
    <w:rsid w:val="009001AF"/>
    <w:rsid w:val="00900782"/>
    <w:rsid w:val="00900DE0"/>
    <w:rsid w:val="00901B79"/>
    <w:rsid w:val="0090471C"/>
    <w:rsid w:val="00905461"/>
    <w:rsid w:val="00907990"/>
    <w:rsid w:val="00910A0E"/>
    <w:rsid w:val="00917BEE"/>
    <w:rsid w:val="00921FB4"/>
    <w:rsid w:val="0092310B"/>
    <w:rsid w:val="00924C6E"/>
    <w:rsid w:val="00927D3F"/>
    <w:rsid w:val="00930340"/>
    <w:rsid w:val="00931EE9"/>
    <w:rsid w:val="00932696"/>
    <w:rsid w:val="00932AC2"/>
    <w:rsid w:val="00936AC7"/>
    <w:rsid w:val="00941223"/>
    <w:rsid w:val="00943C99"/>
    <w:rsid w:val="009444EF"/>
    <w:rsid w:val="00947B11"/>
    <w:rsid w:val="00950BC4"/>
    <w:rsid w:val="00951EEF"/>
    <w:rsid w:val="009528DC"/>
    <w:rsid w:val="00954DEB"/>
    <w:rsid w:val="00955196"/>
    <w:rsid w:val="00955ED1"/>
    <w:rsid w:val="00960023"/>
    <w:rsid w:val="00960E1F"/>
    <w:rsid w:val="00961EFE"/>
    <w:rsid w:val="009647EF"/>
    <w:rsid w:val="00967251"/>
    <w:rsid w:val="009676F0"/>
    <w:rsid w:val="00970139"/>
    <w:rsid w:val="00971C95"/>
    <w:rsid w:val="0097240D"/>
    <w:rsid w:val="0097324B"/>
    <w:rsid w:val="00973D97"/>
    <w:rsid w:val="00974B77"/>
    <w:rsid w:val="00980C14"/>
    <w:rsid w:val="00981087"/>
    <w:rsid w:val="009810CF"/>
    <w:rsid w:val="00981DB9"/>
    <w:rsid w:val="009841DD"/>
    <w:rsid w:val="009853B5"/>
    <w:rsid w:val="00985414"/>
    <w:rsid w:val="00985533"/>
    <w:rsid w:val="009868EE"/>
    <w:rsid w:val="00990A34"/>
    <w:rsid w:val="00991369"/>
    <w:rsid w:val="0099200A"/>
    <w:rsid w:val="00992039"/>
    <w:rsid w:val="00992B20"/>
    <w:rsid w:val="0099346A"/>
    <w:rsid w:val="00994C2E"/>
    <w:rsid w:val="0099564F"/>
    <w:rsid w:val="009967EF"/>
    <w:rsid w:val="00996894"/>
    <w:rsid w:val="009978D2"/>
    <w:rsid w:val="00997E6C"/>
    <w:rsid w:val="00999A8D"/>
    <w:rsid w:val="009A0267"/>
    <w:rsid w:val="009A03C4"/>
    <w:rsid w:val="009A13FD"/>
    <w:rsid w:val="009A233C"/>
    <w:rsid w:val="009A6505"/>
    <w:rsid w:val="009A6F6E"/>
    <w:rsid w:val="009A78C9"/>
    <w:rsid w:val="009B06EB"/>
    <w:rsid w:val="009B3189"/>
    <w:rsid w:val="009B4CE4"/>
    <w:rsid w:val="009B6970"/>
    <w:rsid w:val="009C1C14"/>
    <w:rsid w:val="009C62BE"/>
    <w:rsid w:val="009D29A6"/>
    <w:rsid w:val="009D343A"/>
    <w:rsid w:val="009D3AD8"/>
    <w:rsid w:val="009D585D"/>
    <w:rsid w:val="009E0E0D"/>
    <w:rsid w:val="009E1A68"/>
    <w:rsid w:val="009E2625"/>
    <w:rsid w:val="009E3FE6"/>
    <w:rsid w:val="009E69DD"/>
    <w:rsid w:val="009E7F86"/>
    <w:rsid w:val="009F08F1"/>
    <w:rsid w:val="009F7FBC"/>
    <w:rsid w:val="00A03115"/>
    <w:rsid w:val="00A0415D"/>
    <w:rsid w:val="00A04388"/>
    <w:rsid w:val="00A0548C"/>
    <w:rsid w:val="00A23EF2"/>
    <w:rsid w:val="00A26F2C"/>
    <w:rsid w:val="00A2782F"/>
    <w:rsid w:val="00A27A7F"/>
    <w:rsid w:val="00A30CDE"/>
    <w:rsid w:val="00A428CA"/>
    <w:rsid w:val="00A43D48"/>
    <w:rsid w:val="00A44CC4"/>
    <w:rsid w:val="00A44EED"/>
    <w:rsid w:val="00A50982"/>
    <w:rsid w:val="00A53AE3"/>
    <w:rsid w:val="00A60004"/>
    <w:rsid w:val="00A62863"/>
    <w:rsid w:val="00A64805"/>
    <w:rsid w:val="00A7020C"/>
    <w:rsid w:val="00A73AC4"/>
    <w:rsid w:val="00A754EA"/>
    <w:rsid w:val="00A75AC7"/>
    <w:rsid w:val="00A75C98"/>
    <w:rsid w:val="00A75D29"/>
    <w:rsid w:val="00A75D5E"/>
    <w:rsid w:val="00A76893"/>
    <w:rsid w:val="00A80AD0"/>
    <w:rsid w:val="00A80FCD"/>
    <w:rsid w:val="00A82D8B"/>
    <w:rsid w:val="00A82DC1"/>
    <w:rsid w:val="00A839E9"/>
    <w:rsid w:val="00A84399"/>
    <w:rsid w:val="00A844E0"/>
    <w:rsid w:val="00A85495"/>
    <w:rsid w:val="00A879B3"/>
    <w:rsid w:val="00A90EA9"/>
    <w:rsid w:val="00A9257C"/>
    <w:rsid w:val="00A92B85"/>
    <w:rsid w:val="00A94C65"/>
    <w:rsid w:val="00A94D44"/>
    <w:rsid w:val="00A94FE3"/>
    <w:rsid w:val="00A961B5"/>
    <w:rsid w:val="00A971A6"/>
    <w:rsid w:val="00AA4443"/>
    <w:rsid w:val="00AA44B8"/>
    <w:rsid w:val="00AA54E7"/>
    <w:rsid w:val="00AA5A98"/>
    <w:rsid w:val="00AA6282"/>
    <w:rsid w:val="00AA7543"/>
    <w:rsid w:val="00AA77D0"/>
    <w:rsid w:val="00AB1BB8"/>
    <w:rsid w:val="00AB2988"/>
    <w:rsid w:val="00AB31CD"/>
    <w:rsid w:val="00AB350E"/>
    <w:rsid w:val="00AB3A4F"/>
    <w:rsid w:val="00AB4331"/>
    <w:rsid w:val="00AB589B"/>
    <w:rsid w:val="00AC0A8A"/>
    <w:rsid w:val="00AC0DEE"/>
    <w:rsid w:val="00AC1FC7"/>
    <w:rsid w:val="00AC5076"/>
    <w:rsid w:val="00AC568D"/>
    <w:rsid w:val="00AD00A8"/>
    <w:rsid w:val="00AD2CAB"/>
    <w:rsid w:val="00AD357E"/>
    <w:rsid w:val="00AD6129"/>
    <w:rsid w:val="00AD61BE"/>
    <w:rsid w:val="00AD6720"/>
    <w:rsid w:val="00AD73CA"/>
    <w:rsid w:val="00AE0026"/>
    <w:rsid w:val="00AE6EEF"/>
    <w:rsid w:val="00AE6F7A"/>
    <w:rsid w:val="00AF33D8"/>
    <w:rsid w:val="00B02B15"/>
    <w:rsid w:val="00B03FB5"/>
    <w:rsid w:val="00B05C62"/>
    <w:rsid w:val="00B05EE2"/>
    <w:rsid w:val="00B10BE7"/>
    <w:rsid w:val="00B1151B"/>
    <w:rsid w:val="00B14EFE"/>
    <w:rsid w:val="00B162BB"/>
    <w:rsid w:val="00B1633A"/>
    <w:rsid w:val="00B17BF2"/>
    <w:rsid w:val="00B21CFC"/>
    <w:rsid w:val="00B223FC"/>
    <w:rsid w:val="00B254C7"/>
    <w:rsid w:val="00B26948"/>
    <w:rsid w:val="00B27ECE"/>
    <w:rsid w:val="00B309FF"/>
    <w:rsid w:val="00B31149"/>
    <w:rsid w:val="00B31BE8"/>
    <w:rsid w:val="00B33BDE"/>
    <w:rsid w:val="00B34233"/>
    <w:rsid w:val="00B34B14"/>
    <w:rsid w:val="00B35322"/>
    <w:rsid w:val="00B419E2"/>
    <w:rsid w:val="00B43565"/>
    <w:rsid w:val="00B43FA1"/>
    <w:rsid w:val="00B4734B"/>
    <w:rsid w:val="00B5088B"/>
    <w:rsid w:val="00B51C70"/>
    <w:rsid w:val="00B523DB"/>
    <w:rsid w:val="00B52D4B"/>
    <w:rsid w:val="00B53E6B"/>
    <w:rsid w:val="00B56022"/>
    <w:rsid w:val="00B5674E"/>
    <w:rsid w:val="00B6416B"/>
    <w:rsid w:val="00B64BE0"/>
    <w:rsid w:val="00B65B96"/>
    <w:rsid w:val="00B663AD"/>
    <w:rsid w:val="00B666AA"/>
    <w:rsid w:val="00B66CF0"/>
    <w:rsid w:val="00B67F93"/>
    <w:rsid w:val="00B70FF0"/>
    <w:rsid w:val="00B71B2C"/>
    <w:rsid w:val="00B814C1"/>
    <w:rsid w:val="00B81AE5"/>
    <w:rsid w:val="00B81D18"/>
    <w:rsid w:val="00B824F9"/>
    <w:rsid w:val="00B82DEE"/>
    <w:rsid w:val="00B8305B"/>
    <w:rsid w:val="00B83604"/>
    <w:rsid w:val="00B83791"/>
    <w:rsid w:val="00B8459B"/>
    <w:rsid w:val="00B857AC"/>
    <w:rsid w:val="00B86C0D"/>
    <w:rsid w:val="00B90657"/>
    <w:rsid w:val="00B938A3"/>
    <w:rsid w:val="00B944DA"/>
    <w:rsid w:val="00BA0B8B"/>
    <w:rsid w:val="00BA1986"/>
    <w:rsid w:val="00BA532B"/>
    <w:rsid w:val="00BB09B6"/>
    <w:rsid w:val="00BB1D7B"/>
    <w:rsid w:val="00BB3C9E"/>
    <w:rsid w:val="00BB4D47"/>
    <w:rsid w:val="00BB5DA3"/>
    <w:rsid w:val="00BB72D4"/>
    <w:rsid w:val="00BB7BEF"/>
    <w:rsid w:val="00BC1F82"/>
    <w:rsid w:val="00BC3D4A"/>
    <w:rsid w:val="00BC4CA3"/>
    <w:rsid w:val="00BC581D"/>
    <w:rsid w:val="00BD0BD3"/>
    <w:rsid w:val="00BD2449"/>
    <w:rsid w:val="00BD253D"/>
    <w:rsid w:val="00BD25C6"/>
    <w:rsid w:val="00BD5FED"/>
    <w:rsid w:val="00BE0B0E"/>
    <w:rsid w:val="00BE1131"/>
    <w:rsid w:val="00BE263A"/>
    <w:rsid w:val="00BE3A45"/>
    <w:rsid w:val="00BE7AA6"/>
    <w:rsid w:val="00BE7DD6"/>
    <w:rsid w:val="00BF0360"/>
    <w:rsid w:val="00BF16B6"/>
    <w:rsid w:val="00BF65A5"/>
    <w:rsid w:val="00C0002B"/>
    <w:rsid w:val="00C0172A"/>
    <w:rsid w:val="00C05618"/>
    <w:rsid w:val="00C06B55"/>
    <w:rsid w:val="00C1312C"/>
    <w:rsid w:val="00C146EC"/>
    <w:rsid w:val="00C14D9B"/>
    <w:rsid w:val="00C16A34"/>
    <w:rsid w:val="00C16BDC"/>
    <w:rsid w:val="00C17AF9"/>
    <w:rsid w:val="00C20519"/>
    <w:rsid w:val="00C31721"/>
    <w:rsid w:val="00C31E16"/>
    <w:rsid w:val="00C33B09"/>
    <w:rsid w:val="00C3487C"/>
    <w:rsid w:val="00C37D3B"/>
    <w:rsid w:val="00C37F13"/>
    <w:rsid w:val="00C41067"/>
    <w:rsid w:val="00C42125"/>
    <w:rsid w:val="00C4310B"/>
    <w:rsid w:val="00C47982"/>
    <w:rsid w:val="00C50580"/>
    <w:rsid w:val="00C52F2D"/>
    <w:rsid w:val="00C548CD"/>
    <w:rsid w:val="00C564F3"/>
    <w:rsid w:val="00C568E1"/>
    <w:rsid w:val="00C579DF"/>
    <w:rsid w:val="00C62697"/>
    <w:rsid w:val="00C637A2"/>
    <w:rsid w:val="00C6576C"/>
    <w:rsid w:val="00C66B18"/>
    <w:rsid w:val="00C678CD"/>
    <w:rsid w:val="00C7461F"/>
    <w:rsid w:val="00C7564C"/>
    <w:rsid w:val="00C8084B"/>
    <w:rsid w:val="00C83BFE"/>
    <w:rsid w:val="00C8402D"/>
    <w:rsid w:val="00C8662F"/>
    <w:rsid w:val="00C86836"/>
    <w:rsid w:val="00C92D21"/>
    <w:rsid w:val="00C945E4"/>
    <w:rsid w:val="00C94687"/>
    <w:rsid w:val="00C94A6F"/>
    <w:rsid w:val="00C955A3"/>
    <w:rsid w:val="00C956F2"/>
    <w:rsid w:val="00C9788D"/>
    <w:rsid w:val="00CA09F8"/>
    <w:rsid w:val="00CA128B"/>
    <w:rsid w:val="00CA1326"/>
    <w:rsid w:val="00CA2163"/>
    <w:rsid w:val="00CA2E2E"/>
    <w:rsid w:val="00CA6E93"/>
    <w:rsid w:val="00CA7640"/>
    <w:rsid w:val="00CB1861"/>
    <w:rsid w:val="00CB245F"/>
    <w:rsid w:val="00CB474B"/>
    <w:rsid w:val="00CC0EC7"/>
    <w:rsid w:val="00CC751F"/>
    <w:rsid w:val="00CC7953"/>
    <w:rsid w:val="00CD13F7"/>
    <w:rsid w:val="00CD1693"/>
    <w:rsid w:val="00CD16E2"/>
    <w:rsid w:val="00CD23ED"/>
    <w:rsid w:val="00CD3AEA"/>
    <w:rsid w:val="00CD4E8B"/>
    <w:rsid w:val="00CE05E9"/>
    <w:rsid w:val="00CE075A"/>
    <w:rsid w:val="00CE43D4"/>
    <w:rsid w:val="00CE492C"/>
    <w:rsid w:val="00CE4E8E"/>
    <w:rsid w:val="00CE5936"/>
    <w:rsid w:val="00CE6649"/>
    <w:rsid w:val="00CF00C8"/>
    <w:rsid w:val="00CF0863"/>
    <w:rsid w:val="00CF629F"/>
    <w:rsid w:val="00CF646B"/>
    <w:rsid w:val="00CF72BF"/>
    <w:rsid w:val="00D01B35"/>
    <w:rsid w:val="00D0212B"/>
    <w:rsid w:val="00D036AD"/>
    <w:rsid w:val="00D058A9"/>
    <w:rsid w:val="00D06534"/>
    <w:rsid w:val="00D07A86"/>
    <w:rsid w:val="00D10677"/>
    <w:rsid w:val="00D11CE1"/>
    <w:rsid w:val="00D11CFF"/>
    <w:rsid w:val="00D11E06"/>
    <w:rsid w:val="00D1222C"/>
    <w:rsid w:val="00D135C4"/>
    <w:rsid w:val="00D136A8"/>
    <w:rsid w:val="00D1501B"/>
    <w:rsid w:val="00D16D27"/>
    <w:rsid w:val="00D211BF"/>
    <w:rsid w:val="00D22272"/>
    <w:rsid w:val="00D22C96"/>
    <w:rsid w:val="00D24E06"/>
    <w:rsid w:val="00D252B0"/>
    <w:rsid w:val="00D25905"/>
    <w:rsid w:val="00D26A68"/>
    <w:rsid w:val="00D33DEB"/>
    <w:rsid w:val="00D347BA"/>
    <w:rsid w:val="00D349E0"/>
    <w:rsid w:val="00D35015"/>
    <w:rsid w:val="00D3590D"/>
    <w:rsid w:val="00D426FB"/>
    <w:rsid w:val="00D42B14"/>
    <w:rsid w:val="00D42D43"/>
    <w:rsid w:val="00D471D8"/>
    <w:rsid w:val="00D4728A"/>
    <w:rsid w:val="00D50CA1"/>
    <w:rsid w:val="00D55897"/>
    <w:rsid w:val="00D56124"/>
    <w:rsid w:val="00D6034C"/>
    <w:rsid w:val="00D609F4"/>
    <w:rsid w:val="00D60C27"/>
    <w:rsid w:val="00D62CDB"/>
    <w:rsid w:val="00D65410"/>
    <w:rsid w:val="00D65A05"/>
    <w:rsid w:val="00D65E80"/>
    <w:rsid w:val="00D674F0"/>
    <w:rsid w:val="00D70045"/>
    <w:rsid w:val="00D71889"/>
    <w:rsid w:val="00D7672D"/>
    <w:rsid w:val="00D807D8"/>
    <w:rsid w:val="00D82B88"/>
    <w:rsid w:val="00D8308E"/>
    <w:rsid w:val="00D839D0"/>
    <w:rsid w:val="00D8511E"/>
    <w:rsid w:val="00D877B0"/>
    <w:rsid w:val="00D9178F"/>
    <w:rsid w:val="00D95976"/>
    <w:rsid w:val="00DA0864"/>
    <w:rsid w:val="00DA0A0F"/>
    <w:rsid w:val="00DA0E19"/>
    <w:rsid w:val="00DA12CC"/>
    <w:rsid w:val="00DA2CF4"/>
    <w:rsid w:val="00DA445B"/>
    <w:rsid w:val="00DA75A4"/>
    <w:rsid w:val="00DA78EA"/>
    <w:rsid w:val="00DB4762"/>
    <w:rsid w:val="00DB6C77"/>
    <w:rsid w:val="00DC11C7"/>
    <w:rsid w:val="00DC3E6B"/>
    <w:rsid w:val="00DC7748"/>
    <w:rsid w:val="00DD3246"/>
    <w:rsid w:val="00DD3FF6"/>
    <w:rsid w:val="00DD6122"/>
    <w:rsid w:val="00DE203C"/>
    <w:rsid w:val="00DE3519"/>
    <w:rsid w:val="00DE507E"/>
    <w:rsid w:val="00DE75BB"/>
    <w:rsid w:val="00DF12D5"/>
    <w:rsid w:val="00DF1E9F"/>
    <w:rsid w:val="00DF3A0C"/>
    <w:rsid w:val="00DF3DEA"/>
    <w:rsid w:val="00DF4294"/>
    <w:rsid w:val="00DF5158"/>
    <w:rsid w:val="00E01BE7"/>
    <w:rsid w:val="00E02C49"/>
    <w:rsid w:val="00E02D7A"/>
    <w:rsid w:val="00E102CC"/>
    <w:rsid w:val="00E16EE8"/>
    <w:rsid w:val="00E2137D"/>
    <w:rsid w:val="00E2304F"/>
    <w:rsid w:val="00E23937"/>
    <w:rsid w:val="00E23FD0"/>
    <w:rsid w:val="00E27CD8"/>
    <w:rsid w:val="00E310DA"/>
    <w:rsid w:val="00E31F75"/>
    <w:rsid w:val="00E405F4"/>
    <w:rsid w:val="00E41AF1"/>
    <w:rsid w:val="00E42649"/>
    <w:rsid w:val="00E44F11"/>
    <w:rsid w:val="00E51515"/>
    <w:rsid w:val="00E5546D"/>
    <w:rsid w:val="00E55F06"/>
    <w:rsid w:val="00E600F0"/>
    <w:rsid w:val="00E63281"/>
    <w:rsid w:val="00E640E2"/>
    <w:rsid w:val="00E652BA"/>
    <w:rsid w:val="00E662F5"/>
    <w:rsid w:val="00E66C15"/>
    <w:rsid w:val="00E67200"/>
    <w:rsid w:val="00E7032F"/>
    <w:rsid w:val="00E70587"/>
    <w:rsid w:val="00E70CFD"/>
    <w:rsid w:val="00E74353"/>
    <w:rsid w:val="00E74925"/>
    <w:rsid w:val="00E74BF5"/>
    <w:rsid w:val="00E75399"/>
    <w:rsid w:val="00E767B3"/>
    <w:rsid w:val="00E77051"/>
    <w:rsid w:val="00E84ADB"/>
    <w:rsid w:val="00E85C7A"/>
    <w:rsid w:val="00E86FF0"/>
    <w:rsid w:val="00E902A0"/>
    <w:rsid w:val="00E90BD3"/>
    <w:rsid w:val="00E923B2"/>
    <w:rsid w:val="00E925E6"/>
    <w:rsid w:val="00E93BA7"/>
    <w:rsid w:val="00E941FE"/>
    <w:rsid w:val="00EA00DB"/>
    <w:rsid w:val="00EA405A"/>
    <w:rsid w:val="00EA55A6"/>
    <w:rsid w:val="00EA5AA7"/>
    <w:rsid w:val="00EB1721"/>
    <w:rsid w:val="00EB2ED2"/>
    <w:rsid w:val="00EB336D"/>
    <w:rsid w:val="00EB7EF0"/>
    <w:rsid w:val="00EC11D7"/>
    <w:rsid w:val="00EC4AC3"/>
    <w:rsid w:val="00EC51A9"/>
    <w:rsid w:val="00EC5542"/>
    <w:rsid w:val="00ED01BB"/>
    <w:rsid w:val="00ED1C9B"/>
    <w:rsid w:val="00ED256E"/>
    <w:rsid w:val="00ED36FB"/>
    <w:rsid w:val="00ED5675"/>
    <w:rsid w:val="00ED646C"/>
    <w:rsid w:val="00ED6FF0"/>
    <w:rsid w:val="00EE2831"/>
    <w:rsid w:val="00EE3C5A"/>
    <w:rsid w:val="00EE4175"/>
    <w:rsid w:val="00EE66B2"/>
    <w:rsid w:val="00EE7B3B"/>
    <w:rsid w:val="00EE7D92"/>
    <w:rsid w:val="00EF1A24"/>
    <w:rsid w:val="00EF1CE5"/>
    <w:rsid w:val="00EF266B"/>
    <w:rsid w:val="00EF2B7E"/>
    <w:rsid w:val="00EF3CF2"/>
    <w:rsid w:val="00EF5AF3"/>
    <w:rsid w:val="00EF615A"/>
    <w:rsid w:val="00EF7097"/>
    <w:rsid w:val="00F00E80"/>
    <w:rsid w:val="00F0102D"/>
    <w:rsid w:val="00F021E5"/>
    <w:rsid w:val="00F0250B"/>
    <w:rsid w:val="00F02AC2"/>
    <w:rsid w:val="00F03B10"/>
    <w:rsid w:val="00F04DA4"/>
    <w:rsid w:val="00F05521"/>
    <w:rsid w:val="00F065B1"/>
    <w:rsid w:val="00F10E8A"/>
    <w:rsid w:val="00F148E7"/>
    <w:rsid w:val="00F15680"/>
    <w:rsid w:val="00F20ADE"/>
    <w:rsid w:val="00F23677"/>
    <w:rsid w:val="00F239C3"/>
    <w:rsid w:val="00F261F5"/>
    <w:rsid w:val="00F26FC0"/>
    <w:rsid w:val="00F31B05"/>
    <w:rsid w:val="00F32052"/>
    <w:rsid w:val="00F35B4A"/>
    <w:rsid w:val="00F37F5C"/>
    <w:rsid w:val="00F37F6F"/>
    <w:rsid w:val="00F4423D"/>
    <w:rsid w:val="00F455C0"/>
    <w:rsid w:val="00F471AA"/>
    <w:rsid w:val="00F4733E"/>
    <w:rsid w:val="00F50BD2"/>
    <w:rsid w:val="00F5196D"/>
    <w:rsid w:val="00F53629"/>
    <w:rsid w:val="00F56189"/>
    <w:rsid w:val="00F564F0"/>
    <w:rsid w:val="00F57751"/>
    <w:rsid w:val="00F635C7"/>
    <w:rsid w:val="00F63DE5"/>
    <w:rsid w:val="00F63F00"/>
    <w:rsid w:val="00F64FB5"/>
    <w:rsid w:val="00F67B7F"/>
    <w:rsid w:val="00F74716"/>
    <w:rsid w:val="00F77BA9"/>
    <w:rsid w:val="00F80678"/>
    <w:rsid w:val="00F82DE7"/>
    <w:rsid w:val="00F83043"/>
    <w:rsid w:val="00F8408C"/>
    <w:rsid w:val="00F860FB"/>
    <w:rsid w:val="00F87B5D"/>
    <w:rsid w:val="00F906FF"/>
    <w:rsid w:val="00F96754"/>
    <w:rsid w:val="00F97B51"/>
    <w:rsid w:val="00FA102E"/>
    <w:rsid w:val="00FA2C5A"/>
    <w:rsid w:val="00FA347F"/>
    <w:rsid w:val="00FA4E0B"/>
    <w:rsid w:val="00FA74C3"/>
    <w:rsid w:val="00FA791A"/>
    <w:rsid w:val="00FB2D37"/>
    <w:rsid w:val="00FB2F00"/>
    <w:rsid w:val="00FB5916"/>
    <w:rsid w:val="00FB6A3F"/>
    <w:rsid w:val="00FC01EF"/>
    <w:rsid w:val="00FC5832"/>
    <w:rsid w:val="00FD5689"/>
    <w:rsid w:val="00FD59F5"/>
    <w:rsid w:val="00FD747F"/>
    <w:rsid w:val="00FE07AB"/>
    <w:rsid w:val="00FE239A"/>
    <w:rsid w:val="00FE3529"/>
    <w:rsid w:val="00FE55D0"/>
    <w:rsid w:val="00FE6644"/>
    <w:rsid w:val="00FE70C0"/>
    <w:rsid w:val="00FF18A4"/>
    <w:rsid w:val="00FF2A4B"/>
    <w:rsid w:val="00FF78EB"/>
    <w:rsid w:val="01E3E877"/>
    <w:rsid w:val="0262F49C"/>
    <w:rsid w:val="028B2CB0"/>
    <w:rsid w:val="038D8F27"/>
    <w:rsid w:val="03FFA9B0"/>
    <w:rsid w:val="042AF537"/>
    <w:rsid w:val="04572CD5"/>
    <w:rsid w:val="05D9560B"/>
    <w:rsid w:val="0729FF29"/>
    <w:rsid w:val="073549E6"/>
    <w:rsid w:val="07A2F660"/>
    <w:rsid w:val="08A174A8"/>
    <w:rsid w:val="094C7697"/>
    <w:rsid w:val="0AA066CF"/>
    <w:rsid w:val="0CA3D925"/>
    <w:rsid w:val="0CC8269C"/>
    <w:rsid w:val="0CF2DCD0"/>
    <w:rsid w:val="0DB7F1CC"/>
    <w:rsid w:val="0E3FE327"/>
    <w:rsid w:val="106E724C"/>
    <w:rsid w:val="10714C07"/>
    <w:rsid w:val="127B9638"/>
    <w:rsid w:val="12F6FA6C"/>
    <w:rsid w:val="1346491C"/>
    <w:rsid w:val="138E8002"/>
    <w:rsid w:val="13ECEBAB"/>
    <w:rsid w:val="14721C9E"/>
    <w:rsid w:val="172519B7"/>
    <w:rsid w:val="17FE6D12"/>
    <w:rsid w:val="1871F6F7"/>
    <w:rsid w:val="19153C06"/>
    <w:rsid w:val="19DD0A35"/>
    <w:rsid w:val="1D5B2EED"/>
    <w:rsid w:val="1E6164FB"/>
    <w:rsid w:val="204E180D"/>
    <w:rsid w:val="20C0BDAD"/>
    <w:rsid w:val="20CB5B04"/>
    <w:rsid w:val="21B382BE"/>
    <w:rsid w:val="21CC8871"/>
    <w:rsid w:val="22292AA4"/>
    <w:rsid w:val="22A049E0"/>
    <w:rsid w:val="2419C8C4"/>
    <w:rsid w:val="264E0775"/>
    <w:rsid w:val="28ABB898"/>
    <w:rsid w:val="2958D6B1"/>
    <w:rsid w:val="29CADC07"/>
    <w:rsid w:val="2C0C398D"/>
    <w:rsid w:val="2C7F27C7"/>
    <w:rsid w:val="2CCB0617"/>
    <w:rsid w:val="2DB2E7FC"/>
    <w:rsid w:val="2DD32A21"/>
    <w:rsid w:val="2E9B052B"/>
    <w:rsid w:val="2EF93F55"/>
    <w:rsid w:val="30280E97"/>
    <w:rsid w:val="32EDDA88"/>
    <w:rsid w:val="339639CB"/>
    <w:rsid w:val="348CE08E"/>
    <w:rsid w:val="355D6A48"/>
    <w:rsid w:val="36943837"/>
    <w:rsid w:val="37651831"/>
    <w:rsid w:val="394D87CC"/>
    <w:rsid w:val="39B64642"/>
    <w:rsid w:val="3C3B0D52"/>
    <w:rsid w:val="3C749A0D"/>
    <w:rsid w:val="3D19EB4A"/>
    <w:rsid w:val="3D6D280F"/>
    <w:rsid w:val="3F3428DE"/>
    <w:rsid w:val="3F8B3E3C"/>
    <w:rsid w:val="3F91CDF5"/>
    <w:rsid w:val="3FAB43DA"/>
    <w:rsid w:val="41C2C6F6"/>
    <w:rsid w:val="41DEB8A7"/>
    <w:rsid w:val="430FBD36"/>
    <w:rsid w:val="451C206B"/>
    <w:rsid w:val="455E307D"/>
    <w:rsid w:val="45FF1990"/>
    <w:rsid w:val="46B38E0E"/>
    <w:rsid w:val="46DCA031"/>
    <w:rsid w:val="46EEDA8E"/>
    <w:rsid w:val="4754DCCB"/>
    <w:rsid w:val="4BCD9E03"/>
    <w:rsid w:val="4EB5B75E"/>
    <w:rsid w:val="51511755"/>
    <w:rsid w:val="5406CA07"/>
    <w:rsid w:val="5472410C"/>
    <w:rsid w:val="54AAE90B"/>
    <w:rsid w:val="590C31DD"/>
    <w:rsid w:val="59B8B05F"/>
    <w:rsid w:val="5B4642C3"/>
    <w:rsid w:val="5D77E5DF"/>
    <w:rsid w:val="5EEEBC0C"/>
    <w:rsid w:val="5FFA7FD8"/>
    <w:rsid w:val="60261FF1"/>
    <w:rsid w:val="60F55337"/>
    <w:rsid w:val="628D1C09"/>
    <w:rsid w:val="665AF4DB"/>
    <w:rsid w:val="66A4AF9F"/>
    <w:rsid w:val="677FEC03"/>
    <w:rsid w:val="683EB9F7"/>
    <w:rsid w:val="68801F16"/>
    <w:rsid w:val="69ADABFB"/>
    <w:rsid w:val="69F03218"/>
    <w:rsid w:val="6A6BCEDF"/>
    <w:rsid w:val="6A8171B4"/>
    <w:rsid w:val="6C50ACAB"/>
    <w:rsid w:val="6C55E7EB"/>
    <w:rsid w:val="6D3B34C3"/>
    <w:rsid w:val="6D6CF0C3"/>
    <w:rsid w:val="6DB79512"/>
    <w:rsid w:val="6DD14461"/>
    <w:rsid w:val="6FA650F6"/>
    <w:rsid w:val="700FBAC0"/>
    <w:rsid w:val="71853290"/>
    <w:rsid w:val="71BFB7D6"/>
    <w:rsid w:val="727C1728"/>
    <w:rsid w:val="74705B40"/>
    <w:rsid w:val="748AC6A9"/>
    <w:rsid w:val="7705AD24"/>
    <w:rsid w:val="770D0120"/>
    <w:rsid w:val="7758BE45"/>
    <w:rsid w:val="7A9C5F74"/>
    <w:rsid w:val="7AAA4C13"/>
    <w:rsid w:val="7B4E8254"/>
    <w:rsid w:val="7BAF930F"/>
    <w:rsid w:val="7BDEFB96"/>
    <w:rsid w:val="7D030861"/>
    <w:rsid w:val="7DD9D6E7"/>
    <w:rsid w:val="7E2A4B2C"/>
    <w:rsid w:val="7EACD91C"/>
    <w:rsid w:val="7F4C6C9D"/>
    <w:rsid w:val="7F518B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971EB"/>
  <w15:chartTrackingRefBased/>
  <w15:docId w15:val="{37226C1C-5912-4E5E-8CBF-03C6A0A8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BE7DD6"/>
    <w:pPr>
      <w:keepNext/>
      <w:spacing w:before="240" w:after="60" w:line="240" w:lineRule="auto"/>
      <w:outlineLvl w:val="0"/>
    </w:pPr>
    <w:rPr>
      <w:rFonts w:ascii="Arial" w:eastAsia="宋体" w:hAnsi="Arial" w:cs="Arial"/>
      <w:b/>
      <w:bCs/>
      <w:kern w:val="32"/>
      <w:sz w:val="32"/>
      <w:szCs w:val="32"/>
      <w:lang w:eastAsia="en-US"/>
    </w:rPr>
  </w:style>
  <w:style w:type="paragraph" w:styleId="2">
    <w:name w:val="heading 2"/>
    <w:basedOn w:val="a0"/>
    <w:next w:val="a0"/>
    <w:link w:val="20"/>
    <w:uiPriority w:val="9"/>
    <w:unhideWhenUsed/>
    <w:qFormat/>
    <w:rsid w:val="007C71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7C71B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C71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a1"/>
    <w:rsid w:val="005A4DDF"/>
  </w:style>
  <w:style w:type="character" w:customStyle="1" w:styleId="textrun">
    <w:name w:val="textrun"/>
    <w:basedOn w:val="a1"/>
    <w:rsid w:val="005A4DDF"/>
  </w:style>
  <w:style w:type="character" w:customStyle="1" w:styleId="normaltextrun">
    <w:name w:val="normaltextrun"/>
    <w:basedOn w:val="a1"/>
    <w:rsid w:val="005A4DDF"/>
  </w:style>
  <w:style w:type="character" w:customStyle="1" w:styleId="pagebreakblob">
    <w:name w:val="pagebreakblob"/>
    <w:basedOn w:val="a1"/>
    <w:rsid w:val="005A4DDF"/>
  </w:style>
  <w:style w:type="character" w:customStyle="1" w:styleId="pagebreaktextspan">
    <w:name w:val="pagebreaktextspan"/>
    <w:basedOn w:val="a1"/>
    <w:rsid w:val="005A4DDF"/>
  </w:style>
  <w:style w:type="character" w:customStyle="1" w:styleId="pagebreakborderspan">
    <w:name w:val="pagebreakborderspan"/>
    <w:basedOn w:val="a1"/>
    <w:rsid w:val="005A4DDF"/>
  </w:style>
  <w:style w:type="character" w:customStyle="1" w:styleId="CommentReference1">
    <w:name w:val="Comment Reference1"/>
    <w:basedOn w:val="a1"/>
    <w:unhideWhenUsed/>
    <w:qFormat/>
    <w:rsid w:val="0018429B"/>
    <w:rPr>
      <w:sz w:val="21"/>
      <w:szCs w:val="21"/>
    </w:rPr>
  </w:style>
  <w:style w:type="paragraph" w:customStyle="1" w:styleId="CommentText1">
    <w:name w:val="Comment Text1"/>
    <w:basedOn w:val="a0"/>
    <w:link w:val="CommentTextChar"/>
    <w:uiPriority w:val="99"/>
    <w:unhideWhenUsed/>
    <w:qFormat/>
    <w:rsid w:val="0018429B"/>
  </w:style>
  <w:style w:type="character" w:customStyle="1" w:styleId="CommentTextChar">
    <w:name w:val="Comment Text Char"/>
    <w:basedOn w:val="a1"/>
    <w:link w:val="CommentText1"/>
    <w:uiPriority w:val="99"/>
    <w:qFormat/>
    <w:rsid w:val="0018429B"/>
  </w:style>
  <w:style w:type="paragraph" w:customStyle="1" w:styleId="CommentSubject1">
    <w:name w:val="Comment Subject1"/>
    <w:basedOn w:val="CommentText1"/>
    <w:next w:val="CommentText1"/>
    <w:link w:val="CommentSubjectChar"/>
    <w:uiPriority w:val="99"/>
    <w:semiHidden/>
    <w:unhideWhenUsed/>
    <w:rsid w:val="0018429B"/>
    <w:rPr>
      <w:b/>
      <w:bCs/>
    </w:rPr>
  </w:style>
  <w:style w:type="character" w:customStyle="1" w:styleId="CommentSubjectChar">
    <w:name w:val="Comment Subject Char"/>
    <w:basedOn w:val="CommentTextChar"/>
    <w:link w:val="CommentSubject1"/>
    <w:uiPriority w:val="99"/>
    <w:semiHidden/>
    <w:rsid w:val="0018429B"/>
    <w:rPr>
      <w:b/>
      <w:bCs/>
    </w:rPr>
  </w:style>
  <w:style w:type="paragraph" w:styleId="a4">
    <w:name w:val="Balloon Text"/>
    <w:basedOn w:val="a0"/>
    <w:link w:val="a5"/>
    <w:uiPriority w:val="99"/>
    <w:semiHidden/>
    <w:unhideWhenUsed/>
    <w:rsid w:val="0018429B"/>
    <w:pPr>
      <w:spacing w:after="0" w:line="240" w:lineRule="auto"/>
    </w:pPr>
    <w:rPr>
      <w:sz w:val="18"/>
      <w:szCs w:val="18"/>
    </w:rPr>
  </w:style>
  <w:style w:type="character" w:customStyle="1" w:styleId="a5">
    <w:name w:val="批注框文本 字符"/>
    <w:basedOn w:val="a1"/>
    <w:link w:val="a4"/>
    <w:uiPriority w:val="99"/>
    <w:semiHidden/>
    <w:rsid w:val="0018429B"/>
    <w:rPr>
      <w:sz w:val="18"/>
      <w:szCs w:val="18"/>
    </w:rPr>
  </w:style>
  <w:style w:type="character" w:styleId="a6">
    <w:name w:val="Strong"/>
    <w:basedOn w:val="a1"/>
    <w:uiPriority w:val="22"/>
    <w:qFormat/>
    <w:rsid w:val="00A62863"/>
    <w:rPr>
      <w:b/>
      <w:bCs/>
    </w:rPr>
  </w:style>
  <w:style w:type="paragraph" w:customStyle="1" w:styleId="tgt">
    <w:name w:val="tgt"/>
    <w:basedOn w:val="a0"/>
    <w:rsid w:val="00342B37"/>
    <w:pPr>
      <w:spacing w:before="100" w:beforeAutospacing="1" w:after="100" w:afterAutospacing="1" w:line="240" w:lineRule="auto"/>
    </w:pPr>
    <w:rPr>
      <w:rFonts w:ascii="宋体" w:eastAsia="宋体" w:hAnsi="宋体" w:cs="宋体"/>
      <w:sz w:val="24"/>
      <w:szCs w:val="24"/>
    </w:rPr>
  </w:style>
  <w:style w:type="character" w:customStyle="1" w:styleId="tgt1">
    <w:name w:val="tgt1"/>
    <w:basedOn w:val="a1"/>
    <w:rsid w:val="00342B37"/>
  </w:style>
  <w:style w:type="paragraph" w:styleId="a7">
    <w:name w:val="header"/>
    <w:basedOn w:val="a0"/>
    <w:link w:val="a8"/>
    <w:uiPriority w:val="99"/>
    <w:unhideWhenUsed/>
    <w:rsid w:val="001E30BB"/>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1"/>
    <w:link w:val="a7"/>
    <w:uiPriority w:val="99"/>
    <w:qFormat/>
    <w:rsid w:val="001E30BB"/>
    <w:rPr>
      <w:sz w:val="18"/>
      <w:szCs w:val="18"/>
    </w:rPr>
  </w:style>
  <w:style w:type="paragraph" w:styleId="a9">
    <w:name w:val="footer"/>
    <w:basedOn w:val="a0"/>
    <w:link w:val="aa"/>
    <w:uiPriority w:val="99"/>
    <w:unhideWhenUsed/>
    <w:rsid w:val="001E30BB"/>
    <w:pPr>
      <w:tabs>
        <w:tab w:val="center" w:pos="4153"/>
        <w:tab w:val="right" w:pos="8306"/>
      </w:tabs>
      <w:snapToGrid w:val="0"/>
      <w:spacing w:line="240" w:lineRule="auto"/>
    </w:pPr>
    <w:rPr>
      <w:sz w:val="18"/>
      <w:szCs w:val="18"/>
    </w:rPr>
  </w:style>
  <w:style w:type="character" w:customStyle="1" w:styleId="aa">
    <w:name w:val="页脚 字符"/>
    <w:basedOn w:val="a1"/>
    <w:link w:val="a9"/>
    <w:uiPriority w:val="99"/>
    <w:rsid w:val="001E30BB"/>
    <w:rPr>
      <w:sz w:val="18"/>
      <w:szCs w:val="18"/>
    </w:rPr>
  </w:style>
  <w:style w:type="table" w:styleId="ab">
    <w:name w:val="Table Grid"/>
    <w:basedOn w:val="a2"/>
    <w:uiPriority w:val="39"/>
    <w:qFormat/>
    <w:rsid w:val="009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Date"/>
    <w:basedOn w:val="a0"/>
    <w:next w:val="a0"/>
    <w:link w:val="ad"/>
    <w:uiPriority w:val="99"/>
    <w:semiHidden/>
    <w:unhideWhenUsed/>
    <w:rsid w:val="00396A90"/>
    <w:pPr>
      <w:ind w:leftChars="2500" w:left="100"/>
    </w:pPr>
  </w:style>
  <w:style w:type="character" w:customStyle="1" w:styleId="ad">
    <w:name w:val="日期 字符"/>
    <w:basedOn w:val="a1"/>
    <w:link w:val="ac"/>
    <w:uiPriority w:val="99"/>
    <w:semiHidden/>
    <w:rsid w:val="00396A90"/>
  </w:style>
  <w:style w:type="character" w:customStyle="1" w:styleId="10">
    <w:name w:val="标题 1 字符"/>
    <w:basedOn w:val="a1"/>
    <w:link w:val="1"/>
    <w:rsid w:val="00BE7DD6"/>
    <w:rPr>
      <w:rFonts w:ascii="Arial" w:eastAsia="宋体" w:hAnsi="Arial" w:cs="Arial"/>
      <w:b/>
      <w:bCs/>
      <w:kern w:val="32"/>
      <w:sz w:val="32"/>
      <w:szCs w:val="32"/>
      <w:lang w:eastAsia="en-US"/>
    </w:rPr>
  </w:style>
  <w:style w:type="paragraph" w:styleId="a">
    <w:name w:val="Title"/>
    <w:basedOn w:val="1"/>
    <w:next w:val="a0"/>
    <w:link w:val="ae"/>
    <w:qFormat/>
    <w:rsid w:val="00BE7DD6"/>
    <w:pPr>
      <w:numPr>
        <w:numId w:val="121"/>
      </w:numPr>
      <w:spacing w:beforeLines="100" w:afterLines="100" w:after="240"/>
    </w:pPr>
    <w:rPr>
      <w:rFonts w:ascii="Times New Roman" w:eastAsia="仿宋_GB2312" w:hAnsi="Times New Roman"/>
      <w:sz w:val="21"/>
      <w:szCs w:val="21"/>
    </w:rPr>
  </w:style>
  <w:style w:type="character" w:customStyle="1" w:styleId="ae">
    <w:name w:val="标题 字符"/>
    <w:basedOn w:val="a1"/>
    <w:link w:val="a"/>
    <w:rsid w:val="00BE7DD6"/>
    <w:rPr>
      <w:rFonts w:ascii="Times New Roman" w:eastAsia="仿宋_GB2312" w:hAnsi="Times New Roman" w:cs="Arial"/>
      <w:b/>
      <w:bCs/>
      <w:kern w:val="32"/>
      <w:sz w:val="21"/>
      <w:szCs w:val="21"/>
      <w:lang w:eastAsia="en-US"/>
    </w:rPr>
  </w:style>
  <w:style w:type="paragraph" w:styleId="af">
    <w:name w:val="List Paragraph"/>
    <w:basedOn w:val="a0"/>
    <w:uiPriority w:val="34"/>
    <w:qFormat/>
    <w:rsid w:val="003D7669"/>
    <w:pPr>
      <w:ind w:firstLineChars="200" w:firstLine="420"/>
    </w:pPr>
  </w:style>
  <w:style w:type="paragraph" w:customStyle="1" w:styleId="TableParagraph">
    <w:name w:val="Table Paragraph"/>
    <w:basedOn w:val="a0"/>
    <w:uiPriority w:val="1"/>
    <w:rsid w:val="00D24E06"/>
    <w:pPr>
      <w:widowControl w:val="0"/>
      <w:autoSpaceDE w:val="0"/>
      <w:autoSpaceDN w:val="0"/>
      <w:spacing w:after="0" w:line="240" w:lineRule="auto"/>
    </w:pPr>
    <w:rPr>
      <w:rFonts w:ascii="Times New Roman" w:eastAsia="Times New Roman" w:hAnsi="Times New Roman" w:cs="Times New Roman"/>
      <w:lang w:eastAsia="en-US"/>
    </w:rPr>
  </w:style>
  <w:style w:type="character" w:styleId="af0">
    <w:name w:val="Emphasis"/>
    <w:basedOn w:val="a1"/>
    <w:uiPriority w:val="20"/>
    <w:qFormat/>
    <w:rsid w:val="00D24E06"/>
    <w:rPr>
      <w:i/>
      <w:iCs/>
    </w:rPr>
  </w:style>
  <w:style w:type="paragraph" w:styleId="TOC">
    <w:name w:val="TOC Heading"/>
    <w:basedOn w:val="1"/>
    <w:next w:val="a0"/>
    <w:uiPriority w:val="39"/>
    <w:unhideWhenUsed/>
    <w:qFormat/>
    <w:rsid w:val="00F00E80"/>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zh-CN"/>
    </w:rPr>
  </w:style>
  <w:style w:type="paragraph" w:styleId="11">
    <w:name w:val="toc 1"/>
    <w:basedOn w:val="a0"/>
    <w:next w:val="a0"/>
    <w:autoRedefine/>
    <w:uiPriority w:val="39"/>
    <w:unhideWhenUsed/>
    <w:rsid w:val="00F00E80"/>
  </w:style>
  <w:style w:type="paragraph" w:styleId="21">
    <w:name w:val="toc 2"/>
    <w:basedOn w:val="a0"/>
    <w:next w:val="a0"/>
    <w:autoRedefine/>
    <w:uiPriority w:val="39"/>
    <w:unhideWhenUsed/>
    <w:rsid w:val="00F00E80"/>
    <w:pPr>
      <w:ind w:leftChars="200" w:left="420"/>
    </w:pPr>
  </w:style>
  <w:style w:type="paragraph" w:customStyle="1" w:styleId="12">
    <w:name w:val="副标题1"/>
    <w:basedOn w:val="a0"/>
    <w:link w:val="13"/>
    <w:qFormat/>
    <w:rsid w:val="00F00E80"/>
    <w:pPr>
      <w:spacing w:beforeLines="50" w:before="120" w:afterLines="50" w:after="120" w:line="360" w:lineRule="auto"/>
      <w:jc w:val="center"/>
    </w:pPr>
    <w:rPr>
      <w:rFonts w:ascii="Times New Roman" w:hAnsi="Times New Roman" w:cs="Times New Roman"/>
      <w:b/>
      <w:bCs/>
      <w:color w:val="000000"/>
      <w:kern w:val="32"/>
      <w:sz w:val="28"/>
      <w:szCs w:val="28"/>
    </w:rPr>
  </w:style>
  <w:style w:type="character" w:customStyle="1" w:styleId="13">
    <w:name w:val="副标题1 字符"/>
    <w:basedOn w:val="a1"/>
    <w:link w:val="12"/>
    <w:rsid w:val="00F00E80"/>
    <w:rPr>
      <w:rFonts w:ascii="Times New Roman" w:hAnsi="Times New Roman" w:cs="Times New Roman"/>
      <w:b/>
      <w:bCs/>
      <w:color w:val="000000"/>
      <w:kern w:val="32"/>
      <w:sz w:val="28"/>
      <w:szCs w:val="28"/>
    </w:rPr>
  </w:style>
  <w:style w:type="character" w:customStyle="1" w:styleId="20">
    <w:name w:val="标题 2 字符"/>
    <w:basedOn w:val="a1"/>
    <w:link w:val="2"/>
    <w:uiPriority w:val="9"/>
    <w:rsid w:val="007C71B9"/>
    <w:rPr>
      <w:rFonts w:asciiTheme="majorHAnsi" w:eastAsiaTheme="majorEastAsia" w:hAnsiTheme="majorHAnsi" w:cstheme="majorBidi"/>
      <w:b/>
      <w:bCs/>
      <w:sz w:val="32"/>
      <w:szCs w:val="32"/>
    </w:rPr>
  </w:style>
  <w:style w:type="character" w:customStyle="1" w:styleId="30">
    <w:name w:val="标题 3 字符"/>
    <w:basedOn w:val="a1"/>
    <w:link w:val="3"/>
    <w:uiPriority w:val="9"/>
    <w:rsid w:val="007C71B9"/>
    <w:rPr>
      <w:b/>
      <w:bCs/>
      <w:sz w:val="32"/>
      <w:szCs w:val="32"/>
    </w:rPr>
  </w:style>
  <w:style w:type="character" w:customStyle="1" w:styleId="40">
    <w:name w:val="标题 4 字符"/>
    <w:basedOn w:val="a1"/>
    <w:link w:val="4"/>
    <w:uiPriority w:val="9"/>
    <w:rsid w:val="007C71B9"/>
    <w:rPr>
      <w:rFonts w:asciiTheme="majorHAnsi" w:eastAsiaTheme="majorEastAsia" w:hAnsiTheme="majorHAnsi" w:cstheme="majorBidi"/>
      <w:b/>
      <w:bCs/>
      <w:sz w:val="28"/>
      <w:szCs w:val="28"/>
    </w:rPr>
  </w:style>
  <w:style w:type="paragraph" w:styleId="31">
    <w:name w:val="toc 3"/>
    <w:basedOn w:val="a0"/>
    <w:next w:val="a0"/>
    <w:autoRedefine/>
    <w:uiPriority w:val="39"/>
    <w:unhideWhenUsed/>
    <w:rsid w:val="00F8408C"/>
    <w:pPr>
      <w:widowControl w:val="0"/>
      <w:spacing w:after="0" w:line="240" w:lineRule="auto"/>
      <w:ind w:leftChars="400" w:left="840"/>
      <w:jc w:val="both"/>
    </w:pPr>
    <w:rPr>
      <w:kern w:val="2"/>
      <w:sz w:val="21"/>
    </w:rPr>
  </w:style>
  <w:style w:type="paragraph" w:styleId="41">
    <w:name w:val="toc 4"/>
    <w:basedOn w:val="a0"/>
    <w:next w:val="a0"/>
    <w:autoRedefine/>
    <w:uiPriority w:val="39"/>
    <w:unhideWhenUsed/>
    <w:rsid w:val="00F8408C"/>
    <w:pPr>
      <w:widowControl w:val="0"/>
      <w:spacing w:after="0" w:line="240" w:lineRule="auto"/>
      <w:ind w:leftChars="600" w:left="1260"/>
      <w:jc w:val="both"/>
    </w:pPr>
    <w:rPr>
      <w:kern w:val="2"/>
      <w:sz w:val="21"/>
    </w:rPr>
  </w:style>
  <w:style w:type="paragraph" w:styleId="5">
    <w:name w:val="toc 5"/>
    <w:basedOn w:val="a0"/>
    <w:next w:val="a0"/>
    <w:autoRedefine/>
    <w:uiPriority w:val="39"/>
    <w:unhideWhenUsed/>
    <w:rsid w:val="00F8408C"/>
    <w:pPr>
      <w:widowControl w:val="0"/>
      <w:spacing w:after="0" w:line="240" w:lineRule="auto"/>
      <w:ind w:leftChars="800" w:left="1680"/>
      <w:jc w:val="both"/>
    </w:pPr>
    <w:rPr>
      <w:kern w:val="2"/>
      <w:sz w:val="21"/>
    </w:rPr>
  </w:style>
  <w:style w:type="paragraph" w:styleId="6">
    <w:name w:val="toc 6"/>
    <w:basedOn w:val="a0"/>
    <w:next w:val="a0"/>
    <w:autoRedefine/>
    <w:uiPriority w:val="39"/>
    <w:unhideWhenUsed/>
    <w:rsid w:val="00F8408C"/>
    <w:pPr>
      <w:widowControl w:val="0"/>
      <w:spacing w:after="0" w:line="240" w:lineRule="auto"/>
      <w:ind w:leftChars="1000" w:left="2100"/>
      <w:jc w:val="both"/>
    </w:pPr>
    <w:rPr>
      <w:kern w:val="2"/>
      <w:sz w:val="21"/>
    </w:rPr>
  </w:style>
  <w:style w:type="paragraph" w:styleId="7">
    <w:name w:val="toc 7"/>
    <w:basedOn w:val="a0"/>
    <w:next w:val="a0"/>
    <w:autoRedefine/>
    <w:uiPriority w:val="39"/>
    <w:unhideWhenUsed/>
    <w:rsid w:val="00F8408C"/>
    <w:pPr>
      <w:widowControl w:val="0"/>
      <w:spacing w:after="0" w:line="240" w:lineRule="auto"/>
      <w:ind w:leftChars="1200" w:left="2520"/>
      <w:jc w:val="both"/>
    </w:pPr>
    <w:rPr>
      <w:kern w:val="2"/>
      <w:sz w:val="21"/>
    </w:rPr>
  </w:style>
  <w:style w:type="paragraph" w:styleId="8">
    <w:name w:val="toc 8"/>
    <w:basedOn w:val="a0"/>
    <w:next w:val="a0"/>
    <w:autoRedefine/>
    <w:uiPriority w:val="39"/>
    <w:unhideWhenUsed/>
    <w:rsid w:val="00F8408C"/>
    <w:pPr>
      <w:widowControl w:val="0"/>
      <w:spacing w:after="0" w:line="240" w:lineRule="auto"/>
      <w:ind w:leftChars="1400" w:left="2940"/>
      <w:jc w:val="both"/>
    </w:pPr>
    <w:rPr>
      <w:kern w:val="2"/>
      <w:sz w:val="21"/>
    </w:rPr>
  </w:style>
  <w:style w:type="paragraph" w:styleId="9">
    <w:name w:val="toc 9"/>
    <w:basedOn w:val="a0"/>
    <w:next w:val="a0"/>
    <w:autoRedefine/>
    <w:uiPriority w:val="39"/>
    <w:unhideWhenUsed/>
    <w:rsid w:val="00F8408C"/>
    <w:pPr>
      <w:widowControl w:val="0"/>
      <w:spacing w:after="0" w:line="240" w:lineRule="auto"/>
      <w:ind w:leftChars="1600" w:left="3360"/>
      <w:jc w:val="both"/>
    </w:pPr>
    <w:rPr>
      <w:kern w:val="2"/>
      <w:sz w:val="21"/>
    </w:rPr>
  </w:style>
  <w:style w:type="character" w:styleId="af1">
    <w:name w:val="Hyperlink"/>
    <w:basedOn w:val="a1"/>
    <w:uiPriority w:val="99"/>
    <w:unhideWhenUsed/>
    <w:rsid w:val="00F8408C"/>
    <w:rPr>
      <w:color w:val="0563C1" w:themeColor="hyperlink"/>
      <w:u w:val="single"/>
    </w:rPr>
  </w:style>
  <w:style w:type="paragraph" w:styleId="af2">
    <w:name w:val="Revision"/>
    <w:hidden/>
    <w:uiPriority w:val="99"/>
    <w:semiHidden/>
    <w:rsid w:val="009B06EB"/>
    <w:pPr>
      <w:spacing w:after="0" w:line="240" w:lineRule="auto"/>
    </w:pPr>
  </w:style>
  <w:style w:type="character" w:customStyle="1" w:styleId="Mention1">
    <w:name w:val="Mention1"/>
    <w:basedOn w:val="a1"/>
    <w:uiPriority w:val="99"/>
    <w:unhideWhenUsed/>
    <w:rsid w:val="00DC7748"/>
    <w:rPr>
      <w:color w:val="2B579A"/>
      <w:shd w:val="clear" w:color="auto" w:fill="E1DFDD"/>
    </w:rPr>
  </w:style>
  <w:style w:type="paragraph" w:customStyle="1" w:styleId="CommentText10">
    <w:name w:val="Comment Text10"/>
    <w:basedOn w:val="a0"/>
    <w:link w:val="CommentTextChar1"/>
    <w:uiPriority w:val="99"/>
    <w:qFormat/>
    <w:rsid w:val="00424181"/>
    <w:pPr>
      <w:spacing w:after="0" w:line="240" w:lineRule="auto"/>
    </w:pPr>
    <w:rPr>
      <w:rFonts w:ascii="Arial" w:eastAsia="宋体" w:hAnsi="Arial" w:cs="Arial"/>
      <w:bCs/>
      <w:kern w:val="32"/>
      <w:sz w:val="20"/>
      <w:szCs w:val="20"/>
      <w:lang w:eastAsia="en-US"/>
    </w:rPr>
  </w:style>
  <w:style w:type="character" w:customStyle="1" w:styleId="CommentReference10">
    <w:name w:val="Comment Reference10"/>
    <w:qFormat/>
    <w:rsid w:val="00424181"/>
    <w:rPr>
      <w:sz w:val="16"/>
      <w:szCs w:val="16"/>
    </w:rPr>
  </w:style>
  <w:style w:type="character" w:customStyle="1" w:styleId="CommentTextChar1">
    <w:name w:val="Comment Text Char1"/>
    <w:link w:val="CommentText10"/>
    <w:uiPriority w:val="99"/>
    <w:rsid w:val="00424181"/>
    <w:rPr>
      <w:rFonts w:ascii="Arial" w:eastAsia="宋体" w:hAnsi="Arial" w:cs="Arial"/>
      <w:bCs/>
      <w:kern w:val="32"/>
      <w:sz w:val="20"/>
      <w:szCs w:val="20"/>
      <w:lang w:eastAsia="en-US"/>
    </w:rPr>
  </w:style>
  <w:style w:type="paragraph" w:customStyle="1" w:styleId="CommentText">
    <w:name w:val="Comment Text"/>
    <w:basedOn w:val="a0"/>
    <w:link w:val="CommentTextChar2"/>
    <w:uiPriority w:val="99"/>
    <w:unhideWhenUsed/>
    <w:qFormat/>
  </w:style>
  <w:style w:type="character" w:customStyle="1" w:styleId="CommentTextChar2">
    <w:name w:val="Comment Text Char2"/>
    <w:basedOn w:val="a1"/>
    <w:link w:val="CommentText"/>
    <w:uiPriority w:val="99"/>
  </w:style>
  <w:style w:type="character" w:customStyle="1" w:styleId="CommentReference">
    <w:name w:val="Comment Reference"/>
    <w:basedOn w:val="a1"/>
    <w:unhideWhenUsed/>
    <w:qFormat/>
    <w:rPr>
      <w:sz w:val="21"/>
      <w:szCs w:val="21"/>
    </w:rPr>
  </w:style>
  <w:style w:type="paragraph" w:customStyle="1" w:styleId="CommentSubject">
    <w:name w:val="Comment Subject"/>
    <w:basedOn w:val="CommentText"/>
    <w:next w:val="CommentText"/>
    <w:link w:val="CommentSubjectChar1"/>
    <w:uiPriority w:val="99"/>
    <w:semiHidden/>
    <w:unhideWhenUsed/>
    <w:rsid w:val="00E941FE"/>
    <w:rPr>
      <w:b/>
      <w:bCs/>
    </w:rPr>
  </w:style>
  <w:style w:type="character" w:customStyle="1" w:styleId="CommentSubjectChar1">
    <w:name w:val="Comment Subject Char1"/>
    <w:basedOn w:val="CommentTextChar2"/>
    <w:link w:val="CommentSubject"/>
    <w:uiPriority w:val="99"/>
    <w:semiHidden/>
    <w:rsid w:val="00E941FE"/>
    <w:rPr>
      <w:b/>
      <w:bCs/>
    </w:rPr>
  </w:style>
  <w:style w:type="character" w:customStyle="1" w:styleId="Mention">
    <w:name w:val="Mention"/>
    <w:basedOn w:val="a1"/>
    <w:uiPriority w:val="99"/>
    <w:unhideWhenUsed/>
    <w:rsid w:val="00C33B09"/>
    <w:rPr>
      <w:color w:val="2B579A"/>
      <w:shd w:val="clear" w:color="auto" w:fill="E1DFDD"/>
    </w:rPr>
  </w:style>
  <w:style w:type="paragraph" w:customStyle="1" w:styleId="CommentText100">
    <w:name w:val="Comment Text100"/>
    <w:basedOn w:val="a0"/>
    <w:uiPriority w:val="99"/>
    <w:qFormat/>
    <w:rsid w:val="00887585"/>
    <w:pPr>
      <w:spacing w:after="0" w:line="240" w:lineRule="auto"/>
    </w:pPr>
    <w:rPr>
      <w:rFonts w:ascii="Arial" w:eastAsia="宋体" w:hAnsi="Arial" w:cs="Arial"/>
      <w:bCs/>
      <w:kern w:val="32"/>
      <w:sz w:val="20"/>
      <w:szCs w:val="20"/>
      <w:lang w:eastAsia="en-US"/>
    </w:rPr>
  </w:style>
  <w:style w:type="character" w:customStyle="1" w:styleId="CommentReference100">
    <w:name w:val="Comment Reference100"/>
    <w:qFormat/>
    <w:rsid w:val="00887585"/>
    <w:rPr>
      <w:sz w:val="16"/>
      <w:szCs w:val="16"/>
    </w:rPr>
  </w:style>
  <w:style w:type="paragraph" w:styleId="af3">
    <w:name w:val="annotation text"/>
    <w:basedOn w:val="a0"/>
    <w:link w:val="af4"/>
    <w:uiPriority w:val="99"/>
    <w:unhideWhenUsed/>
    <w:qFormat/>
  </w:style>
  <w:style w:type="character" w:customStyle="1" w:styleId="af4">
    <w:name w:val="批注文字 字符"/>
    <w:basedOn w:val="a1"/>
    <w:link w:val="af3"/>
    <w:uiPriority w:val="99"/>
    <w:qFormat/>
  </w:style>
  <w:style w:type="character" w:styleId="af5">
    <w:name w:val="annotation reference"/>
    <w:basedOn w:val="a1"/>
    <w:uiPriority w:val="99"/>
    <w:unhideWhenUsed/>
    <w:qFormat/>
    <w:rPr>
      <w:sz w:val="21"/>
      <w:szCs w:val="21"/>
    </w:rPr>
  </w:style>
  <w:style w:type="character" w:customStyle="1" w:styleId="textmiw8t">
    <w:name w:val="text_miw8t"/>
    <w:basedOn w:val="a1"/>
    <w:rsid w:val="0088597D"/>
  </w:style>
  <w:style w:type="paragraph" w:styleId="af6">
    <w:name w:val="annotation subject"/>
    <w:basedOn w:val="af3"/>
    <w:next w:val="af3"/>
    <w:link w:val="af7"/>
    <w:uiPriority w:val="99"/>
    <w:semiHidden/>
    <w:unhideWhenUsed/>
    <w:rsid w:val="00ED5675"/>
    <w:rPr>
      <w:b/>
      <w:bCs/>
    </w:rPr>
  </w:style>
  <w:style w:type="character" w:customStyle="1" w:styleId="af7">
    <w:name w:val="批注主题 字符"/>
    <w:basedOn w:val="af4"/>
    <w:link w:val="af6"/>
    <w:uiPriority w:val="99"/>
    <w:semiHidden/>
    <w:rsid w:val="00ED5675"/>
    <w:rPr>
      <w:b/>
      <w:bCs/>
    </w:rPr>
  </w:style>
  <w:style w:type="paragraph" w:customStyle="1" w:styleId="ds-markdown-paragraph">
    <w:name w:val="ds-markdown-paragraph"/>
    <w:basedOn w:val="a0"/>
    <w:rsid w:val="0060566C"/>
    <w:pPr>
      <w:spacing w:before="100" w:beforeAutospacing="1" w:after="100" w:afterAutospacing="1" w:line="240" w:lineRule="auto"/>
    </w:pPr>
    <w:rPr>
      <w:rFonts w:ascii="宋体" w:eastAsia="宋体" w:hAnsi="宋体" w:cs="宋体"/>
      <w:sz w:val="24"/>
      <w:szCs w:val="24"/>
    </w:rPr>
  </w:style>
  <w:style w:type="paragraph" w:customStyle="1" w:styleId="CommentText2">
    <w:name w:val="Comment Text2"/>
    <w:basedOn w:val="a0"/>
    <w:uiPriority w:val="99"/>
    <w:qFormat/>
    <w:rsid w:val="00D036AD"/>
    <w:pPr>
      <w:spacing w:after="0" w:line="240" w:lineRule="auto"/>
    </w:pPr>
    <w:rPr>
      <w:rFonts w:ascii="Arial" w:eastAsia="宋体" w:hAnsi="Arial" w:cs="Arial"/>
      <w:bCs/>
      <w:kern w:val="32"/>
      <w:szCs w:val="32"/>
      <w:lang w:eastAsia="en-US"/>
    </w:rPr>
  </w:style>
  <w:style w:type="table" w:customStyle="1" w:styleId="14">
    <w:name w:val="网格型1"/>
    <w:basedOn w:val="a2"/>
    <w:next w:val="ab"/>
    <w:qFormat/>
    <w:rsid w:val="001E1AC2"/>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line number"/>
    <w:basedOn w:val="a1"/>
    <w:uiPriority w:val="99"/>
    <w:semiHidden/>
    <w:unhideWhenUsed/>
    <w:rsid w:val="001B0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1650">
      <w:bodyDiv w:val="1"/>
      <w:marLeft w:val="0"/>
      <w:marRight w:val="0"/>
      <w:marTop w:val="0"/>
      <w:marBottom w:val="0"/>
      <w:divBdr>
        <w:top w:val="none" w:sz="0" w:space="0" w:color="auto"/>
        <w:left w:val="none" w:sz="0" w:space="0" w:color="auto"/>
        <w:bottom w:val="none" w:sz="0" w:space="0" w:color="auto"/>
        <w:right w:val="none" w:sz="0" w:space="0" w:color="auto"/>
      </w:divBdr>
    </w:div>
    <w:div w:id="55470774">
      <w:bodyDiv w:val="1"/>
      <w:marLeft w:val="0"/>
      <w:marRight w:val="0"/>
      <w:marTop w:val="0"/>
      <w:marBottom w:val="0"/>
      <w:divBdr>
        <w:top w:val="none" w:sz="0" w:space="0" w:color="auto"/>
        <w:left w:val="none" w:sz="0" w:space="0" w:color="auto"/>
        <w:bottom w:val="none" w:sz="0" w:space="0" w:color="auto"/>
        <w:right w:val="none" w:sz="0" w:space="0" w:color="auto"/>
      </w:divBdr>
      <w:divsChild>
        <w:div w:id="478036396">
          <w:marLeft w:val="0"/>
          <w:marRight w:val="0"/>
          <w:marTop w:val="0"/>
          <w:marBottom w:val="0"/>
          <w:divBdr>
            <w:top w:val="none" w:sz="0" w:space="0" w:color="auto"/>
            <w:left w:val="none" w:sz="0" w:space="0" w:color="auto"/>
            <w:bottom w:val="none" w:sz="0" w:space="0" w:color="auto"/>
            <w:right w:val="none" w:sz="0" w:space="0" w:color="auto"/>
          </w:divBdr>
          <w:divsChild>
            <w:div w:id="1091898957">
              <w:marLeft w:val="0"/>
              <w:marRight w:val="0"/>
              <w:marTop w:val="0"/>
              <w:marBottom w:val="0"/>
              <w:divBdr>
                <w:top w:val="none" w:sz="0" w:space="0" w:color="auto"/>
                <w:left w:val="none" w:sz="0" w:space="0" w:color="auto"/>
                <w:bottom w:val="none" w:sz="0" w:space="0" w:color="auto"/>
                <w:right w:val="none" w:sz="0" w:space="0" w:color="auto"/>
              </w:divBdr>
              <w:divsChild>
                <w:div w:id="19343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1445">
          <w:marLeft w:val="0"/>
          <w:marRight w:val="0"/>
          <w:marTop w:val="0"/>
          <w:marBottom w:val="0"/>
          <w:divBdr>
            <w:top w:val="none" w:sz="0" w:space="0" w:color="auto"/>
            <w:left w:val="none" w:sz="0" w:space="0" w:color="auto"/>
            <w:bottom w:val="none" w:sz="0" w:space="0" w:color="auto"/>
            <w:right w:val="none" w:sz="0" w:space="0" w:color="auto"/>
          </w:divBdr>
          <w:divsChild>
            <w:div w:id="1641809862">
              <w:marLeft w:val="0"/>
              <w:marRight w:val="0"/>
              <w:marTop w:val="0"/>
              <w:marBottom w:val="0"/>
              <w:divBdr>
                <w:top w:val="none" w:sz="0" w:space="0" w:color="auto"/>
                <w:left w:val="none" w:sz="0" w:space="0" w:color="auto"/>
                <w:bottom w:val="none" w:sz="0" w:space="0" w:color="auto"/>
                <w:right w:val="none" w:sz="0" w:space="0" w:color="auto"/>
              </w:divBdr>
              <w:divsChild>
                <w:div w:id="803931079">
                  <w:marLeft w:val="0"/>
                  <w:marRight w:val="0"/>
                  <w:marTop w:val="0"/>
                  <w:marBottom w:val="0"/>
                  <w:divBdr>
                    <w:top w:val="none" w:sz="0" w:space="0" w:color="auto"/>
                    <w:left w:val="none" w:sz="0" w:space="0" w:color="auto"/>
                    <w:bottom w:val="none" w:sz="0" w:space="0" w:color="auto"/>
                    <w:right w:val="none" w:sz="0" w:space="0" w:color="auto"/>
                  </w:divBdr>
                  <w:divsChild>
                    <w:div w:id="675309359">
                      <w:marLeft w:val="0"/>
                      <w:marRight w:val="0"/>
                      <w:marTop w:val="0"/>
                      <w:marBottom w:val="0"/>
                      <w:divBdr>
                        <w:top w:val="none" w:sz="0" w:space="0" w:color="auto"/>
                        <w:left w:val="none" w:sz="0" w:space="0" w:color="auto"/>
                        <w:bottom w:val="none" w:sz="0" w:space="0" w:color="auto"/>
                        <w:right w:val="none" w:sz="0" w:space="0" w:color="auto"/>
                      </w:divBdr>
                      <w:divsChild>
                        <w:div w:id="1181776128">
                          <w:marLeft w:val="0"/>
                          <w:marRight w:val="90"/>
                          <w:marTop w:val="0"/>
                          <w:marBottom w:val="0"/>
                          <w:divBdr>
                            <w:top w:val="none" w:sz="0" w:space="0" w:color="auto"/>
                            <w:left w:val="none" w:sz="0" w:space="0" w:color="auto"/>
                            <w:bottom w:val="none" w:sz="0" w:space="0" w:color="auto"/>
                            <w:right w:val="none" w:sz="0" w:space="0" w:color="auto"/>
                          </w:divBdr>
                        </w:div>
                      </w:divsChild>
                    </w:div>
                    <w:div w:id="1354452455">
                      <w:marLeft w:val="0"/>
                      <w:marRight w:val="0"/>
                      <w:marTop w:val="0"/>
                      <w:marBottom w:val="0"/>
                      <w:divBdr>
                        <w:top w:val="none" w:sz="0" w:space="0" w:color="auto"/>
                        <w:left w:val="none" w:sz="0" w:space="0" w:color="auto"/>
                        <w:bottom w:val="none" w:sz="0" w:space="0" w:color="auto"/>
                        <w:right w:val="none" w:sz="0" w:space="0" w:color="auto"/>
                      </w:divBdr>
                      <w:divsChild>
                        <w:div w:id="11437640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2081">
      <w:bodyDiv w:val="1"/>
      <w:marLeft w:val="0"/>
      <w:marRight w:val="0"/>
      <w:marTop w:val="0"/>
      <w:marBottom w:val="0"/>
      <w:divBdr>
        <w:top w:val="none" w:sz="0" w:space="0" w:color="auto"/>
        <w:left w:val="none" w:sz="0" w:space="0" w:color="auto"/>
        <w:bottom w:val="none" w:sz="0" w:space="0" w:color="auto"/>
        <w:right w:val="none" w:sz="0" w:space="0" w:color="auto"/>
      </w:divBdr>
      <w:divsChild>
        <w:div w:id="914977003">
          <w:marLeft w:val="0"/>
          <w:marRight w:val="0"/>
          <w:marTop w:val="0"/>
          <w:marBottom w:val="0"/>
          <w:divBdr>
            <w:top w:val="none" w:sz="0" w:space="0" w:color="auto"/>
            <w:left w:val="none" w:sz="0" w:space="0" w:color="auto"/>
            <w:bottom w:val="none" w:sz="0" w:space="0" w:color="auto"/>
            <w:right w:val="none" w:sz="0" w:space="0" w:color="auto"/>
          </w:divBdr>
        </w:div>
      </w:divsChild>
    </w:div>
    <w:div w:id="72045542">
      <w:bodyDiv w:val="1"/>
      <w:marLeft w:val="0"/>
      <w:marRight w:val="0"/>
      <w:marTop w:val="0"/>
      <w:marBottom w:val="0"/>
      <w:divBdr>
        <w:top w:val="none" w:sz="0" w:space="0" w:color="auto"/>
        <w:left w:val="none" w:sz="0" w:space="0" w:color="auto"/>
        <w:bottom w:val="none" w:sz="0" w:space="0" w:color="auto"/>
        <w:right w:val="none" w:sz="0" w:space="0" w:color="auto"/>
      </w:divBdr>
    </w:div>
    <w:div w:id="178469664">
      <w:bodyDiv w:val="1"/>
      <w:marLeft w:val="0"/>
      <w:marRight w:val="0"/>
      <w:marTop w:val="0"/>
      <w:marBottom w:val="0"/>
      <w:divBdr>
        <w:top w:val="none" w:sz="0" w:space="0" w:color="auto"/>
        <w:left w:val="none" w:sz="0" w:space="0" w:color="auto"/>
        <w:bottom w:val="none" w:sz="0" w:space="0" w:color="auto"/>
        <w:right w:val="none" w:sz="0" w:space="0" w:color="auto"/>
      </w:divBdr>
    </w:div>
    <w:div w:id="193034404">
      <w:bodyDiv w:val="1"/>
      <w:marLeft w:val="0"/>
      <w:marRight w:val="0"/>
      <w:marTop w:val="0"/>
      <w:marBottom w:val="0"/>
      <w:divBdr>
        <w:top w:val="none" w:sz="0" w:space="0" w:color="auto"/>
        <w:left w:val="none" w:sz="0" w:space="0" w:color="auto"/>
        <w:bottom w:val="none" w:sz="0" w:space="0" w:color="auto"/>
        <w:right w:val="none" w:sz="0" w:space="0" w:color="auto"/>
      </w:divBdr>
    </w:div>
    <w:div w:id="268048437">
      <w:bodyDiv w:val="1"/>
      <w:marLeft w:val="0"/>
      <w:marRight w:val="0"/>
      <w:marTop w:val="0"/>
      <w:marBottom w:val="0"/>
      <w:divBdr>
        <w:top w:val="none" w:sz="0" w:space="0" w:color="auto"/>
        <w:left w:val="none" w:sz="0" w:space="0" w:color="auto"/>
        <w:bottom w:val="none" w:sz="0" w:space="0" w:color="auto"/>
        <w:right w:val="none" w:sz="0" w:space="0" w:color="auto"/>
      </w:divBdr>
    </w:div>
    <w:div w:id="276179337">
      <w:bodyDiv w:val="1"/>
      <w:marLeft w:val="0"/>
      <w:marRight w:val="0"/>
      <w:marTop w:val="0"/>
      <w:marBottom w:val="0"/>
      <w:divBdr>
        <w:top w:val="none" w:sz="0" w:space="0" w:color="auto"/>
        <w:left w:val="none" w:sz="0" w:space="0" w:color="auto"/>
        <w:bottom w:val="none" w:sz="0" w:space="0" w:color="auto"/>
        <w:right w:val="none" w:sz="0" w:space="0" w:color="auto"/>
      </w:divBdr>
    </w:div>
    <w:div w:id="279726534">
      <w:bodyDiv w:val="1"/>
      <w:marLeft w:val="0"/>
      <w:marRight w:val="0"/>
      <w:marTop w:val="0"/>
      <w:marBottom w:val="0"/>
      <w:divBdr>
        <w:top w:val="none" w:sz="0" w:space="0" w:color="auto"/>
        <w:left w:val="none" w:sz="0" w:space="0" w:color="auto"/>
        <w:bottom w:val="none" w:sz="0" w:space="0" w:color="auto"/>
        <w:right w:val="none" w:sz="0" w:space="0" w:color="auto"/>
      </w:divBdr>
    </w:div>
    <w:div w:id="381441363">
      <w:bodyDiv w:val="1"/>
      <w:marLeft w:val="0"/>
      <w:marRight w:val="0"/>
      <w:marTop w:val="0"/>
      <w:marBottom w:val="0"/>
      <w:divBdr>
        <w:top w:val="none" w:sz="0" w:space="0" w:color="auto"/>
        <w:left w:val="none" w:sz="0" w:space="0" w:color="auto"/>
        <w:bottom w:val="none" w:sz="0" w:space="0" w:color="auto"/>
        <w:right w:val="none" w:sz="0" w:space="0" w:color="auto"/>
      </w:divBdr>
    </w:div>
    <w:div w:id="449011384">
      <w:bodyDiv w:val="1"/>
      <w:marLeft w:val="0"/>
      <w:marRight w:val="0"/>
      <w:marTop w:val="0"/>
      <w:marBottom w:val="0"/>
      <w:divBdr>
        <w:top w:val="none" w:sz="0" w:space="0" w:color="auto"/>
        <w:left w:val="none" w:sz="0" w:space="0" w:color="auto"/>
        <w:bottom w:val="none" w:sz="0" w:space="0" w:color="auto"/>
        <w:right w:val="none" w:sz="0" w:space="0" w:color="auto"/>
      </w:divBdr>
    </w:div>
    <w:div w:id="502747053">
      <w:bodyDiv w:val="1"/>
      <w:marLeft w:val="0"/>
      <w:marRight w:val="0"/>
      <w:marTop w:val="0"/>
      <w:marBottom w:val="0"/>
      <w:divBdr>
        <w:top w:val="none" w:sz="0" w:space="0" w:color="auto"/>
        <w:left w:val="none" w:sz="0" w:space="0" w:color="auto"/>
        <w:bottom w:val="none" w:sz="0" w:space="0" w:color="auto"/>
        <w:right w:val="none" w:sz="0" w:space="0" w:color="auto"/>
      </w:divBdr>
    </w:div>
    <w:div w:id="761069754">
      <w:bodyDiv w:val="1"/>
      <w:marLeft w:val="0"/>
      <w:marRight w:val="0"/>
      <w:marTop w:val="0"/>
      <w:marBottom w:val="0"/>
      <w:divBdr>
        <w:top w:val="none" w:sz="0" w:space="0" w:color="auto"/>
        <w:left w:val="none" w:sz="0" w:space="0" w:color="auto"/>
        <w:bottom w:val="none" w:sz="0" w:space="0" w:color="auto"/>
        <w:right w:val="none" w:sz="0" w:space="0" w:color="auto"/>
      </w:divBdr>
    </w:div>
    <w:div w:id="835802916">
      <w:bodyDiv w:val="1"/>
      <w:marLeft w:val="0"/>
      <w:marRight w:val="0"/>
      <w:marTop w:val="0"/>
      <w:marBottom w:val="0"/>
      <w:divBdr>
        <w:top w:val="none" w:sz="0" w:space="0" w:color="auto"/>
        <w:left w:val="none" w:sz="0" w:space="0" w:color="auto"/>
        <w:bottom w:val="none" w:sz="0" w:space="0" w:color="auto"/>
        <w:right w:val="none" w:sz="0" w:space="0" w:color="auto"/>
      </w:divBdr>
    </w:div>
    <w:div w:id="976838514">
      <w:bodyDiv w:val="1"/>
      <w:marLeft w:val="0"/>
      <w:marRight w:val="0"/>
      <w:marTop w:val="0"/>
      <w:marBottom w:val="0"/>
      <w:divBdr>
        <w:top w:val="none" w:sz="0" w:space="0" w:color="auto"/>
        <w:left w:val="none" w:sz="0" w:space="0" w:color="auto"/>
        <w:bottom w:val="none" w:sz="0" w:space="0" w:color="auto"/>
        <w:right w:val="none" w:sz="0" w:space="0" w:color="auto"/>
      </w:divBdr>
    </w:div>
    <w:div w:id="990669964">
      <w:bodyDiv w:val="1"/>
      <w:marLeft w:val="0"/>
      <w:marRight w:val="0"/>
      <w:marTop w:val="0"/>
      <w:marBottom w:val="0"/>
      <w:divBdr>
        <w:top w:val="none" w:sz="0" w:space="0" w:color="auto"/>
        <w:left w:val="none" w:sz="0" w:space="0" w:color="auto"/>
        <w:bottom w:val="none" w:sz="0" w:space="0" w:color="auto"/>
        <w:right w:val="none" w:sz="0" w:space="0" w:color="auto"/>
      </w:divBdr>
    </w:div>
    <w:div w:id="1013650351">
      <w:bodyDiv w:val="1"/>
      <w:marLeft w:val="0"/>
      <w:marRight w:val="0"/>
      <w:marTop w:val="0"/>
      <w:marBottom w:val="0"/>
      <w:divBdr>
        <w:top w:val="none" w:sz="0" w:space="0" w:color="auto"/>
        <w:left w:val="none" w:sz="0" w:space="0" w:color="auto"/>
        <w:bottom w:val="none" w:sz="0" w:space="0" w:color="auto"/>
        <w:right w:val="none" w:sz="0" w:space="0" w:color="auto"/>
      </w:divBdr>
      <w:divsChild>
        <w:div w:id="6250002">
          <w:marLeft w:val="0"/>
          <w:marRight w:val="0"/>
          <w:marTop w:val="0"/>
          <w:marBottom w:val="0"/>
          <w:divBdr>
            <w:top w:val="none" w:sz="0" w:space="0" w:color="auto"/>
            <w:left w:val="none" w:sz="0" w:space="0" w:color="auto"/>
            <w:bottom w:val="none" w:sz="0" w:space="0" w:color="auto"/>
            <w:right w:val="none" w:sz="0" w:space="0" w:color="auto"/>
          </w:divBdr>
        </w:div>
        <w:div w:id="15350281">
          <w:marLeft w:val="0"/>
          <w:marRight w:val="0"/>
          <w:marTop w:val="0"/>
          <w:marBottom w:val="0"/>
          <w:divBdr>
            <w:top w:val="none" w:sz="0" w:space="0" w:color="auto"/>
            <w:left w:val="none" w:sz="0" w:space="0" w:color="auto"/>
            <w:bottom w:val="none" w:sz="0" w:space="0" w:color="auto"/>
            <w:right w:val="none" w:sz="0" w:space="0" w:color="auto"/>
          </w:divBdr>
        </w:div>
        <w:div w:id="21053859">
          <w:marLeft w:val="0"/>
          <w:marRight w:val="0"/>
          <w:marTop w:val="0"/>
          <w:marBottom w:val="0"/>
          <w:divBdr>
            <w:top w:val="none" w:sz="0" w:space="0" w:color="auto"/>
            <w:left w:val="none" w:sz="0" w:space="0" w:color="auto"/>
            <w:bottom w:val="none" w:sz="0" w:space="0" w:color="auto"/>
            <w:right w:val="none" w:sz="0" w:space="0" w:color="auto"/>
          </w:divBdr>
        </w:div>
        <w:div w:id="32926750">
          <w:marLeft w:val="0"/>
          <w:marRight w:val="0"/>
          <w:marTop w:val="0"/>
          <w:marBottom w:val="0"/>
          <w:divBdr>
            <w:top w:val="none" w:sz="0" w:space="0" w:color="auto"/>
            <w:left w:val="none" w:sz="0" w:space="0" w:color="auto"/>
            <w:bottom w:val="none" w:sz="0" w:space="0" w:color="auto"/>
            <w:right w:val="none" w:sz="0" w:space="0" w:color="auto"/>
          </w:divBdr>
        </w:div>
        <w:div w:id="38629246">
          <w:marLeft w:val="0"/>
          <w:marRight w:val="0"/>
          <w:marTop w:val="0"/>
          <w:marBottom w:val="0"/>
          <w:divBdr>
            <w:top w:val="none" w:sz="0" w:space="0" w:color="auto"/>
            <w:left w:val="none" w:sz="0" w:space="0" w:color="auto"/>
            <w:bottom w:val="none" w:sz="0" w:space="0" w:color="auto"/>
            <w:right w:val="none" w:sz="0" w:space="0" w:color="auto"/>
          </w:divBdr>
        </w:div>
        <w:div w:id="44566207">
          <w:marLeft w:val="0"/>
          <w:marRight w:val="0"/>
          <w:marTop w:val="0"/>
          <w:marBottom w:val="0"/>
          <w:divBdr>
            <w:top w:val="none" w:sz="0" w:space="0" w:color="auto"/>
            <w:left w:val="none" w:sz="0" w:space="0" w:color="auto"/>
            <w:bottom w:val="none" w:sz="0" w:space="0" w:color="auto"/>
            <w:right w:val="none" w:sz="0" w:space="0" w:color="auto"/>
          </w:divBdr>
        </w:div>
        <w:div w:id="45296594">
          <w:marLeft w:val="0"/>
          <w:marRight w:val="0"/>
          <w:marTop w:val="0"/>
          <w:marBottom w:val="0"/>
          <w:divBdr>
            <w:top w:val="none" w:sz="0" w:space="0" w:color="auto"/>
            <w:left w:val="none" w:sz="0" w:space="0" w:color="auto"/>
            <w:bottom w:val="none" w:sz="0" w:space="0" w:color="auto"/>
            <w:right w:val="none" w:sz="0" w:space="0" w:color="auto"/>
          </w:divBdr>
        </w:div>
        <w:div w:id="60979743">
          <w:marLeft w:val="0"/>
          <w:marRight w:val="0"/>
          <w:marTop w:val="0"/>
          <w:marBottom w:val="0"/>
          <w:divBdr>
            <w:top w:val="none" w:sz="0" w:space="0" w:color="auto"/>
            <w:left w:val="none" w:sz="0" w:space="0" w:color="auto"/>
            <w:bottom w:val="none" w:sz="0" w:space="0" w:color="auto"/>
            <w:right w:val="none" w:sz="0" w:space="0" w:color="auto"/>
          </w:divBdr>
        </w:div>
        <w:div w:id="73090131">
          <w:marLeft w:val="0"/>
          <w:marRight w:val="0"/>
          <w:marTop w:val="0"/>
          <w:marBottom w:val="0"/>
          <w:divBdr>
            <w:top w:val="none" w:sz="0" w:space="0" w:color="auto"/>
            <w:left w:val="none" w:sz="0" w:space="0" w:color="auto"/>
            <w:bottom w:val="none" w:sz="0" w:space="0" w:color="auto"/>
            <w:right w:val="none" w:sz="0" w:space="0" w:color="auto"/>
          </w:divBdr>
        </w:div>
        <w:div w:id="119956957">
          <w:marLeft w:val="0"/>
          <w:marRight w:val="0"/>
          <w:marTop w:val="0"/>
          <w:marBottom w:val="0"/>
          <w:divBdr>
            <w:top w:val="none" w:sz="0" w:space="0" w:color="auto"/>
            <w:left w:val="none" w:sz="0" w:space="0" w:color="auto"/>
            <w:bottom w:val="none" w:sz="0" w:space="0" w:color="auto"/>
            <w:right w:val="none" w:sz="0" w:space="0" w:color="auto"/>
          </w:divBdr>
        </w:div>
        <w:div w:id="152531813">
          <w:marLeft w:val="0"/>
          <w:marRight w:val="0"/>
          <w:marTop w:val="0"/>
          <w:marBottom w:val="0"/>
          <w:divBdr>
            <w:top w:val="none" w:sz="0" w:space="0" w:color="auto"/>
            <w:left w:val="none" w:sz="0" w:space="0" w:color="auto"/>
            <w:bottom w:val="none" w:sz="0" w:space="0" w:color="auto"/>
            <w:right w:val="none" w:sz="0" w:space="0" w:color="auto"/>
          </w:divBdr>
        </w:div>
        <w:div w:id="165095827">
          <w:marLeft w:val="0"/>
          <w:marRight w:val="0"/>
          <w:marTop w:val="0"/>
          <w:marBottom w:val="0"/>
          <w:divBdr>
            <w:top w:val="none" w:sz="0" w:space="0" w:color="auto"/>
            <w:left w:val="none" w:sz="0" w:space="0" w:color="auto"/>
            <w:bottom w:val="none" w:sz="0" w:space="0" w:color="auto"/>
            <w:right w:val="none" w:sz="0" w:space="0" w:color="auto"/>
          </w:divBdr>
        </w:div>
        <w:div w:id="204295472">
          <w:marLeft w:val="0"/>
          <w:marRight w:val="0"/>
          <w:marTop w:val="0"/>
          <w:marBottom w:val="0"/>
          <w:divBdr>
            <w:top w:val="none" w:sz="0" w:space="0" w:color="auto"/>
            <w:left w:val="none" w:sz="0" w:space="0" w:color="auto"/>
            <w:bottom w:val="none" w:sz="0" w:space="0" w:color="auto"/>
            <w:right w:val="none" w:sz="0" w:space="0" w:color="auto"/>
          </w:divBdr>
        </w:div>
        <w:div w:id="212736358">
          <w:marLeft w:val="0"/>
          <w:marRight w:val="0"/>
          <w:marTop w:val="0"/>
          <w:marBottom w:val="0"/>
          <w:divBdr>
            <w:top w:val="none" w:sz="0" w:space="0" w:color="auto"/>
            <w:left w:val="none" w:sz="0" w:space="0" w:color="auto"/>
            <w:bottom w:val="none" w:sz="0" w:space="0" w:color="auto"/>
            <w:right w:val="none" w:sz="0" w:space="0" w:color="auto"/>
          </w:divBdr>
        </w:div>
        <w:div w:id="219637577">
          <w:marLeft w:val="0"/>
          <w:marRight w:val="0"/>
          <w:marTop w:val="0"/>
          <w:marBottom w:val="0"/>
          <w:divBdr>
            <w:top w:val="none" w:sz="0" w:space="0" w:color="auto"/>
            <w:left w:val="none" w:sz="0" w:space="0" w:color="auto"/>
            <w:bottom w:val="none" w:sz="0" w:space="0" w:color="auto"/>
            <w:right w:val="none" w:sz="0" w:space="0" w:color="auto"/>
          </w:divBdr>
        </w:div>
        <w:div w:id="220019780">
          <w:marLeft w:val="0"/>
          <w:marRight w:val="0"/>
          <w:marTop w:val="0"/>
          <w:marBottom w:val="0"/>
          <w:divBdr>
            <w:top w:val="none" w:sz="0" w:space="0" w:color="auto"/>
            <w:left w:val="none" w:sz="0" w:space="0" w:color="auto"/>
            <w:bottom w:val="none" w:sz="0" w:space="0" w:color="auto"/>
            <w:right w:val="none" w:sz="0" w:space="0" w:color="auto"/>
          </w:divBdr>
        </w:div>
        <w:div w:id="228000604">
          <w:marLeft w:val="0"/>
          <w:marRight w:val="0"/>
          <w:marTop w:val="0"/>
          <w:marBottom w:val="0"/>
          <w:divBdr>
            <w:top w:val="none" w:sz="0" w:space="0" w:color="auto"/>
            <w:left w:val="none" w:sz="0" w:space="0" w:color="auto"/>
            <w:bottom w:val="none" w:sz="0" w:space="0" w:color="auto"/>
            <w:right w:val="none" w:sz="0" w:space="0" w:color="auto"/>
          </w:divBdr>
        </w:div>
        <w:div w:id="233586506">
          <w:marLeft w:val="0"/>
          <w:marRight w:val="0"/>
          <w:marTop w:val="0"/>
          <w:marBottom w:val="0"/>
          <w:divBdr>
            <w:top w:val="none" w:sz="0" w:space="0" w:color="auto"/>
            <w:left w:val="none" w:sz="0" w:space="0" w:color="auto"/>
            <w:bottom w:val="none" w:sz="0" w:space="0" w:color="auto"/>
            <w:right w:val="none" w:sz="0" w:space="0" w:color="auto"/>
          </w:divBdr>
          <w:divsChild>
            <w:div w:id="1620257975">
              <w:marLeft w:val="-75"/>
              <w:marRight w:val="0"/>
              <w:marTop w:val="30"/>
              <w:marBottom w:val="30"/>
              <w:divBdr>
                <w:top w:val="none" w:sz="0" w:space="0" w:color="auto"/>
                <w:left w:val="none" w:sz="0" w:space="0" w:color="auto"/>
                <w:bottom w:val="none" w:sz="0" w:space="0" w:color="auto"/>
                <w:right w:val="none" w:sz="0" w:space="0" w:color="auto"/>
              </w:divBdr>
              <w:divsChild>
                <w:div w:id="252279505">
                  <w:marLeft w:val="0"/>
                  <w:marRight w:val="0"/>
                  <w:marTop w:val="0"/>
                  <w:marBottom w:val="0"/>
                  <w:divBdr>
                    <w:top w:val="none" w:sz="0" w:space="0" w:color="auto"/>
                    <w:left w:val="none" w:sz="0" w:space="0" w:color="auto"/>
                    <w:bottom w:val="none" w:sz="0" w:space="0" w:color="auto"/>
                    <w:right w:val="none" w:sz="0" w:space="0" w:color="auto"/>
                  </w:divBdr>
                  <w:divsChild>
                    <w:div w:id="526867803">
                      <w:marLeft w:val="0"/>
                      <w:marRight w:val="0"/>
                      <w:marTop w:val="0"/>
                      <w:marBottom w:val="0"/>
                      <w:divBdr>
                        <w:top w:val="none" w:sz="0" w:space="0" w:color="auto"/>
                        <w:left w:val="none" w:sz="0" w:space="0" w:color="auto"/>
                        <w:bottom w:val="none" w:sz="0" w:space="0" w:color="auto"/>
                        <w:right w:val="none" w:sz="0" w:space="0" w:color="auto"/>
                      </w:divBdr>
                    </w:div>
                  </w:divsChild>
                </w:div>
                <w:div w:id="490947182">
                  <w:marLeft w:val="0"/>
                  <w:marRight w:val="0"/>
                  <w:marTop w:val="0"/>
                  <w:marBottom w:val="0"/>
                  <w:divBdr>
                    <w:top w:val="none" w:sz="0" w:space="0" w:color="auto"/>
                    <w:left w:val="none" w:sz="0" w:space="0" w:color="auto"/>
                    <w:bottom w:val="none" w:sz="0" w:space="0" w:color="auto"/>
                    <w:right w:val="none" w:sz="0" w:space="0" w:color="auto"/>
                  </w:divBdr>
                  <w:divsChild>
                    <w:div w:id="786436611">
                      <w:marLeft w:val="0"/>
                      <w:marRight w:val="0"/>
                      <w:marTop w:val="0"/>
                      <w:marBottom w:val="0"/>
                      <w:divBdr>
                        <w:top w:val="none" w:sz="0" w:space="0" w:color="auto"/>
                        <w:left w:val="none" w:sz="0" w:space="0" w:color="auto"/>
                        <w:bottom w:val="none" w:sz="0" w:space="0" w:color="auto"/>
                        <w:right w:val="none" w:sz="0" w:space="0" w:color="auto"/>
                      </w:divBdr>
                    </w:div>
                  </w:divsChild>
                </w:div>
                <w:div w:id="917520699">
                  <w:marLeft w:val="0"/>
                  <w:marRight w:val="0"/>
                  <w:marTop w:val="0"/>
                  <w:marBottom w:val="0"/>
                  <w:divBdr>
                    <w:top w:val="none" w:sz="0" w:space="0" w:color="auto"/>
                    <w:left w:val="none" w:sz="0" w:space="0" w:color="auto"/>
                    <w:bottom w:val="none" w:sz="0" w:space="0" w:color="auto"/>
                    <w:right w:val="none" w:sz="0" w:space="0" w:color="auto"/>
                  </w:divBdr>
                  <w:divsChild>
                    <w:div w:id="160854326">
                      <w:marLeft w:val="0"/>
                      <w:marRight w:val="0"/>
                      <w:marTop w:val="0"/>
                      <w:marBottom w:val="0"/>
                      <w:divBdr>
                        <w:top w:val="none" w:sz="0" w:space="0" w:color="auto"/>
                        <w:left w:val="none" w:sz="0" w:space="0" w:color="auto"/>
                        <w:bottom w:val="none" w:sz="0" w:space="0" w:color="auto"/>
                        <w:right w:val="none" w:sz="0" w:space="0" w:color="auto"/>
                      </w:divBdr>
                    </w:div>
                    <w:div w:id="699204796">
                      <w:marLeft w:val="0"/>
                      <w:marRight w:val="0"/>
                      <w:marTop w:val="0"/>
                      <w:marBottom w:val="0"/>
                      <w:divBdr>
                        <w:top w:val="none" w:sz="0" w:space="0" w:color="auto"/>
                        <w:left w:val="none" w:sz="0" w:space="0" w:color="auto"/>
                        <w:bottom w:val="none" w:sz="0" w:space="0" w:color="auto"/>
                        <w:right w:val="none" w:sz="0" w:space="0" w:color="auto"/>
                      </w:divBdr>
                    </w:div>
                    <w:div w:id="1283802458">
                      <w:marLeft w:val="0"/>
                      <w:marRight w:val="0"/>
                      <w:marTop w:val="0"/>
                      <w:marBottom w:val="0"/>
                      <w:divBdr>
                        <w:top w:val="none" w:sz="0" w:space="0" w:color="auto"/>
                        <w:left w:val="none" w:sz="0" w:space="0" w:color="auto"/>
                        <w:bottom w:val="none" w:sz="0" w:space="0" w:color="auto"/>
                        <w:right w:val="none" w:sz="0" w:space="0" w:color="auto"/>
                      </w:divBdr>
                    </w:div>
                  </w:divsChild>
                </w:div>
                <w:div w:id="1113407139">
                  <w:marLeft w:val="0"/>
                  <w:marRight w:val="0"/>
                  <w:marTop w:val="0"/>
                  <w:marBottom w:val="0"/>
                  <w:divBdr>
                    <w:top w:val="none" w:sz="0" w:space="0" w:color="auto"/>
                    <w:left w:val="none" w:sz="0" w:space="0" w:color="auto"/>
                    <w:bottom w:val="none" w:sz="0" w:space="0" w:color="auto"/>
                    <w:right w:val="none" w:sz="0" w:space="0" w:color="auto"/>
                  </w:divBdr>
                  <w:divsChild>
                    <w:div w:id="1078668710">
                      <w:marLeft w:val="0"/>
                      <w:marRight w:val="0"/>
                      <w:marTop w:val="0"/>
                      <w:marBottom w:val="0"/>
                      <w:divBdr>
                        <w:top w:val="none" w:sz="0" w:space="0" w:color="auto"/>
                        <w:left w:val="none" w:sz="0" w:space="0" w:color="auto"/>
                        <w:bottom w:val="none" w:sz="0" w:space="0" w:color="auto"/>
                        <w:right w:val="none" w:sz="0" w:space="0" w:color="auto"/>
                      </w:divBdr>
                    </w:div>
                  </w:divsChild>
                </w:div>
                <w:div w:id="1771506106">
                  <w:marLeft w:val="0"/>
                  <w:marRight w:val="0"/>
                  <w:marTop w:val="0"/>
                  <w:marBottom w:val="0"/>
                  <w:divBdr>
                    <w:top w:val="none" w:sz="0" w:space="0" w:color="auto"/>
                    <w:left w:val="none" w:sz="0" w:space="0" w:color="auto"/>
                    <w:bottom w:val="none" w:sz="0" w:space="0" w:color="auto"/>
                    <w:right w:val="none" w:sz="0" w:space="0" w:color="auto"/>
                  </w:divBdr>
                  <w:divsChild>
                    <w:div w:id="2073651807">
                      <w:marLeft w:val="0"/>
                      <w:marRight w:val="0"/>
                      <w:marTop w:val="0"/>
                      <w:marBottom w:val="0"/>
                      <w:divBdr>
                        <w:top w:val="none" w:sz="0" w:space="0" w:color="auto"/>
                        <w:left w:val="none" w:sz="0" w:space="0" w:color="auto"/>
                        <w:bottom w:val="none" w:sz="0" w:space="0" w:color="auto"/>
                        <w:right w:val="none" w:sz="0" w:space="0" w:color="auto"/>
                      </w:divBdr>
                    </w:div>
                  </w:divsChild>
                </w:div>
                <w:div w:id="1976763153">
                  <w:marLeft w:val="0"/>
                  <w:marRight w:val="0"/>
                  <w:marTop w:val="0"/>
                  <w:marBottom w:val="0"/>
                  <w:divBdr>
                    <w:top w:val="none" w:sz="0" w:space="0" w:color="auto"/>
                    <w:left w:val="none" w:sz="0" w:space="0" w:color="auto"/>
                    <w:bottom w:val="none" w:sz="0" w:space="0" w:color="auto"/>
                    <w:right w:val="none" w:sz="0" w:space="0" w:color="auto"/>
                  </w:divBdr>
                  <w:divsChild>
                    <w:div w:id="1501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60588">
          <w:marLeft w:val="0"/>
          <w:marRight w:val="0"/>
          <w:marTop w:val="0"/>
          <w:marBottom w:val="0"/>
          <w:divBdr>
            <w:top w:val="none" w:sz="0" w:space="0" w:color="auto"/>
            <w:left w:val="none" w:sz="0" w:space="0" w:color="auto"/>
            <w:bottom w:val="none" w:sz="0" w:space="0" w:color="auto"/>
            <w:right w:val="none" w:sz="0" w:space="0" w:color="auto"/>
          </w:divBdr>
        </w:div>
        <w:div w:id="284780050">
          <w:marLeft w:val="0"/>
          <w:marRight w:val="0"/>
          <w:marTop w:val="0"/>
          <w:marBottom w:val="0"/>
          <w:divBdr>
            <w:top w:val="none" w:sz="0" w:space="0" w:color="auto"/>
            <w:left w:val="none" w:sz="0" w:space="0" w:color="auto"/>
            <w:bottom w:val="none" w:sz="0" w:space="0" w:color="auto"/>
            <w:right w:val="none" w:sz="0" w:space="0" w:color="auto"/>
          </w:divBdr>
          <w:divsChild>
            <w:div w:id="855969006">
              <w:marLeft w:val="-75"/>
              <w:marRight w:val="0"/>
              <w:marTop w:val="30"/>
              <w:marBottom w:val="30"/>
              <w:divBdr>
                <w:top w:val="none" w:sz="0" w:space="0" w:color="auto"/>
                <w:left w:val="none" w:sz="0" w:space="0" w:color="auto"/>
                <w:bottom w:val="none" w:sz="0" w:space="0" w:color="auto"/>
                <w:right w:val="none" w:sz="0" w:space="0" w:color="auto"/>
              </w:divBdr>
              <w:divsChild>
                <w:div w:id="696780242">
                  <w:marLeft w:val="0"/>
                  <w:marRight w:val="0"/>
                  <w:marTop w:val="0"/>
                  <w:marBottom w:val="0"/>
                  <w:divBdr>
                    <w:top w:val="none" w:sz="0" w:space="0" w:color="auto"/>
                    <w:left w:val="none" w:sz="0" w:space="0" w:color="auto"/>
                    <w:bottom w:val="none" w:sz="0" w:space="0" w:color="auto"/>
                    <w:right w:val="none" w:sz="0" w:space="0" w:color="auto"/>
                  </w:divBdr>
                  <w:divsChild>
                    <w:div w:id="1069770623">
                      <w:marLeft w:val="0"/>
                      <w:marRight w:val="0"/>
                      <w:marTop w:val="0"/>
                      <w:marBottom w:val="0"/>
                      <w:divBdr>
                        <w:top w:val="none" w:sz="0" w:space="0" w:color="auto"/>
                        <w:left w:val="none" w:sz="0" w:space="0" w:color="auto"/>
                        <w:bottom w:val="none" w:sz="0" w:space="0" w:color="auto"/>
                        <w:right w:val="none" w:sz="0" w:space="0" w:color="auto"/>
                      </w:divBdr>
                    </w:div>
                  </w:divsChild>
                </w:div>
                <w:div w:id="1099370846">
                  <w:marLeft w:val="0"/>
                  <w:marRight w:val="0"/>
                  <w:marTop w:val="0"/>
                  <w:marBottom w:val="0"/>
                  <w:divBdr>
                    <w:top w:val="none" w:sz="0" w:space="0" w:color="auto"/>
                    <w:left w:val="none" w:sz="0" w:space="0" w:color="auto"/>
                    <w:bottom w:val="none" w:sz="0" w:space="0" w:color="auto"/>
                    <w:right w:val="none" w:sz="0" w:space="0" w:color="auto"/>
                  </w:divBdr>
                  <w:divsChild>
                    <w:div w:id="1054352592">
                      <w:marLeft w:val="0"/>
                      <w:marRight w:val="0"/>
                      <w:marTop w:val="0"/>
                      <w:marBottom w:val="0"/>
                      <w:divBdr>
                        <w:top w:val="none" w:sz="0" w:space="0" w:color="auto"/>
                        <w:left w:val="none" w:sz="0" w:space="0" w:color="auto"/>
                        <w:bottom w:val="none" w:sz="0" w:space="0" w:color="auto"/>
                        <w:right w:val="none" w:sz="0" w:space="0" w:color="auto"/>
                      </w:divBdr>
                    </w:div>
                  </w:divsChild>
                </w:div>
                <w:div w:id="1296057354">
                  <w:marLeft w:val="0"/>
                  <w:marRight w:val="0"/>
                  <w:marTop w:val="0"/>
                  <w:marBottom w:val="0"/>
                  <w:divBdr>
                    <w:top w:val="none" w:sz="0" w:space="0" w:color="auto"/>
                    <w:left w:val="none" w:sz="0" w:space="0" w:color="auto"/>
                    <w:bottom w:val="none" w:sz="0" w:space="0" w:color="auto"/>
                    <w:right w:val="none" w:sz="0" w:space="0" w:color="auto"/>
                  </w:divBdr>
                  <w:divsChild>
                    <w:div w:id="1765685320">
                      <w:marLeft w:val="0"/>
                      <w:marRight w:val="0"/>
                      <w:marTop w:val="0"/>
                      <w:marBottom w:val="0"/>
                      <w:divBdr>
                        <w:top w:val="none" w:sz="0" w:space="0" w:color="auto"/>
                        <w:left w:val="none" w:sz="0" w:space="0" w:color="auto"/>
                        <w:bottom w:val="none" w:sz="0" w:space="0" w:color="auto"/>
                        <w:right w:val="none" w:sz="0" w:space="0" w:color="auto"/>
                      </w:divBdr>
                    </w:div>
                  </w:divsChild>
                </w:div>
                <w:div w:id="1320380516">
                  <w:marLeft w:val="0"/>
                  <w:marRight w:val="0"/>
                  <w:marTop w:val="0"/>
                  <w:marBottom w:val="0"/>
                  <w:divBdr>
                    <w:top w:val="none" w:sz="0" w:space="0" w:color="auto"/>
                    <w:left w:val="none" w:sz="0" w:space="0" w:color="auto"/>
                    <w:bottom w:val="none" w:sz="0" w:space="0" w:color="auto"/>
                    <w:right w:val="none" w:sz="0" w:space="0" w:color="auto"/>
                  </w:divBdr>
                  <w:divsChild>
                    <w:div w:id="704793140">
                      <w:marLeft w:val="0"/>
                      <w:marRight w:val="0"/>
                      <w:marTop w:val="0"/>
                      <w:marBottom w:val="0"/>
                      <w:divBdr>
                        <w:top w:val="none" w:sz="0" w:space="0" w:color="auto"/>
                        <w:left w:val="none" w:sz="0" w:space="0" w:color="auto"/>
                        <w:bottom w:val="none" w:sz="0" w:space="0" w:color="auto"/>
                        <w:right w:val="none" w:sz="0" w:space="0" w:color="auto"/>
                      </w:divBdr>
                    </w:div>
                  </w:divsChild>
                </w:div>
                <w:div w:id="1888831097">
                  <w:marLeft w:val="0"/>
                  <w:marRight w:val="0"/>
                  <w:marTop w:val="0"/>
                  <w:marBottom w:val="0"/>
                  <w:divBdr>
                    <w:top w:val="none" w:sz="0" w:space="0" w:color="auto"/>
                    <w:left w:val="none" w:sz="0" w:space="0" w:color="auto"/>
                    <w:bottom w:val="none" w:sz="0" w:space="0" w:color="auto"/>
                    <w:right w:val="none" w:sz="0" w:space="0" w:color="auto"/>
                  </w:divBdr>
                  <w:divsChild>
                    <w:div w:id="369382926">
                      <w:marLeft w:val="0"/>
                      <w:marRight w:val="0"/>
                      <w:marTop w:val="0"/>
                      <w:marBottom w:val="0"/>
                      <w:divBdr>
                        <w:top w:val="none" w:sz="0" w:space="0" w:color="auto"/>
                        <w:left w:val="none" w:sz="0" w:space="0" w:color="auto"/>
                        <w:bottom w:val="none" w:sz="0" w:space="0" w:color="auto"/>
                        <w:right w:val="none" w:sz="0" w:space="0" w:color="auto"/>
                      </w:divBdr>
                    </w:div>
                  </w:divsChild>
                </w:div>
                <w:div w:id="2021590122">
                  <w:marLeft w:val="0"/>
                  <w:marRight w:val="0"/>
                  <w:marTop w:val="0"/>
                  <w:marBottom w:val="0"/>
                  <w:divBdr>
                    <w:top w:val="none" w:sz="0" w:space="0" w:color="auto"/>
                    <w:left w:val="none" w:sz="0" w:space="0" w:color="auto"/>
                    <w:bottom w:val="none" w:sz="0" w:space="0" w:color="auto"/>
                    <w:right w:val="none" w:sz="0" w:space="0" w:color="auto"/>
                  </w:divBdr>
                  <w:divsChild>
                    <w:div w:id="715349829">
                      <w:marLeft w:val="0"/>
                      <w:marRight w:val="0"/>
                      <w:marTop w:val="0"/>
                      <w:marBottom w:val="0"/>
                      <w:divBdr>
                        <w:top w:val="none" w:sz="0" w:space="0" w:color="auto"/>
                        <w:left w:val="none" w:sz="0" w:space="0" w:color="auto"/>
                        <w:bottom w:val="none" w:sz="0" w:space="0" w:color="auto"/>
                        <w:right w:val="none" w:sz="0" w:space="0" w:color="auto"/>
                      </w:divBdr>
                    </w:div>
                  </w:divsChild>
                </w:div>
                <w:div w:id="2022968318">
                  <w:marLeft w:val="0"/>
                  <w:marRight w:val="0"/>
                  <w:marTop w:val="0"/>
                  <w:marBottom w:val="0"/>
                  <w:divBdr>
                    <w:top w:val="none" w:sz="0" w:space="0" w:color="auto"/>
                    <w:left w:val="none" w:sz="0" w:space="0" w:color="auto"/>
                    <w:bottom w:val="none" w:sz="0" w:space="0" w:color="auto"/>
                    <w:right w:val="none" w:sz="0" w:space="0" w:color="auto"/>
                  </w:divBdr>
                  <w:divsChild>
                    <w:div w:id="1206916564">
                      <w:marLeft w:val="0"/>
                      <w:marRight w:val="0"/>
                      <w:marTop w:val="0"/>
                      <w:marBottom w:val="0"/>
                      <w:divBdr>
                        <w:top w:val="none" w:sz="0" w:space="0" w:color="auto"/>
                        <w:left w:val="none" w:sz="0" w:space="0" w:color="auto"/>
                        <w:bottom w:val="none" w:sz="0" w:space="0" w:color="auto"/>
                        <w:right w:val="none" w:sz="0" w:space="0" w:color="auto"/>
                      </w:divBdr>
                    </w:div>
                  </w:divsChild>
                </w:div>
                <w:div w:id="2142110901">
                  <w:marLeft w:val="0"/>
                  <w:marRight w:val="0"/>
                  <w:marTop w:val="0"/>
                  <w:marBottom w:val="0"/>
                  <w:divBdr>
                    <w:top w:val="none" w:sz="0" w:space="0" w:color="auto"/>
                    <w:left w:val="none" w:sz="0" w:space="0" w:color="auto"/>
                    <w:bottom w:val="none" w:sz="0" w:space="0" w:color="auto"/>
                    <w:right w:val="none" w:sz="0" w:space="0" w:color="auto"/>
                  </w:divBdr>
                  <w:divsChild>
                    <w:div w:id="16363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8860">
          <w:marLeft w:val="0"/>
          <w:marRight w:val="0"/>
          <w:marTop w:val="0"/>
          <w:marBottom w:val="0"/>
          <w:divBdr>
            <w:top w:val="none" w:sz="0" w:space="0" w:color="auto"/>
            <w:left w:val="none" w:sz="0" w:space="0" w:color="auto"/>
            <w:bottom w:val="none" w:sz="0" w:space="0" w:color="auto"/>
            <w:right w:val="none" w:sz="0" w:space="0" w:color="auto"/>
          </w:divBdr>
          <w:divsChild>
            <w:div w:id="1530530403">
              <w:marLeft w:val="-75"/>
              <w:marRight w:val="0"/>
              <w:marTop w:val="30"/>
              <w:marBottom w:val="30"/>
              <w:divBdr>
                <w:top w:val="none" w:sz="0" w:space="0" w:color="auto"/>
                <w:left w:val="none" w:sz="0" w:space="0" w:color="auto"/>
                <w:bottom w:val="none" w:sz="0" w:space="0" w:color="auto"/>
                <w:right w:val="none" w:sz="0" w:space="0" w:color="auto"/>
              </w:divBdr>
              <w:divsChild>
                <w:div w:id="94794015">
                  <w:marLeft w:val="0"/>
                  <w:marRight w:val="0"/>
                  <w:marTop w:val="0"/>
                  <w:marBottom w:val="0"/>
                  <w:divBdr>
                    <w:top w:val="none" w:sz="0" w:space="0" w:color="auto"/>
                    <w:left w:val="none" w:sz="0" w:space="0" w:color="auto"/>
                    <w:bottom w:val="none" w:sz="0" w:space="0" w:color="auto"/>
                    <w:right w:val="none" w:sz="0" w:space="0" w:color="auto"/>
                  </w:divBdr>
                  <w:divsChild>
                    <w:div w:id="941759663">
                      <w:marLeft w:val="0"/>
                      <w:marRight w:val="0"/>
                      <w:marTop w:val="0"/>
                      <w:marBottom w:val="0"/>
                      <w:divBdr>
                        <w:top w:val="none" w:sz="0" w:space="0" w:color="auto"/>
                        <w:left w:val="none" w:sz="0" w:space="0" w:color="auto"/>
                        <w:bottom w:val="none" w:sz="0" w:space="0" w:color="auto"/>
                        <w:right w:val="none" w:sz="0" w:space="0" w:color="auto"/>
                      </w:divBdr>
                    </w:div>
                  </w:divsChild>
                </w:div>
                <w:div w:id="114762211">
                  <w:marLeft w:val="0"/>
                  <w:marRight w:val="0"/>
                  <w:marTop w:val="0"/>
                  <w:marBottom w:val="0"/>
                  <w:divBdr>
                    <w:top w:val="none" w:sz="0" w:space="0" w:color="auto"/>
                    <w:left w:val="none" w:sz="0" w:space="0" w:color="auto"/>
                    <w:bottom w:val="none" w:sz="0" w:space="0" w:color="auto"/>
                    <w:right w:val="none" w:sz="0" w:space="0" w:color="auto"/>
                  </w:divBdr>
                  <w:divsChild>
                    <w:div w:id="1830363826">
                      <w:marLeft w:val="0"/>
                      <w:marRight w:val="0"/>
                      <w:marTop w:val="0"/>
                      <w:marBottom w:val="0"/>
                      <w:divBdr>
                        <w:top w:val="none" w:sz="0" w:space="0" w:color="auto"/>
                        <w:left w:val="none" w:sz="0" w:space="0" w:color="auto"/>
                        <w:bottom w:val="none" w:sz="0" w:space="0" w:color="auto"/>
                        <w:right w:val="none" w:sz="0" w:space="0" w:color="auto"/>
                      </w:divBdr>
                    </w:div>
                  </w:divsChild>
                </w:div>
                <w:div w:id="165636228">
                  <w:marLeft w:val="0"/>
                  <w:marRight w:val="0"/>
                  <w:marTop w:val="0"/>
                  <w:marBottom w:val="0"/>
                  <w:divBdr>
                    <w:top w:val="none" w:sz="0" w:space="0" w:color="auto"/>
                    <w:left w:val="none" w:sz="0" w:space="0" w:color="auto"/>
                    <w:bottom w:val="none" w:sz="0" w:space="0" w:color="auto"/>
                    <w:right w:val="none" w:sz="0" w:space="0" w:color="auto"/>
                  </w:divBdr>
                  <w:divsChild>
                    <w:div w:id="1907521358">
                      <w:marLeft w:val="0"/>
                      <w:marRight w:val="0"/>
                      <w:marTop w:val="0"/>
                      <w:marBottom w:val="0"/>
                      <w:divBdr>
                        <w:top w:val="none" w:sz="0" w:space="0" w:color="auto"/>
                        <w:left w:val="none" w:sz="0" w:space="0" w:color="auto"/>
                        <w:bottom w:val="none" w:sz="0" w:space="0" w:color="auto"/>
                        <w:right w:val="none" w:sz="0" w:space="0" w:color="auto"/>
                      </w:divBdr>
                    </w:div>
                  </w:divsChild>
                </w:div>
                <w:div w:id="201401657">
                  <w:marLeft w:val="0"/>
                  <w:marRight w:val="0"/>
                  <w:marTop w:val="0"/>
                  <w:marBottom w:val="0"/>
                  <w:divBdr>
                    <w:top w:val="none" w:sz="0" w:space="0" w:color="auto"/>
                    <w:left w:val="none" w:sz="0" w:space="0" w:color="auto"/>
                    <w:bottom w:val="none" w:sz="0" w:space="0" w:color="auto"/>
                    <w:right w:val="none" w:sz="0" w:space="0" w:color="auto"/>
                  </w:divBdr>
                  <w:divsChild>
                    <w:div w:id="129250224">
                      <w:marLeft w:val="0"/>
                      <w:marRight w:val="0"/>
                      <w:marTop w:val="0"/>
                      <w:marBottom w:val="0"/>
                      <w:divBdr>
                        <w:top w:val="none" w:sz="0" w:space="0" w:color="auto"/>
                        <w:left w:val="none" w:sz="0" w:space="0" w:color="auto"/>
                        <w:bottom w:val="none" w:sz="0" w:space="0" w:color="auto"/>
                        <w:right w:val="none" w:sz="0" w:space="0" w:color="auto"/>
                      </w:divBdr>
                    </w:div>
                  </w:divsChild>
                </w:div>
                <w:div w:id="286786238">
                  <w:marLeft w:val="0"/>
                  <w:marRight w:val="0"/>
                  <w:marTop w:val="0"/>
                  <w:marBottom w:val="0"/>
                  <w:divBdr>
                    <w:top w:val="none" w:sz="0" w:space="0" w:color="auto"/>
                    <w:left w:val="none" w:sz="0" w:space="0" w:color="auto"/>
                    <w:bottom w:val="none" w:sz="0" w:space="0" w:color="auto"/>
                    <w:right w:val="none" w:sz="0" w:space="0" w:color="auto"/>
                  </w:divBdr>
                  <w:divsChild>
                    <w:div w:id="557983840">
                      <w:marLeft w:val="0"/>
                      <w:marRight w:val="0"/>
                      <w:marTop w:val="0"/>
                      <w:marBottom w:val="0"/>
                      <w:divBdr>
                        <w:top w:val="none" w:sz="0" w:space="0" w:color="auto"/>
                        <w:left w:val="none" w:sz="0" w:space="0" w:color="auto"/>
                        <w:bottom w:val="none" w:sz="0" w:space="0" w:color="auto"/>
                        <w:right w:val="none" w:sz="0" w:space="0" w:color="auto"/>
                      </w:divBdr>
                    </w:div>
                  </w:divsChild>
                </w:div>
                <w:div w:id="388580878">
                  <w:marLeft w:val="0"/>
                  <w:marRight w:val="0"/>
                  <w:marTop w:val="0"/>
                  <w:marBottom w:val="0"/>
                  <w:divBdr>
                    <w:top w:val="none" w:sz="0" w:space="0" w:color="auto"/>
                    <w:left w:val="none" w:sz="0" w:space="0" w:color="auto"/>
                    <w:bottom w:val="none" w:sz="0" w:space="0" w:color="auto"/>
                    <w:right w:val="none" w:sz="0" w:space="0" w:color="auto"/>
                  </w:divBdr>
                  <w:divsChild>
                    <w:div w:id="1146238069">
                      <w:marLeft w:val="0"/>
                      <w:marRight w:val="0"/>
                      <w:marTop w:val="0"/>
                      <w:marBottom w:val="0"/>
                      <w:divBdr>
                        <w:top w:val="none" w:sz="0" w:space="0" w:color="auto"/>
                        <w:left w:val="none" w:sz="0" w:space="0" w:color="auto"/>
                        <w:bottom w:val="none" w:sz="0" w:space="0" w:color="auto"/>
                        <w:right w:val="none" w:sz="0" w:space="0" w:color="auto"/>
                      </w:divBdr>
                    </w:div>
                  </w:divsChild>
                </w:div>
                <w:div w:id="412244198">
                  <w:marLeft w:val="0"/>
                  <w:marRight w:val="0"/>
                  <w:marTop w:val="0"/>
                  <w:marBottom w:val="0"/>
                  <w:divBdr>
                    <w:top w:val="none" w:sz="0" w:space="0" w:color="auto"/>
                    <w:left w:val="none" w:sz="0" w:space="0" w:color="auto"/>
                    <w:bottom w:val="none" w:sz="0" w:space="0" w:color="auto"/>
                    <w:right w:val="none" w:sz="0" w:space="0" w:color="auto"/>
                  </w:divBdr>
                  <w:divsChild>
                    <w:div w:id="377626573">
                      <w:marLeft w:val="0"/>
                      <w:marRight w:val="0"/>
                      <w:marTop w:val="0"/>
                      <w:marBottom w:val="0"/>
                      <w:divBdr>
                        <w:top w:val="none" w:sz="0" w:space="0" w:color="auto"/>
                        <w:left w:val="none" w:sz="0" w:space="0" w:color="auto"/>
                        <w:bottom w:val="none" w:sz="0" w:space="0" w:color="auto"/>
                        <w:right w:val="none" w:sz="0" w:space="0" w:color="auto"/>
                      </w:divBdr>
                    </w:div>
                  </w:divsChild>
                </w:div>
                <w:div w:id="459880806">
                  <w:marLeft w:val="0"/>
                  <w:marRight w:val="0"/>
                  <w:marTop w:val="0"/>
                  <w:marBottom w:val="0"/>
                  <w:divBdr>
                    <w:top w:val="none" w:sz="0" w:space="0" w:color="auto"/>
                    <w:left w:val="none" w:sz="0" w:space="0" w:color="auto"/>
                    <w:bottom w:val="none" w:sz="0" w:space="0" w:color="auto"/>
                    <w:right w:val="none" w:sz="0" w:space="0" w:color="auto"/>
                  </w:divBdr>
                  <w:divsChild>
                    <w:div w:id="671376178">
                      <w:marLeft w:val="0"/>
                      <w:marRight w:val="0"/>
                      <w:marTop w:val="0"/>
                      <w:marBottom w:val="0"/>
                      <w:divBdr>
                        <w:top w:val="none" w:sz="0" w:space="0" w:color="auto"/>
                        <w:left w:val="none" w:sz="0" w:space="0" w:color="auto"/>
                        <w:bottom w:val="none" w:sz="0" w:space="0" w:color="auto"/>
                        <w:right w:val="none" w:sz="0" w:space="0" w:color="auto"/>
                      </w:divBdr>
                    </w:div>
                  </w:divsChild>
                </w:div>
                <w:div w:id="478034260">
                  <w:marLeft w:val="0"/>
                  <w:marRight w:val="0"/>
                  <w:marTop w:val="0"/>
                  <w:marBottom w:val="0"/>
                  <w:divBdr>
                    <w:top w:val="none" w:sz="0" w:space="0" w:color="auto"/>
                    <w:left w:val="none" w:sz="0" w:space="0" w:color="auto"/>
                    <w:bottom w:val="none" w:sz="0" w:space="0" w:color="auto"/>
                    <w:right w:val="none" w:sz="0" w:space="0" w:color="auto"/>
                  </w:divBdr>
                  <w:divsChild>
                    <w:div w:id="98456993">
                      <w:marLeft w:val="0"/>
                      <w:marRight w:val="0"/>
                      <w:marTop w:val="0"/>
                      <w:marBottom w:val="0"/>
                      <w:divBdr>
                        <w:top w:val="none" w:sz="0" w:space="0" w:color="auto"/>
                        <w:left w:val="none" w:sz="0" w:space="0" w:color="auto"/>
                        <w:bottom w:val="none" w:sz="0" w:space="0" w:color="auto"/>
                        <w:right w:val="none" w:sz="0" w:space="0" w:color="auto"/>
                      </w:divBdr>
                    </w:div>
                  </w:divsChild>
                </w:div>
                <w:div w:id="610357345">
                  <w:marLeft w:val="0"/>
                  <w:marRight w:val="0"/>
                  <w:marTop w:val="0"/>
                  <w:marBottom w:val="0"/>
                  <w:divBdr>
                    <w:top w:val="none" w:sz="0" w:space="0" w:color="auto"/>
                    <w:left w:val="none" w:sz="0" w:space="0" w:color="auto"/>
                    <w:bottom w:val="none" w:sz="0" w:space="0" w:color="auto"/>
                    <w:right w:val="none" w:sz="0" w:space="0" w:color="auto"/>
                  </w:divBdr>
                  <w:divsChild>
                    <w:div w:id="1230459887">
                      <w:marLeft w:val="0"/>
                      <w:marRight w:val="0"/>
                      <w:marTop w:val="0"/>
                      <w:marBottom w:val="0"/>
                      <w:divBdr>
                        <w:top w:val="none" w:sz="0" w:space="0" w:color="auto"/>
                        <w:left w:val="none" w:sz="0" w:space="0" w:color="auto"/>
                        <w:bottom w:val="none" w:sz="0" w:space="0" w:color="auto"/>
                        <w:right w:val="none" w:sz="0" w:space="0" w:color="auto"/>
                      </w:divBdr>
                    </w:div>
                  </w:divsChild>
                </w:div>
                <w:div w:id="791293197">
                  <w:marLeft w:val="0"/>
                  <w:marRight w:val="0"/>
                  <w:marTop w:val="0"/>
                  <w:marBottom w:val="0"/>
                  <w:divBdr>
                    <w:top w:val="none" w:sz="0" w:space="0" w:color="auto"/>
                    <w:left w:val="none" w:sz="0" w:space="0" w:color="auto"/>
                    <w:bottom w:val="none" w:sz="0" w:space="0" w:color="auto"/>
                    <w:right w:val="none" w:sz="0" w:space="0" w:color="auto"/>
                  </w:divBdr>
                  <w:divsChild>
                    <w:div w:id="1968655974">
                      <w:marLeft w:val="0"/>
                      <w:marRight w:val="0"/>
                      <w:marTop w:val="0"/>
                      <w:marBottom w:val="0"/>
                      <w:divBdr>
                        <w:top w:val="none" w:sz="0" w:space="0" w:color="auto"/>
                        <w:left w:val="none" w:sz="0" w:space="0" w:color="auto"/>
                        <w:bottom w:val="none" w:sz="0" w:space="0" w:color="auto"/>
                        <w:right w:val="none" w:sz="0" w:space="0" w:color="auto"/>
                      </w:divBdr>
                    </w:div>
                  </w:divsChild>
                </w:div>
                <w:div w:id="809128225">
                  <w:marLeft w:val="0"/>
                  <w:marRight w:val="0"/>
                  <w:marTop w:val="0"/>
                  <w:marBottom w:val="0"/>
                  <w:divBdr>
                    <w:top w:val="none" w:sz="0" w:space="0" w:color="auto"/>
                    <w:left w:val="none" w:sz="0" w:space="0" w:color="auto"/>
                    <w:bottom w:val="none" w:sz="0" w:space="0" w:color="auto"/>
                    <w:right w:val="none" w:sz="0" w:space="0" w:color="auto"/>
                  </w:divBdr>
                  <w:divsChild>
                    <w:div w:id="39717393">
                      <w:marLeft w:val="0"/>
                      <w:marRight w:val="0"/>
                      <w:marTop w:val="0"/>
                      <w:marBottom w:val="0"/>
                      <w:divBdr>
                        <w:top w:val="none" w:sz="0" w:space="0" w:color="auto"/>
                        <w:left w:val="none" w:sz="0" w:space="0" w:color="auto"/>
                        <w:bottom w:val="none" w:sz="0" w:space="0" w:color="auto"/>
                        <w:right w:val="none" w:sz="0" w:space="0" w:color="auto"/>
                      </w:divBdr>
                    </w:div>
                  </w:divsChild>
                </w:div>
                <w:div w:id="833715712">
                  <w:marLeft w:val="0"/>
                  <w:marRight w:val="0"/>
                  <w:marTop w:val="0"/>
                  <w:marBottom w:val="0"/>
                  <w:divBdr>
                    <w:top w:val="none" w:sz="0" w:space="0" w:color="auto"/>
                    <w:left w:val="none" w:sz="0" w:space="0" w:color="auto"/>
                    <w:bottom w:val="none" w:sz="0" w:space="0" w:color="auto"/>
                    <w:right w:val="none" w:sz="0" w:space="0" w:color="auto"/>
                  </w:divBdr>
                  <w:divsChild>
                    <w:div w:id="723452906">
                      <w:marLeft w:val="0"/>
                      <w:marRight w:val="0"/>
                      <w:marTop w:val="0"/>
                      <w:marBottom w:val="0"/>
                      <w:divBdr>
                        <w:top w:val="none" w:sz="0" w:space="0" w:color="auto"/>
                        <w:left w:val="none" w:sz="0" w:space="0" w:color="auto"/>
                        <w:bottom w:val="none" w:sz="0" w:space="0" w:color="auto"/>
                        <w:right w:val="none" w:sz="0" w:space="0" w:color="auto"/>
                      </w:divBdr>
                    </w:div>
                  </w:divsChild>
                </w:div>
                <w:div w:id="847983887">
                  <w:marLeft w:val="0"/>
                  <w:marRight w:val="0"/>
                  <w:marTop w:val="0"/>
                  <w:marBottom w:val="0"/>
                  <w:divBdr>
                    <w:top w:val="none" w:sz="0" w:space="0" w:color="auto"/>
                    <w:left w:val="none" w:sz="0" w:space="0" w:color="auto"/>
                    <w:bottom w:val="none" w:sz="0" w:space="0" w:color="auto"/>
                    <w:right w:val="none" w:sz="0" w:space="0" w:color="auto"/>
                  </w:divBdr>
                  <w:divsChild>
                    <w:div w:id="1018195503">
                      <w:marLeft w:val="0"/>
                      <w:marRight w:val="0"/>
                      <w:marTop w:val="0"/>
                      <w:marBottom w:val="0"/>
                      <w:divBdr>
                        <w:top w:val="none" w:sz="0" w:space="0" w:color="auto"/>
                        <w:left w:val="none" w:sz="0" w:space="0" w:color="auto"/>
                        <w:bottom w:val="none" w:sz="0" w:space="0" w:color="auto"/>
                        <w:right w:val="none" w:sz="0" w:space="0" w:color="auto"/>
                      </w:divBdr>
                    </w:div>
                  </w:divsChild>
                </w:div>
                <w:div w:id="885794615">
                  <w:marLeft w:val="0"/>
                  <w:marRight w:val="0"/>
                  <w:marTop w:val="0"/>
                  <w:marBottom w:val="0"/>
                  <w:divBdr>
                    <w:top w:val="none" w:sz="0" w:space="0" w:color="auto"/>
                    <w:left w:val="none" w:sz="0" w:space="0" w:color="auto"/>
                    <w:bottom w:val="none" w:sz="0" w:space="0" w:color="auto"/>
                    <w:right w:val="none" w:sz="0" w:space="0" w:color="auto"/>
                  </w:divBdr>
                  <w:divsChild>
                    <w:div w:id="1897357307">
                      <w:marLeft w:val="0"/>
                      <w:marRight w:val="0"/>
                      <w:marTop w:val="0"/>
                      <w:marBottom w:val="0"/>
                      <w:divBdr>
                        <w:top w:val="none" w:sz="0" w:space="0" w:color="auto"/>
                        <w:left w:val="none" w:sz="0" w:space="0" w:color="auto"/>
                        <w:bottom w:val="none" w:sz="0" w:space="0" w:color="auto"/>
                        <w:right w:val="none" w:sz="0" w:space="0" w:color="auto"/>
                      </w:divBdr>
                    </w:div>
                  </w:divsChild>
                </w:div>
                <w:div w:id="985355243">
                  <w:marLeft w:val="0"/>
                  <w:marRight w:val="0"/>
                  <w:marTop w:val="0"/>
                  <w:marBottom w:val="0"/>
                  <w:divBdr>
                    <w:top w:val="none" w:sz="0" w:space="0" w:color="auto"/>
                    <w:left w:val="none" w:sz="0" w:space="0" w:color="auto"/>
                    <w:bottom w:val="none" w:sz="0" w:space="0" w:color="auto"/>
                    <w:right w:val="none" w:sz="0" w:space="0" w:color="auto"/>
                  </w:divBdr>
                  <w:divsChild>
                    <w:div w:id="361326290">
                      <w:marLeft w:val="0"/>
                      <w:marRight w:val="0"/>
                      <w:marTop w:val="0"/>
                      <w:marBottom w:val="0"/>
                      <w:divBdr>
                        <w:top w:val="none" w:sz="0" w:space="0" w:color="auto"/>
                        <w:left w:val="none" w:sz="0" w:space="0" w:color="auto"/>
                        <w:bottom w:val="none" w:sz="0" w:space="0" w:color="auto"/>
                        <w:right w:val="none" w:sz="0" w:space="0" w:color="auto"/>
                      </w:divBdr>
                    </w:div>
                  </w:divsChild>
                </w:div>
                <w:div w:id="1106577550">
                  <w:marLeft w:val="0"/>
                  <w:marRight w:val="0"/>
                  <w:marTop w:val="0"/>
                  <w:marBottom w:val="0"/>
                  <w:divBdr>
                    <w:top w:val="none" w:sz="0" w:space="0" w:color="auto"/>
                    <w:left w:val="none" w:sz="0" w:space="0" w:color="auto"/>
                    <w:bottom w:val="none" w:sz="0" w:space="0" w:color="auto"/>
                    <w:right w:val="none" w:sz="0" w:space="0" w:color="auto"/>
                  </w:divBdr>
                  <w:divsChild>
                    <w:div w:id="630593723">
                      <w:marLeft w:val="0"/>
                      <w:marRight w:val="0"/>
                      <w:marTop w:val="0"/>
                      <w:marBottom w:val="0"/>
                      <w:divBdr>
                        <w:top w:val="none" w:sz="0" w:space="0" w:color="auto"/>
                        <w:left w:val="none" w:sz="0" w:space="0" w:color="auto"/>
                        <w:bottom w:val="none" w:sz="0" w:space="0" w:color="auto"/>
                        <w:right w:val="none" w:sz="0" w:space="0" w:color="auto"/>
                      </w:divBdr>
                    </w:div>
                  </w:divsChild>
                </w:div>
                <w:div w:id="1222405938">
                  <w:marLeft w:val="0"/>
                  <w:marRight w:val="0"/>
                  <w:marTop w:val="0"/>
                  <w:marBottom w:val="0"/>
                  <w:divBdr>
                    <w:top w:val="none" w:sz="0" w:space="0" w:color="auto"/>
                    <w:left w:val="none" w:sz="0" w:space="0" w:color="auto"/>
                    <w:bottom w:val="none" w:sz="0" w:space="0" w:color="auto"/>
                    <w:right w:val="none" w:sz="0" w:space="0" w:color="auto"/>
                  </w:divBdr>
                  <w:divsChild>
                    <w:div w:id="1661695490">
                      <w:marLeft w:val="0"/>
                      <w:marRight w:val="0"/>
                      <w:marTop w:val="0"/>
                      <w:marBottom w:val="0"/>
                      <w:divBdr>
                        <w:top w:val="none" w:sz="0" w:space="0" w:color="auto"/>
                        <w:left w:val="none" w:sz="0" w:space="0" w:color="auto"/>
                        <w:bottom w:val="none" w:sz="0" w:space="0" w:color="auto"/>
                        <w:right w:val="none" w:sz="0" w:space="0" w:color="auto"/>
                      </w:divBdr>
                    </w:div>
                  </w:divsChild>
                </w:div>
                <w:div w:id="1459379365">
                  <w:marLeft w:val="0"/>
                  <w:marRight w:val="0"/>
                  <w:marTop w:val="0"/>
                  <w:marBottom w:val="0"/>
                  <w:divBdr>
                    <w:top w:val="none" w:sz="0" w:space="0" w:color="auto"/>
                    <w:left w:val="none" w:sz="0" w:space="0" w:color="auto"/>
                    <w:bottom w:val="none" w:sz="0" w:space="0" w:color="auto"/>
                    <w:right w:val="none" w:sz="0" w:space="0" w:color="auto"/>
                  </w:divBdr>
                  <w:divsChild>
                    <w:div w:id="1946307648">
                      <w:marLeft w:val="0"/>
                      <w:marRight w:val="0"/>
                      <w:marTop w:val="0"/>
                      <w:marBottom w:val="0"/>
                      <w:divBdr>
                        <w:top w:val="none" w:sz="0" w:space="0" w:color="auto"/>
                        <w:left w:val="none" w:sz="0" w:space="0" w:color="auto"/>
                        <w:bottom w:val="none" w:sz="0" w:space="0" w:color="auto"/>
                        <w:right w:val="none" w:sz="0" w:space="0" w:color="auto"/>
                      </w:divBdr>
                    </w:div>
                  </w:divsChild>
                </w:div>
                <w:div w:id="1471553399">
                  <w:marLeft w:val="0"/>
                  <w:marRight w:val="0"/>
                  <w:marTop w:val="0"/>
                  <w:marBottom w:val="0"/>
                  <w:divBdr>
                    <w:top w:val="none" w:sz="0" w:space="0" w:color="auto"/>
                    <w:left w:val="none" w:sz="0" w:space="0" w:color="auto"/>
                    <w:bottom w:val="none" w:sz="0" w:space="0" w:color="auto"/>
                    <w:right w:val="none" w:sz="0" w:space="0" w:color="auto"/>
                  </w:divBdr>
                  <w:divsChild>
                    <w:div w:id="1909488334">
                      <w:marLeft w:val="0"/>
                      <w:marRight w:val="0"/>
                      <w:marTop w:val="0"/>
                      <w:marBottom w:val="0"/>
                      <w:divBdr>
                        <w:top w:val="none" w:sz="0" w:space="0" w:color="auto"/>
                        <w:left w:val="none" w:sz="0" w:space="0" w:color="auto"/>
                        <w:bottom w:val="none" w:sz="0" w:space="0" w:color="auto"/>
                        <w:right w:val="none" w:sz="0" w:space="0" w:color="auto"/>
                      </w:divBdr>
                    </w:div>
                  </w:divsChild>
                </w:div>
                <w:div w:id="1480221304">
                  <w:marLeft w:val="0"/>
                  <w:marRight w:val="0"/>
                  <w:marTop w:val="0"/>
                  <w:marBottom w:val="0"/>
                  <w:divBdr>
                    <w:top w:val="none" w:sz="0" w:space="0" w:color="auto"/>
                    <w:left w:val="none" w:sz="0" w:space="0" w:color="auto"/>
                    <w:bottom w:val="none" w:sz="0" w:space="0" w:color="auto"/>
                    <w:right w:val="none" w:sz="0" w:space="0" w:color="auto"/>
                  </w:divBdr>
                  <w:divsChild>
                    <w:div w:id="200480381">
                      <w:marLeft w:val="0"/>
                      <w:marRight w:val="0"/>
                      <w:marTop w:val="0"/>
                      <w:marBottom w:val="0"/>
                      <w:divBdr>
                        <w:top w:val="none" w:sz="0" w:space="0" w:color="auto"/>
                        <w:left w:val="none" w:sz="0" w:space="0" w:color="auto"/>
                        <w:bottom w:val="none" w:sz="0" w:space="0" w:color="auto"/>
                        <w:right w:val="none" w:sz="0" w:space="0" w:color="auto"/>
                      </w:divBdr>
                    </w:div>
                  </w:divsChild>
                </w:div>
                <w:div w:id="1481730945">
                  <w:marLeft w:val="0"/>
                  <w:marRight w:val="0"/>
                  <w:marTop w:val="0"/>
                  <w:marBottom w:val="0"/>
                  <w:divBdr>
                    <w:top w:val="none" w:sz="0" w:space="0" w:color="auto"/>
                    <w:left w:val="none" w:sz="0" w:space="0" w:color="auto"/>
                    <w:bottom w:val="none" w:sz="0" w:space="0" w:color="auto"/>
                    <w:right w:val="none" w:sz="0" w:space="0" w:color="auto"/>
                  </w:divBdr>
                  <w:divsChild>
                    <w:div w:id="1915821487">
                      <w:marLeft w:val="0"/>
                      <w:marRight w:val="0"/>
                      <w:marTop w:val="0"/>
                      <w:marBottom w:val="0"/>
                      <w:divBdr>
                        <w:top w:val="none" w:sz="0" w:space="0" w:color="auto"/>
                        <w:left w:val="none" w:sz="0" w:space="0" w:color="auto"/>
                        <w:bottom w:val="none" w:sz="0" w:space="0" w:color="auto"/>
                        <w:right w:val="none" w:sz="0" w:space="0" w:color="auto"/>
                      </w:divBdr>
                    </w:div>
                  </w:divsChild>
                </w:div>
                <w:div w:id="1627350450">
                  <w:marLeft w:val="0"/>
                  <w:marRight w:val="0"/>
                  <w:marTop w:val="0"/>
                  <w:marBottom w:val="0"/>
                  <w:divBdr>
                    <w:top w:val="none" w:sz="0" w:space="0" w:color="auto"/>
                    <w:left w:val="none" w:sz="0" w:space="0" w:color="auto"/>
                    <w:bottom w:val="none" w:sz="0" w:space="0" w:color="auto"/>
                    <w:right w:val="none" w:sz="0" w:space="0" w:color="auto"/>
                  </w:divBdr>
                  <w:divsChild>
                    <w:div w:id="259292101">
                      <w:marLeft w:val="0"/>
                      <w:marRight w:val="0"/>
                      <w:marTop w:val="0"/>
                      <w:marBottom w:val="0"/>
                      <w:divBdr>
                        <w:top w:val="none" w:sz="0" w:space="0" w:color="auto"/>
                        <w:left w:val="none" w:sz="0" w:space="0" w:color="auto"/>
                        <w:bottom w:val="none" w:sz="0" w:space="0" w:color="auto"/>
                        <w:right w:val="none" w:sz="0" w:space="0" w:color="auto"/>
                      </w:divBdr>
                    </w:div>
                  </w:divsChild>
                </w:div>
                <w:div w:id="1713924408">
                  <w:marLeft w:val="0"/>
                  <w:marRight w:val="0"/>
                  <w:marTop w:val="0"/>
                  <w:marBottom w:val="0"/>
                  <w:divBdr>
                    <w:top w:val="none" w:sz="0" w:space="0" w:color="auto"/>
                    <w:left w:val="none" w:sz="0" w:space="0" w:color="auto"/>
                    <w:bottom w:val="none" w:sz="0" w:space="0" w:color="auto"/>
                    <w:right w:val="none" w:sz="0" w:space="0" w:color="auto"/>
                  </w:divBdr>
                  <w:divsChild>
                    <w:div w:id="1773667187">
                      <w:marLeft w:val="0"/>
                      <w:marRight w:val="0"/>
                      <w:marTop w:val="0"/>
                      <w:marBottom w:val="0"/>
                      <w:divBdr>
                        <w:top w:val="none" w:sz="0" w:space="0" w:color="auto"/>
                        <w:left w:val="none" w:sz="0" w:space="0" w:color="auto"/>
                        <w:bottom w:val="none" w:sz="0" w:space="0" w:color="auto"/>
                        <w:right w:val="none" w:sz="0" w:space="0" w:color="auto"/>
                      </w:divBdr>
                    </w:div>
                  </w:divsChild>
                </w:div>
                <w:div w:id="1751580766">
                  <w:marLeft w:val="0"/>
                  <w:marRight w:val="0"/>
                  <w:marTop w:val="0"/>
                  <w:marBottom w:val="0"/>
                  <w:divBdr>
                    <w:top w:val="none" w:sz="0" w:space="0" w:color="auto"/>
                    <w:left w:val="none" w:sz="0" w:space="0" w:color="auto"/>
                    <w:bottom w:val="none" w:sz="0" w:space="0" w:color="auto"/>
                    <w:right w:val="none" w:sz="0" w:space="0" w:color="auto"/>
                  </w:divBdr>
                  <w:divsChild>
                    <w:div w:id="850266292">
                      <w:marLeft w:val="0"/>
                      <w:marRight w:val="0"/>
                      <w:marTop w:val="0"/>
                      <w:marBottom w:val="0"/>
                      <w:divBdr>
                        <w:top w:val="none" w:sz="0" w:space="0" w:color="auto"/>
                        <w:left w:val="none" w:sz="0" w:space="0" w:color="auto"/>
                        <w:bottom w:val="none" w:sz="0" w:space="0" w:color="auto"/>
                        <w:right w:val="none" w:sz="0" w:space="0" w:color="auto"/>
                      </w:divBdr>
                    </w:div>
                  </w:divsChild>
                </w:div>
                <w:div w:id="1753619972">
                  <w:marLeft w:val="0"/>
                  <w:marRight w:val="0"/>
                  <w:marTop w:val="0"/>
                  <w:marBottom w:val="0"/>
                  <w:divBdr>
                    <w:top w:val="none" w:sz="0" w:space="0" w:color="auto"/>
                    <w:left w:val="none" w:sz="0" w:space="0" w:color="auto"/>
                    <w:bottom w:val="none" w:sz="0" w:space="0" w:color="auto"/>
                    <w:right w:val="none" w:sz="0" w:space="0" w:color="auto"/>
                  </w:divBdr>
                  <w:divsChild>
                    <w:div w:id="94247997">
                      <w:marLeft w:val="0"/>
                      <w:marRight w:val="0"/>
                      <w:marTop w:val="0"/>
                      <w:marBottom w:val="0"/>
                      <w:divBdr>
                        <w:top w:val="none" w:sz="0" w:space="0" w:color="auto"/>
                        <w:left w:val="none" w:sz="0" w:space="0" w:color="auto"/>
                        <w:bottom w:val="none" w:sz="0" w:space="0" w:color="auto"/>
                        <w:right w:val="none" w:sz="0" w:space="0" w:color="auto"/>
                      </w:divBdr>
                    </w:div>
                  </w:divsChild>
                </w:div>
                <w:div w:id="1772781291">
                  <w:marLeft w:val="0"/>
                  <w:marRight w:val="0"/>
                  <w:marTop w:val="0"/>
                  <w:marBottom w:val="0"/>
                  <w:divBdr>
                    <w:top w:val="none" w:sz="0" w:space="0" w:color="auto"/>
                    <w:left w:val="none" w:sz="0" w:space="0" w:color="auto"/>
                    <w:bottom w:val="none" w:sz="0" w:space="0" w:color="auto"/>
                    <w:right w:val="none" w:sz="0" w:space="0" w:color="auto"/>
                  </w:divBdr>
                  <w:divsChild>
                    <w:div w:id="538662157">
                      <w:marLeft w:val="0"/>
                      <w:marRight w:val="0"/>
                      <w:marTop w:val="0"/>
                      <w:marBottom w:val="0"/>
                      <w:divBdr>
                        <w:top w:val="none" w:sz="0" w:space="0" w:color="auto"/>
                        <w:left w:val="none" w:sz="0" w:space="0" w:color="auto"/>
                        <w:bottom w:val="none" w:sz="0" w:space="0" w:color="auto"/>
                        <w:right w:val="none" w:sz="0" w:space="0" w:color="auto"/>
                      </w:divBdr>
                    </w:div>
                  </w:divsChild>
                </w:div>
                <w:div w:id="1806311288">
                  <w:marLeft w:val="0"/>
                  <w:marRight w:val="0"/>
                  <w:marTop w:val="0"/>
                  <w:marBottom w:val="0"/>
                  <w:divBdr>
                    <w:top w:val="none" w:sz="0" w:space="0" w:color="auto"/>
                    <w:left w:val="none" w:sz="0" w:space="0" w:color="auto"/>
                    <w:bottom w:val="none" w:sz="0" w:space="0" w:color="auto"/>
                    <w:right w:val="none" w:sz="0" w:space="0" w:color="auto"/>
                  </w:divBdr>
                  <w:divsChild>
                    <w:div w:id="525212053">
                      <w:marLeft w:val="0"/>
                      <w:marRight w:val="0"/>
                      <w:marTop w:val="0"/>
                      <w:marBottom w:val="0"/>
                      <w:divBdr>
                        <w:top w:val="none" w:sz="0" w:space="0" w:color="auto"/>
                        <w:left w:val="none" w:sz="0" w:space="0" w:color="auto"/>
                        <w:bottom w:val="none" w:sz="0" w:space="0" w:color="auto"/>
                        <w:right w:val="none" w:sz="0" w:space="0" w:color="auto"/>
                      </w:divBdr>
                    </w:div>
                  </w:divsChild>
                </w:div>
                <w:div w:id="1826623794">
                  <w:marLeft w:val="0"/>
                  <w:marRight w:val="0"/>
                  <w:marTop w:val="0"/>
                  <w:marBottom w:val="0"/>
                  <w:divBdr>
                    <w:top w:val="none" w:sz="0" w:space="0" w:color="auto"/>
                    <w:left w:val="none" w:sz="0" w:space="0" w:color="auto"/>
                    <w:bottom w:val="none" w:sz="0" w:space="0" w:color="auto"/>
                    <w:right w:val="none" w:sz="0" w:space="0" w:color="auto"/>
                  </w:divBdr>
                  <w:divsChild>
                    <w:div w:id="631597800">
                      <w:marLeft w:val="0"/>
                      <w:marRight w:val="0"/>
                      <w:marTop w:val="0"/>
                      <w:marBottom w:val="0"/>
                      <w:divBdr>
                        <w:top w:val="none" w:sz="0" w:space="0" w:color="auto"/>
                        <w:left w:val="none" w:sz="0" w:space="0" w:color="auto"/>
                        <w:bottom w:val="none" w:sz="0" w:space="0" w:color="auto"/>
                        <w:right w:val="none" w:sz="0" w:space="0" w:color="auto"/>
                      </w:divBdr>
                    </w:div>
                  </w:divsChild>
                </w:div>
                <w:div w:id="1851677131">
                  <w:marLeft w:val="0"/>
                  <w:marRight w:val="0"/>
                  <w:marTop w:val="0"/>
                  <w:marBottom w:val="0"/>
                  <w:divBdr>
                    <w:top w:val="none" w:sz="0" w:space="0" w:color="auto"/>
                    <w:left w:val="none" w:sz="0" w:space="0" w:color="auto"/>
                    <w:bottom w:val="none" w:sz="0" w:space="0" w:color="auto"/>
                    <w:right w:val="none" w:sz="0" w:space="0" w:color="auto"/>
                  </w:divBdr>
                  <w:divsChild>
                    <w:div w:id="659117465">
                      <w:marLeft w:val="0"/>
                      <w:marRight w:val="0"/>
                      <w:marTop w:val="0"/>
                      <w:marBottom w:val="0"/>
                      <w:divBdr>
                        <w:top w:val="none" w:sz="0" w:space="0" w:color="auto"/>
                        <w:left w:val="none" w:sz="0" w:space="0" w:color="auto"/>
                        <w:bottom w:val="none" w:sz="0" w:space="0" w:color="auto"/>
                        <w:right w:val="none" w:sz="0" w:space="0" w:color="auto"/>
                      </w:divBdr>
                    </w:div>
                  </w:divsChild>
                </w:div>
                <w:div w:id="1886092437">
                  <w:marLeft w:val="0"/>
                  <w:marRight w:val="0"/>
                  <w:marTop w:val="0"/>
                  <w:marBottom w:val="0"/>
                  <w:divBdr>
                    <w:top w:val="none" w:sz="0" w:space="0" w:color="auto"/>
                    <w:left w:val="none" w:sz="0" w:space="0" w:color="auto"/>
                    <w:bottom w:val="none" w:sz="0" w:space="0" w:color="auto"/>
                    <w:right w:val="none" w:sz="0" w:space="0" w:color="auto"/>
                  </w:divBdr>
                  <w:divsChild>
                    <w:div w:id="662050654">
                      <w:marLeft w:val="0"/>
                      <w:marRight w:val="0"/>
                      <w:marTop w:val="0"/>
                      <w:marBottom w:val="0"/>
                      <w:divBdr>
                        <w:top w:val="none" w:sz="0" w:space="0" w:color="auto"/>
                        <w:left w:val="none" w:sz="0" w:space="0" w:color="auto"/>
                        <w:bottom w:val="none" w:sz="0" w:space="0" w:color="auto"/>
                        <w:right w:val="none" w:sz="0" w:space="0" w:color="auto"/>
                      </w:divBdr>
                    </w:div>
                  </w:divsChild>
                </w:div>
                <w:div w:id="2001614178">
                  <w:marLeft w:val="0"/>
                  <w:marRight w:val="0"/>
                  <w:marTop w:val="0"/>
                  <w:marBottom w:val="0"/>
                  <w:divBdr>
                    <w:top w:val="none" w:sz="0" w:space="0" w:color="auto"/>
                    <w:left w:val="none" w:sz="0" w:space="0" w:color="auto"/>
                    <w:bottom w:val="none" w:sz="0" w:space="0" w:color="auto"/>
                    <w:right w:val="none" w:sz="0" w:space="0" w:color="auto"/>
                  </w:divBdr>
                  <w:divsChild>
                    <w:div w:id="1932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7361">
          <w:marLeft w:val="0"/>
          <w:marRight w:val="0"/>
          <w:marTop w:val="0"/>
          <w:marBottom w:val="0"/>
          <w:divBdr>
            <w:top w:val="none" w:sz="0" w:space="0" w:color="auto"/>
            <w:left w:val="none" w:sz="0" w:space="0" w:color="auto"/>
            <w:bottom w:val="none" w:sz="0" w:space="0" w:color="auto"/>
            <w:right w:val="none" w:sz="0" w:space="0" w:color="auto"/>
          </w:divBdr>
        </w:div>
        <w:div w:id="312492515">
          <w:marLeft w:val="0"/>
          <w:marRight w:val="0"/>
          <w:marTop w:val="0"/>
          <w:marBottom w:val="0"/>
          <w:divBdr>
            <w:top w:val="none" w:sz="0" w:space="0" w:color="auto"/>
            <w:left w:val="none" w:sz="0" w:space="0" w:color="auto"/>
            <w:bottom w:val="none" w:sz="0" w:space="0" w:color="auto"/>
            <w:right w:val="none" w:sz="0" w:space="0" w:color="auto"/>
          </w:divBdr>
        </w:div>
        <w:div w:id="359664741">
          <w:marLeft w:val="0"/>
          <w:marRight w:val="0"/>
          <w:marTop w:val="0"/>
          <w:marBottom w:val="0"/>
          <w:divBdr>
            <w:top w:val="none" w:sz="0" w:space="0" w:color="auto"/>
            <w:left w:val="none" w:sz="0" w:space="0" w:color="auto"/>
            <w:bottom w:val="none" w:sz="0" w:space="0" w:color="auto"/>
            <w:right w:val="none" w:sz="0" w:space="0" w:color="auto"/>
          </w:divBdr>
          <w:divsChild>
            <w:div w:id="1468087711">
              <w:marLeft w:val="-75"/>
              <w:marRight w:val="0"/>
              <w:marTop w:val="30"/>
              <w:marBottom w:val="30"/>
              <w:divBdr>
                <w:top w:val="none" w:sz="0" w:space="0" w:color="auto"/>
                <w:left w:val="none" w:sz="0" w:space="0" w:color="auto"/>
                <w:bottom w:val="none" w:sz="0" w:space="0" w:color="auto"/>
                <w:right w:val="none" w:sz="0" w:space="0" w:color="auto"/>
              </w:divBdr>
              <w:divsChild>
                <w:div w:id="7413892">
                  <w:marLeft w:val="0"/>
                  <w:marRight w:val="0"/>
                  <w:marTop w:val="0"/>
                  <w:marBottom w:val="0"/>
                  <w:divBdr>
                    <w:top w:val="none" w:sz="0" w:space="0" w:color="auto"/>
                    <w:left w:val="none" w:sz="0" w:space="0" w:color="auto"/>
                    <w:bottom w:val="none" w:sz="0" w:space="0" w:color="auto"/>
                    <w:right w:val="none" w:sz="0" w:space="0" w:color="auto"/>
                  </w:divBdr>
                  <w:divsChild>
                    <w:div w:id="2001612083">
                      <w:marLeft w:val="0"/>
                      <w:marRight w:val="0"/>
                      <w:marTop w:val="0"/>
                      <w:marBottom w:val="0"/>
                      <w:divBdr>
                        <w:top w:val="none" w:sz="0" w:space="0" w:color="auto"/>
                        <w:left w:val="none" w:sz="0" w:space="0" w:color="auto"/>
                        <w:bottom w:val="none" w:sz="0" w:space="0" w:color="auto"/>
                        <w:right w:val="none" w:sz="0" w:space="0" w:color="auto"/>
                      </w:divBdr>
                    </w:div>
                  </w:divsChild>
                </w:div>
                <w:div w:id="7484699">
                  <w:marLeft w:val="0"/>
                  <w:marRight w:val="0"/>
                  <w:marTop w:val="0"/>
                  <w:marBottom w:val="0"/>
                  <w:divBdr>
                    <w:top w:val="none" w:sz="0" w:space="0" w:color="auto"/>
                    <w:left w:val="none" w:sz="0" w:space="0" w:color="auto"/>
                    <w:bottom w:val="none" w:sz="0" w:space="0" w:color="auto"/>
                    <w:right w:val="none" w:sz="0" w:space="0" w:color="auto"/>
                  </w:divBdr>
                  <w:divsChild>
                    <w:div w:id="1099302282">
                      <w:marLeft w:val="0"/>
                      <w:marRight w:val="0"/>
                      <w:marTop w:val="0"/>
                      <w:marBottom w:val="0"/>
                      <w:divBdr>
                        <w:top w:val="none" w:sz="0" w:space="0" w:color="auto"/>
                        <w:left w:val="none" w:sz="0" w:space="0" w:color="auto"/>
                        <w:bottom w:val="none" w:sz="0" w:space="0" w:color="auto"/>
                        <w:right w:val="none" w:sz="0" w:space="0" w:color="auto"/>
                      </w:divBdr>
                    </w:div>
                  </w:divsChild>
                </w:div>
                <w:div w:id="36589759">
                  <w:marLeft w:val="0"/>
                  <w:marRight w:val="0"/>
                  <w:marTop w:val="0"/>
                  <w:marBottom w:val="0"/>
                  <w:divBdr>
                    <w:top w:val="none" w:sz="0" w:space="0" w:color="auto"/>
                    <w:left w:val="none" w:sz="0" w:space="0" w:color="auto"/>
                    <w:bottom w:val="none" w:sz="0" w:space="0" w:color="auto"/>
                    <w:right w:val="none" w:sz="0" w:space="0" w:color="auto"/>
                  </w:divBdr>
                  <w:divsChild>
                    <w:div w:id="460611838">
                      <w:marLeft w:val="0"/>
                      <w:marRight w:val="0"/>
                      <w:marTop w:val="0"/>
                      <w:marBottom w:val="0"/>
                      <w:divBdr>
                        <w:top w:val="none" w:sz="0" w:space="0" w:color="auto"/>
                        <w:left w:val="none" w:sz="0" w:space="0" w:color="auto"/>
                        <w:bottom w:val="none" w:sz="0" w:space="0" w:color="auto"/>
                        <w:right w:val="none" w:sz="0" w:space="0" w:color="auto"/>
                      </w:divBdr>
                    </w:div>
                  </w:divsChild>
                </w:div>
                <w:div w:id="37123207">
                  <w:marLeft w:val="0"/>
                  <w:marRight w:val="0"/>
                  <w:marTop w:val="0"/>
                  <w:marBottom w:val="0"/>
                  <w:divBdr>
                    <w:top w:val="none" w:sz="0" w:space="0" w:color="auto"/>
                    <w:left w:val="none" w:sz="0" w:space="0" w:color="auto"/>
                    <w:bottom w:val="none" w:sz="0" w:space="0" w:color="auto"/>
                    <w:right w:val="none" w:sz="0" w:space="0" w:color="auto"/>
                  </w:divBdr>
                  <w:divsChild>
                    <w:div w:id="1205285888">
                      <w:marLeft w:val="0"/>
                      <w:marRight w:val="0"/>
                      <w:marTop w:val="0"/>
                      <w:marBottom w:val="0"/>
                      <w:divBdr>
                        <w:top w:val="none" w:sz="0" w:space="0" w:color="auto"/>
                        <w:left w:val="none" w:sz="0" w:space="0" w:color="auto"/>
                        <w:bottom w:val="none" w:sz="0" w:space="0" w:color="auto"/>
                        <w:right w:val="none" w:sz="0" w:space="0" w:color="auto"/>
                      </w:divBdr>
                    </w:div>
                  </w:divsChild>
                </w:div>
                <w:div w:id="43338844">
                  <w:marLeft w:val="0"/>
                  <w:marRight w:val="0"/>
                  <w:marTop w:val="0"/>
                  <w:marBottom w:val="0"/>
                  <w:divBdr>
                    <w:top w:val="none" w:sz="0" w:space="0" w:color="auto"/>
                    <w:left w:val="none" w:sz="0" w:space="0" w:color="auto"/>
                    <w:bottom w:val="none" w:sz="0" w:space="0" w:color="auto"/>
                    <w:right w:val="none" w:sz="0" w:space="0" w:color="auto"/>
                  </w:divBdr>
                  <w:divsChild>
                    <w:div w:id="2021277000">
                      <w:marLeft w:val="0"/>
                      <w:marRight w:val="0"/>
                      <w:marTop w:val="0"/>
                      <w:marBottom w:val="0"/>
                      <w:divBdr>
                        <w:top w:val="none" w:sz="0" w:space="0" w:color="auto"/>
                        <w:left w:val="none" w:sz="0" w:space="0" w:color="auto"/>
                        <w:bottom w:val="none" w:sz="0" w:space="0" w:color="auto"/>
                        <w:right w:val="none" w:sz="0" w:space="0" w:color="auto"/>
                      </w:divBdr>
                    </w:div>
                  </w:divsChild>
                </w:div>
                <w:div w:id="43649041">
                  <w:marLeft w:val="0"/>
                  <w:marRight w:val="0"/>
                  <w:marTop w:val="0"/>
                  <w:marBottom w:val="0"/>
                  <w:divBdr>
                    <w:top w:val="none" w:sz="0" w:space="0" w:color="auto"/>
                    <w:left w:val="none" w:sz="0" w:space="0" w:color="auto"/>
                    <w:bottom w:val="none" w:sz="0" w:space="0" w:color="auto"/>
                    <w:right w:val="none" w:sz="0" w:space="0" w:color="auto"/>
                  </w:divBdr>
                  <w:divsChild>
                    <w:div w:id="888109632">
                      <w:marLeft w:val="0"/>
                      <w:marRight w:val="0"/>
                      <w:marTop w:val="0"/>
                      <w:marBottom w:val="0"/>
                      <w:divBdr>
                        <w:top w:val="none" w:sz="0" w:space="0" w:color="auto"/>
                        <w:left w:val="none" w:sz="0" w:space="0" w:color="auto"/>
                        <w:bottom w:val="none" w:sz="0" w:space="0" w:color="auto"/>
                        <w:right w:val="none" w:sz="0" w:space="0" w:color="auto"/>
                      </w:divBdr>
                    </w:div>
                    <w:div w:id="1098258540">
                      <w:marLeft w:val="0"/>
                      <w:marRight w:val="0"/>
                      <w:marTop w:val="0"/>
                      <w:marBottom w:val="0"/>
                      <w:divBdr>
                        <w:top w:val="none" w:sz="0" w:space="0" w:color="auto"/>
                        <w:left w:val="none" w:sz="0" w:space="0" w:color="auto"/>
                        <w:bottom w:val="none" w:sz="0" w:space="0" w:color="auto"/>
                        <w:right w:val="none" w:sz="0" w:space="0" w:color="auto"/>
                      </w:divBdr>
                    </w:div>
                  </w:divsChild>
                </w:div>
                <w:div w:id="54789155">
                  <w:marLeft w:val="0"/>
                  <w:marRight w:val="0"/>
                  <w:marTop w:val="0"/>
                  <w:marBottom w:val="0"/>
                  <w:divBdr>
                    <w:top w:val="none" w:sz="0" w:space="0" w:color="auto"/>
                    <w:left w:val="none" w:sz="0" w:space="0" w:color="auto"/>
                    <w:bottom w:val="none" w:sz="0" w:space="0" w:color="auto"/>
                    <w:right w:val="none" w:sz="0" w:space="0" w:color="auto"/>
                  </w:divBdr>
                  <w:divsChild>
                    <w:div w:id="167447196">
                      <w:marLeft w:val="0"/>
                      <w:marRight w:val="0"/>
                      <w:marTop w:val="0"/>
                      <w:marBottom w:val="0"/>
                      <w:divBdr>
                        <w:top w:val="none" w:sz="0" w:space="0" w:color="auto"/>
                        <w:left w:val="none" w:sz="0" w:space="0" w:color="auto"/>
                        <w:bottom w:val="none" w:sz="0" w:space="0" w:color="auto"/>
                        <w:right w:val="none" w:sz="0" w:space="0" w:color="auto"/>
                      </w:divBdr>
                    </w:div>
                  </w:divsChild>
                </w:div>
                <w:div w:id="66348992">
                  <w:marLeft w:val="0"/>
                  <w:marRight w:val="0"/>
                  <w:marTop w:val="0"/>
                  <w:marBottom w:val="0"/>
                  <w:divBdr>
                    <w:top w:val="none" w:sz="0" w:space="0" w:color="auto"/>
                    <w:left w:val="none" w:sz="0" w:space="0" w:color="auto"/>
                    <w:bottom w:val="none" w:sz="0" w:space="0" w:color="auto"/>
                    <w:right w:val="none" w:sz="0" w:space="0" w:color="auto"/>
                  </w:divBdr>
                  <w:divsChild>
                    <w:div w:id="693043362">
                      <w:marLeft w:val="0"/>
                      <w:marRight w:val="0"/>
                      <w:marTop w:val="0"/>
                      <w:marBottom w:val="0"/>
                      <w:divBdr>
                        <w:top w:val="none" w:sz="0" w:space="0" w:color="auto"/>
                        <w:left w:val="none" w:sz="0" w:space="0" w:color="auto"/>
                        <w:bottom w:val="none" w:sz="0" w:space="0" w:color="auto"/>
                        <w:right w:val="none" w:sz="0" w:space="0" w:color="auto"/>
                      </w:divBdr>
                    </w:div>
                    <w:div w:id="840315524">
                      <w:marLeft w:val="0"/>
                      <w:marRight w:val="0"/>
                      <w:marTop w:val="0"/>
                      <w:marBottom w:val="0"/>
                      <w:divBdr>
                        <w:top w:val="none" w:sz="0" w:space="0" w:color="auto"/>
                        <w:left w:val="none" w:sz="0" w:space="0" w:color="auto"/>
                        <w:bottom w:val="none" w:sz="0" w:space="0" w:color="auto"/>
                        <w:right w:val="none" w:sz="0" w:space="0" w:color="auto"/>
                      </w:divBdr>
                    </w:div>
                    <w:div w:id="1077242970">
                      <w:marLeft w:val="0"/>
                      <w:marRight w:val="0"/>
                      <w:marTop w:val="0"/>
                      <w:marBottom w:val="0"/>
                      <w:divBdr>
                        <w:top w:val="none" w:sz="0" w:space="0" w:color="auto"/>
                        <w:left w:val="none" w:sz="0" w:space="0" w:color="auto"/>
                        <w:bottom w:val="none" w:sz="0" w:space="0" w:color="auto"/>
                        <w:right w:val="none" w:sz="0" w:space="0" w:color="auto"/>
                      </w:divBdr>
                    </w:div>
                    <w:div w:id="1758939730">
                      <w:marLeft w:val="0"/>
                      <w:marRight w:val="0"/>
                      <w:marTop w:val="0"/>
                      <w:marBottom w:val="0"/>
                      <w:divBdr>
                        <w:top w:val="none" w:sz="0" w:space="0" w:color="auto"/>
                        <w:left w:val="none" w:sz="0" w:space="0" w:color="auto"/>
                        <w:bottom w:val="none" w:sz="0" w:space="0" w:color="auto"/>
                        <w:right w:val="none" w:sz="0" w:space="0" w:color="auto"/>
                      </w:divBdr>
                    </w:div>
                  </w:divsChild>
                </w:div>
                <w:div w:id="78447408">
                  <w:marLeft w:val="0"/>
                  <w:marRight w:val="0"/>
                  <w:marTop w:val="0"/>
                  <w:marBottom w:val="0"/>
                  <w:divBdr>
                    <w:top w:val="none" w:sz="0" w:space="0" w:color="auto"/>
                    <w:left w:val="none" w:sz="0" w:space="0" w:color="auto"/>
                    <w:bottom w:val="none" w:sz="0" w:space="0" w:color="auto"/>
                    <w:right w:val="none" w:sz="0" w:space="0" w:color="auto"/>
                  </w:divBdr>
                  <w:divsChild>
                    <w:div w:id="1397706656">
                      <w:marLeft w:val="0"/>
                      <w:marRight w:val="0"/>
                      <w:marTop w:val="0"/>
                      <w:marBottom w:val="0"/>
                      <w:divBdr>
                        <w:top w:val="none" w:sz="0" w:space="0" w:color="auto"/>
                        <w:left w:val="none" w:sz="0" w:space="0" w:color="auto"/>
                        <w:bottom w:val="none" w:sz="0" w:space="0" w:color="auto"/>
                        <w:right w:val="none" w:sz="0" w:space="0" w:color="auto"/>
                      </w:divBdr>
                    </w:div>
                    <w:div w:id="1428966485">
                      <w:marLeft w:val="0"/>
                      <w:marRight w:val="0"/>
                      <w:marTop w:val="0"/>
                      <w:marBottom w:val="0"/>
                      <w:divBdr>
                        <w:top w:val="none" w:sz="0" w:space="0" w:color="auto"/>
                        <w:left w:val="none" w:sz="0" w:space="0" w:color="auto"/>
                        <w:bottom w:val="none" w:sz="0" w:space="0" w:color="auto"/>
                        <w:right w:val="none" w:sz="0" w:space="0" w:color="auto"/>
                      </w:divBdr>
                    </w:div>
                  </w:divsChild>
                </w:div>
                <w:div w:id="90131811">
                  <w:marLeft w:val="0"/>
                  <w:marRight w:val="0"/>
                  <w:marTop w:val="0"/>
                  <w:marBottom w:val="0"/>
                  <w:divBdr>
                    <w:top w:val="none" w:sz="0" w:space="0" w:color="auto"/>
                    <w:left w:val="none" w:sz="0" w:space="0" w:color="auto"/>
                    <w:bottom w:val="none" w:sz="0" w:space="0" w:color="auto"/>
                    <w:right w:val="none" w:sz="0" w:space="0" w:color="auto"/>
                  </w:divBdr>
                  <w:divsChild>
                    <w:div w:id="323432191">
                      <w:marLeft w:val="0"/>
                      <w:marRight w:val="0"/>
                      <w:marTop w:val="0"/>
                      <w:marBottom w:val="0"/>
                      <w:divBdr>
                        <w:top w:val="none" w:sz="0" w:space="0" w:color="auto"/>
                        <w:left w:val="none" w:sz="0" w:space="0" w:color="auto"/>
                        <w:bottom w:val="none" w:sz="0" w:space="0" w:color="auto"/>
                        <w:right w:val="none" w:sz="0" w:space="0" w:color="auto"/>
                      </w:divBdr>
                    </w:div>
                    <w:div w:id="1628779712">
                      <w:marLeft w:val="0"/>
                      <w:marRight w:val="0"/>
                      <w:marTop w:val="0"/>
                      <w:marBottom w:val="0"/>
                      <w:divBdr>
                        <w:top w:val="none" w:sz="0" w:space="0" w:color="auto"/>
                        <w:left w:val="none" w:sz="0" w:space="0" w:color="auto"/>
                        <w:bottom w:val="none" w:sz="0" w:space="0" w:color="auto"/>
                        <w:right w:val="none" w:sz="0" w:space="0" w:color="auto"/>
                      </w:divBdr>
                    </w:div>
                    <w:div w:id="1746995226">
                      <w:marLeft w:val="0"/>
                      <w:marRight w:val="0"/>
                      <w:marTop w:val="0"/>
                      <w:marBottom w:val="0"/>
                      <w:divBdr>
                        <w:top w:val="none" w:sz="0" w:space="0" w:color="auto"/>
                        <w:left w:val="none" w:sz="0" w:space="0" w:color="auto"/>
                        <w:bottom w:val="none" w:sz="0" w:space="0" w:color="auto"/>
                        <w:right w:val="none" w:sz="0" w:space="0" w:color="auto"/>
                      </w:divBdr>
                    </w:div>
                  </w:divsChild>
                </w:div>
                <w:div w:id="128059546">
                  <w:marLeft w:val="0"/>
                  <w:marRight w:val="0"/>
                  <w:marTop w:val="0"/>
                  <w:marBottom w:val="0"/>
                  <w:divBdr>
                    <w:top w:val="none" w:sz="0" w:space="0" w:color="auto"/>
                    <w:left w:val="none" w:sz="0" w:space="0" w:color="auto"/>
                    <w:bottom w:val="none" w:sz="0" w:space="0" w:color="auto"/>
                    <w:right w:val="none" w:sz="0" w:space="0" w:color="auto"/>
                  </w:divBdr>
                  <w:divsChild>
                    <w:div w:id="1572888676">
                      <w:marLeft w:val="0"/>
                      <w:marRight w:val="0"/>
                      <w:marTop w:val="0"/>
                      <w:marBottom w:val="0"/>
                      <w:divBdr>
                        <w:top w:val="none" w:sz="0" w:space="0" w:color="auto"/>
                        <w:left w:val="none" w:sz="0" w:space="0" w:color="auto"/>
                        <w:bottom w:val="none" w:sz="0" w:space="0" w:color="auto"/>
                        <w:right w:val="none" w:sz="0" w:space="0" w:color="auto"/>
                      </w:divBdr>
                    </w:div>
                  </w:divsChild>
                </w:div>
                <w:div w:id="143667105">
                  <w:marLeft w:val="0"/>
                  <w:marRight w:val="0"/>
                  <w:marTop w:val="0"/>
                  <w:marBottom w:val="0"/>
                  <w:divBdr>
                    <w:top w:val="none" w:sz="0" w:space="0" w:color="auto"/>
                    <w:left w:val="none" w:sz="0" w:space="0" w:color="auto"/>
                    <w:bottom w:val="none" w:sz="0" w:space="0" w:color="auto"/>
                    <w:right w:val="none" w:sz="0" w:space="0" w:color="auto"/>
                  </w:divBdr>
                  <w:divsChild>
                    <w:div w:id="1880895348">
                      <w:marLeft w:val="0"/>
                      <w:marRight w:val="0"/>
                      <w:marTop w:val="0"/>
                      <w:marBottom w:val="0"/>
                      <w:divBdr>
                        <w:top w:val="none" w:sz="0" w:space="0" w:color="auto"/>
                        <w:left w:val="none" w:sz="0" w:space="0" w:color="auto"/>
                        <w:bottom w:val="none" w:sz="0" w:space="0" w:color="auto"/>
                        <w:right w:val="none" w:sz="0" w:space="0" w:color="auto"/>
                      </w:divBdr>
                    </w:div>
                  </w:divsChild>
                </w:div>
                <w:div w:id="148403720">
                  <w:marLeft w:val="0"/>
                  <w:marRight w:val="0"/>
                  <w:marTop w:val="0"/>
                  <w:marBottom w:val="0"/>
                  <w:divBdr>
                    <w:top w:val="none" w:sz="0" w:space="0" w:color="auto"/>
                    <w:left w:val="none" w:sz="0" w:space="0" w:color="auto"/>
                    <w:bottom w:val="none" w:sz="0" w:space="0" w:color="auto"/>
                    <w:right w:val="none" w:sz="0" w:space="0" w:color="auto"/>
                  </w:divBdr>
                  <w:divsChild>
                    <w:div w:id="713039824">
                      <w:marLeft w:val="0"/>
                      <w:marRight w:val="0"/>
                      <w:marTop w:val="0"/>
                      <w:marBottom w:val="0"/>
                      <w:divBdr>
                        <w:top w:val="none" w:sz="0" w:space="0" w:color="auto"/>
                        <w:left w:val="none" w:sz="0" w:space="0" w:color="auto"/>
                        <w:bottom w:val="none" w:sz="0" w:space="0" w:color="auto"/>
                        <w:right w:val="none" w:sz="0" w:space="0" w:color="auto"/>
                      </w:divBdr>
                    </w:div>
                    <w:div w:id="948969916">
                      <w:marLeft w:val="0"/>
                      <w:marRight w:val="0"/>
                      <w:marTop w:val="0"/>
                      <w:marBottom w:val="0"/>
                      <w:divBdr>
                        <w:top w:val="none" w:sz="0" w:space="0" w:color="auto"/>
                        <w:left w:val="none" w:sz="0" w:space="0" w:color="auto"/>
                        <w:bottom w:val="none" w:sz="0" w:space="0" w:color="auto"/>
                        <w:right w:val="none" w:sz="0" w:space="0" w:color="auto"/>
                      </w:divBdr>
                    </w:div>
                    <w:div w:id="1022318422">
                      <w:marLeft w:val="0"/>
                      <w:marRight w:val="0"/>
                      <w:marTop w:val="0"/>
                      <w:marBottom w:val="0"/>
                      <w:divBdr>
                        <w:top w:val="none" w:sz="0" w:space="0" w:color="auto"/>
                        <w:left w:val="none" w:sz="0" w:space="0" w:color="auto"/>
                        <w:bottom w:val="none" w:sz="0" w:space="0" w:color="auto"/>
                        <w:right w:val="none" w:sz="0" w:space="0" w:color="auto"/>
                      </w:divBdr>
                    </w:div>
                    <w:div w:id="1425686206">
                      <w:marLeft w:val="0"/>
                      <w:marRight w:val="0"/>
                      <w:marTop w:val="0"/>
                      <w:marBottom w:val="0"/>
                      <w:divBdr>
                        <w:top w:val="none" w:sz="0" w:space="0" w:color="auto"/>
                        <w:left w:val="none" w:sz="0" w:space="0" w:color="auto"/>
                        <w:bottom w:val="none" w:sz="0" w:space="0" w:color="auto"/>
                        <w:right w:val="none" w:sz="0" w:space="0" w:color="auto"/>
                      </w:divBdr>
                    </w:div>
                  </w:divsChild>
                </w:div>
                <w:div w:id="174928710">
                  <w:marLeft w:val="0"/>
                  <w:marRight w:val="0"/>
                  <w:marTop w:val="0"/>
                  <w:marBottom w:val="0"/>
                  <w:divBdr>
                    <w:top w:val="none" w:sz="0" w:space="0" w:color="auto"/>
                    <w:left w:val="none" w:sz="0" w:space="0" w:color="auto"/>
                    <w:bottom w:val="none" w:sz="0" w:space="0" w:color="auto"/>
                    <w:right w:val="none" w:sz="0" w:space="0" w:color="auto"/>
                  </w:divBdr>
                  <w:divsChild>
                    <w:div w:id="872117203">
                      <w:marLeft w:val="0"/>
                      <w:marRight w:val="0"/>
                      <w:marTop w:val="0"/>
                      <w:marBottom w:val="0"/>
                      <w:divBdr>
                        <w:top w:val="none" w:sz="0" w:space="0" w:color="auto"/>
                        <w:left w:val="none" w:sz="0" w:space="0" w:color="auto"/>
                        <w:bottom w:val="none" w:sz="0" w:space="0" w:color="auto"/>
                        <w:right w:val="none" w:sz="0" w:space="0" w:color="auto"/>
                      </w:divBdr>
                    </w:div>
                  </w:divsChild>
                </w:div>
                <w:div w:id="182327795">
                  <w:marLeft w:val="0"/>
                  <w:marRight w:val="0"/>
                  <w:marTop w:val="0"/>
                  <w:marBottom w:val="0"/>
                  <w:divBdr>
                    <w:top w:val="none" w:sz="0" w:space="0" w:color="auto"/>
                    <w:left w:val="none" w:sz="0" w:space="0" w:color="auto"/>
                    <w:bottom w:val="none" w:sz="0" w:space="0" w:color="auto"/>
                    <w:right w:val="none" w:sz="0" w:space="0" w:color="auto"/>
                  </w:divBdr>
                  <w:divsChild>
                    <w:div w:id="375933219">
                      <w:marLeft w:val="0"/>
                      <w:marRight w:val="0"/>
                      <w:marTop w:val="0"/>
                      <w:marBottom w:val="0"/>
                      <w:divBdr>
                        <w:top w:val="none" w:sz="0" w:space="0" w:color="auto"/>
                        <w:left w:val="none" w:sz="0" w:space="0" w:color="auto"/>
                        <w:bottom w:val="none" w:sz="0" w:space="0" w:color="auto"/>
                        <w:right w:val="none" w:sz="0" w:space="0" w:color="auto"/>
                      </w:divBdr>
                    </w:div>
                    <w:div w:id="975723557">
                      <w:marLeft w:val="0"/>
                      <w:marRight w:val="0"/>
                      <w:marTop w:val="0"/>
                      <w:marBottom w:val="0"/>
                      <w:divBdr>
                        <w:top w:val="none" w:sz="0" w:space="0" w:color="auto"/>
                        <w:left w:val="none" w:sz="0" w:space="0" w:color="auto"/>
                        <w:bottom w:val="none" w:sz="0" w:space="0" w:color="auto"/>
                        <w:right w:val="none" w:sz="0" w:space="0" w:color="auto"/>
                      </w:divBdr>
                    </w:div>
                    <w:div w:id="1465853822">
                      <w:marLeft w:val="0"/>
                      <w:marRight w:val="0"/>
                      <w:marTop w:val="0"/>
                      <w:marBottom w:val="0"/>
                      <w:divBdr>
                        <w:top w:val="none" w:sz="0" w:space="0" w:color="auto"/>
                        <w:left w:val="none" w:sz="0" w:space="0" w:color="auto"/>
                        <w:bottom w:val="none" w:sz="0" w:space="0" w:color="auto"/>
                        <w:right w:val="none" w:sz="0" w:space="0" w:color="auto"/>
                      </w:divBdr>
                    </w:div>
                  </w:divsChild>
                </w:div>
                <w:div w:id="182785688">
                  <w:marLeft w:val="0"/>
                  <w:marRight w:val="0"/>
                  <w:marTop w:val="0"/>
                  <w:marBottom w:val="0"/>
                  <w:divBdr>
                    <w:top w:val="none" w:sz="0" w:space="0" w:color="auto"/>
                    <w:left w:val="none" w:sz="0" w:space="0" w:color="auto"/>
                    <w:bottom w:val="none" w:sz="0" w:space="0" w:color="auto"/>
                    <w:right w:val="none" w:sz="0" w:space="0" w:color="auto"/>
                  </w:divBdr>
                  <w:divsChild>
                    <w:div w:id="1343241497">
                      <w:marLeft w:val="0"/>
                      <w:marRight w:val="0"/>
                      <w:marTop w:val="0"/>
                      <w:marBottom w:val="0"/>
                      <w:divBdr>
                        <w:top w:val="none" w:sz="0" w:space="0" w:color="auto"/>
                        <w:left w:val="none" w:sz="0" w:space="0" w:color="auto"/>
                        <w:bottom w:val="none" w:sz="0" w:space="0" w:color="auto"/>
                        <w:right w:val="none" w:sz="0" w:space="0" w:color="auto"/>
                      </w:divBdr>
                    </w:div>
                    <w:div w:id="1561090213">
                      <w:marLeft w:val="0"/>
                      <w:marRight w:val="0"/>
                      <w:marTop w:val="0"/>
                      <w:marBottom w:val="0"/>
                      <w:divBdr>
                        <w:top w:val="none" w:sz="0" w:space="0" w:color="auto"/>
                        <w:left w:val="none" w:sz="0" w:space="0" w:color="auto"/>
                        <w:bottom w:val="none" w:sz="0" w:space="0" w:color="auto"/>
                        <w:right w:val="none" w:sz="0" w:space="0" w:color="auto"/>
                      </w:divBdr>
                    </w:div>
                  </w:divsChild>
                </w:div>
                <w:div w:id="189534612">
                  <w:marLeft w:val="0"/>
                  <w:marRight w:val="0"/>
                  <w:marTop w:val="0"/>
                  <w:marBottom w:val="0"/>
                  <w:divBdr>
                    <w:top w:val="none" w:sz="0" w:space="0" w:color="auto"/>
                    <w:left w:val="none" w:sz="0" w:space="0" w:color="auto"/>
                    <w:bottom w:val="none" w:sz="0" w:space="0" w:color="auto"/>
                    <w:right w:val="none" w:sz="0" w:space="0" w:color="auto"/>
                  </w:divBdr>
                  <w:divsChild>
                    <w:div w:id="719551333">
                      <w:marLeft w:val="0"/>
                      <w:marRight w:val="0"/>
                      <w:marTop w:val="0"/>
                      <w:marBottom w:val="0"/>
                      <w:divBdr>
                        <w:top w:val="none" w:sz="0" w:space="0" w:color="auto"/>
                        <w:left w:val="none" w:sz="0" w:space="0" w:color="auto"/>
                        <w:bottom w:val="none" w:sz="0" w:space="0" w:color="auto"/>
                        <w:right w:val="none" w:sz="0" w:space="0" w:color="auto"/>
                      </w:divBdr>
                    </w:div>
                  </w:divsChild>
                </w:div>
                <w:div w:id="198009652">
                  <w:marLeft w:val="0"/>
                  <w:marRight w:val="0"/>
                  <w:marTop w:val="0"/>
                  <w:marBottom w:val="0"/>
                  <w:divBdr>
                    <w:top w:val="none" w:sz="0" w:space="0" w:color="auto"/>
                    <w:left w:val="none" w:sz="0" w:space="0" w:color="auto"/>
                    <w:bottom w:val="none" w:sz="0" w:space="0" w:color="auto"/>
                    <w:right w:val="none" w:sz="0" w:space="0" w:color="auto"/>
                  </w:divBdr>
                  <w:divsChild>
                    <w:div w:id="877472861">
                      <w:marLeft w:val="0"/>
                      <w:marRight w:val="0"/>
                      <w:marTop w:val="0"/>
                      <w:marBottom w:val="0"/>
                      <w:divBdr>
                        <w:top w:val="none" w:sz="0" w:space="0" w:color="auto"/>
                        <w:left w:val="none" w:sz="0" w:space="0" w:color="auto"/>
                        <w:bottom w:val="none" w:sz="0" w:space="0" w:color="auto"/>
                        <w:right w:val="none" w:sz="0" w:space="0" w:color="auto"/>
                      </w:divBdr>
                    </w:div>
                  </w:divsChild>
                </w:div>
                <w:div w:id="199518835">
                  <w:marLeft w:val="0"/>
                  <w:marRight w:val="0"/>
                  <w:marTop w:val="0"/>
                  <w:marBottom w:val="0"/>
                  <w:divBdr>
                    <w:top w:val="none" w:sz="0" w:space="0" w:color="auto"/>
                    <w:left w:val="none" w:sz="0" w:space="0" w:color="auto"/>
                    <w:bottom w:val="none" w:sz="0" w:space="0" w:color="auto"/>
                    <w:right w:val="none" w:sz="0" w:space="0" w:color="auto"/>
                  </w:divBdr>
                  <w:divsChild>
                    <w:div w:id="849372351">
                      <w:marLeft w:val="0"/>
                      <w:marRight w:val="0"/>
                      <w:marTop w:val="0"/>
                      <w:marBottom w:val="0"/>
                      <w:divBdr>
                        <w:top w:val="none" w:sz="0" w:space="0" w:color="auto"/>
                        <w:left w:val="none" w:sz="0" w:space="0" w:color="auto"/>
                        <w:bottom w:val="none" w:sz="0" w:space="0" w:color="auto"/>
                        <w:right w:val="none" w:sz="0" w:space="0" w:color="auto"/>
                      </w:divBdr>
                    </w:div>
                    <w:div w:id="1426460687">
                      <w:marLeft w:val="0"/>
                      <w:marRight w:val="0"/>
                      <w:marTop w:val="0"/>
                      <w:marBottom w:val="0"/>
                      <w:divBdr>
                        <w:top w:val="none" w:sz="0" w:space="0" w:color="auto"/>
                        <w:left w:val="none" w:sz="0" w:space="0" w:color="auto"/>
                        <w:bottom w:val="none" w:sz="0" w:space="0" w:color="auto"/>
                        <w:right w:val="none" w:sz="0" w:space="0" w:color="auto"/>
                      </w:divBdr>
                    </w:div>
                  </w:divsChild>
                </w:div>
                <w:div w:id="213081266">
                  <w:marLeft w:val="0"/>
                  <w:marRight w:val="0"/>
                  <w:marTop w:val="0"/>
                  <w:marBottom w:val="0"/>
                  <w:divBdr>
                    <w:top w:val="none" w:sz="0" w:space="0" w:color="auto"/>
                    <w:left w:val="none" w:sz="0" w:space="0" w:color="auto"/>
                    <w:bottom w:val="none" w:sz="0" w:space="0" w:color="auto"/>
                    <w:right w:val="none" w:sz="0" w:space="0" w:color="auto"/>
                  </w:divBdr>
                  <w:divsChild>
                    <w:div w:id="217785554">
                      <w:marLeft w:val="0"/>
                      <w:marRight w:val="0"/>
                      <w:marTop w:val="0"/>
                      <w:marBottom w:val="0"/>
                      <w:divBdr>
                        <w:top w:val="none" w:sz="0" w:space="0" w:color="auto"/>
                        <w:left w:val="none" w:sz="0" w:space="0" w:color="auto"/>
                        <w:bottom w:val="none" w:sz="0" w:space="0" w:color="auto"/>
                        <w:right w:val="none" w:sz="0" w:space="0" w:color="auto"/>
                      </w:divBdr>
                    </w:div>
                  </w:divsChild>
                </w:div>
                <w:div w:id="216745875">
                  <w:marLeft w:val="0"/>
                  <w:marRight w:val="0"/>
                  <w:marTop w:val="0"/>
                  <w:marBottom w:val="0"/>
                  <w:divBdr>
                    <w:top w:val="none" w:sz="0" w:space="0" w:color="auto"/>
                    <w:left w:val="none" w:sz="0" w:space="0" w:color="auto"/>
                    <w:bottom w:val="none" w:sz="0" w:space="0" w:color="auto"/>
                    <w:right w:val="none" w:sz="0" w:space="0" w:color="auto"/>
                  </w:divBdr>
                  <w:divsChild>
                    <w:div w:id="827938402">
                      <w:marLeft w:val="0"/>
                      <w:marRight w:val="0"/>
                      <w:marTop w:val="0"/>
                      <w:marBottom w:val="0"/>
                      <w:divBdr>
                        <w:top w:val="none" w:sz="0" w:space="0" w:color="auto"/>
                        <w:left w:val="none" w:sz="0" w:space="0" w:color="auto"/>
                        <w:bottom w:val="none" w:sz="0" w:space="0" w:color="auto"/>
                        <w:right w:val="none" w:sz="0" w:space="0" w:color="auto"/>
                      </w:divBdr>
                    </w:div>
                  </w:divsChild>
                </w:div>
                <w:div w:id="217058446">
                  <w:marLeft w:val="0"/>
                  <w:marRight w:val="0"/>
                  <w:marTop w:val="0"/>
                  <w:marBottom w:val="0"/>
                  <w:divBdr>
                    <w:top w:val="none" w:sz="0" w:space="0" w:color="auto"/>
                    <w:left w:val="none" w:sz="0" w:space="0" w:color="auto"/>
                    <w:bottom w:val="none" w:sz="0" w:space="0" w:color="auto"/>
                    <w:right w:val="none" w:sz="0" w:space="0" w:color="auto"/>
                  </w:divBdr>
                  <w:divsChild>
                    <w:div w:id="1459646926">
                      <w:marLeft w:val="0"/>
                      <w:marRight w:val="0"/>
                      <w:marTop w:val="0"/>
                      <w:marBottom w:val="0"/>
                      <w:divBdr>
                        <w:top w:val="none" w:sz="0" w:space="0" w:color="auto"/>
                        <w:left w:val="none" w:sz="0" w:space="0" w:color="auto"/>
                        <w:bottom w:val="none" w:sz="0" w:space="0" w:color="auto"/>
                        <w:right w:val="none" w:sz="0" w:space="0" w:color="auto"/>
                      </w:divBdr>
                    </w:div>
                  </w:divsChild>
                </w:div>
                <w:div w:id="247466215">
                  <w:marLeft w:val="0"/>
                  <w:marRight w:val="0"/>
                  <w:marTop w:val="0"/>
                  <w:marBottom w:val="0"/>
                  <w:divBdr>
                    <w:top w:val="none" w:sz="0" w:space="0" w:color="auto"/>
                    <w:left w:val="none" w:sz="0" w:space="0" w:color="auto"/>
                    <w:bottom w:val="none" w:sz="0" w:space="0" w:color="auto"/>
                    <w:right w:val="none" w:sz="0" w:space="0" w:color="auto"/>
                  </w:divBdr>
                  <w:divsChild>
                    <w:div w:id="475798720">
                      <w:marLeft w:val="0"/>
                      <w:marRight w:val="0"/>
                      <w:marTop w:val="0"/>
                      <w:marBottom w:val="0"/>
                      <w:divBdr>
                        <w:top w:val="none" w:sz="0" w:space="0" w:color="auto"/>
                        <w:left w:val="none" w:sz="0" w:space="0" w:color="auto"/>
                        <w:bottom w:val="none" w:sz="0" w:space="0" w:color="auto"/>
                        <w:right w:val="none" w:sz="0" w:space="0" w:color="auto"/>
                      </w:divBdr>
                    </w:div>
                  </w:divsChild>
                </w:div>
                <w:div w:id="258685716">
                  <w:marLeft w:val="0"/>
                  <w:marRight w:val="0"/>
                  <w:marTop w:val="0"/>
                  <w:marBottom w:val="0"/>
                  <w:divBdr>
                    <w:top w:val="none" w:sz="0" w:space="0" w:color="auto"/>
                    <w:left w:val="none" w:sz="0" w:space="0" w:color="auto"/>
                    <w:bottom w:val="none" w:sz="0" w:space="0" w:color="auto"/>
                    <w:right w:val="none" w:sz="0" w:space="0" w:color="auto"/>
                  </w:divBdr>
                  <w:divsChild>
                    <w:div w:id="779758209">
                      <w:marLeft w:val="0"/>
                      <w:marRight w:val="0"/>
                      <w:marTop w:val="0"/>
                      <w:marBottom w:val="0"/>
                      <w:divBdr>
                        <w:top w:val="none" w:sz="0" w:space="0" w:color="auto"/>
                        <w:left w:val="none" w:sz="0" w:space="0" w:color="auto"/>
                        <w:bottom w:val="none" w:sz="0" w:space="0" w:color="auto"/>
                        <w:right w:val="none" w:sz="0" w:space="0" w:color="auto"/>
                      </w:divBdr>
                    </w:div>
                    <w:div w:id="1119689443">
                      <w:marLeft w:val="0"/>
                      <w:marRight w:val="0"/>
                      <w:marTop w:val="0"/>
                      <w:marBottom w:val="0"/>
                      <w:divBdr>
                        <w:top w:val="none" w:sz="0" w:space="0" w:color="auto"/>
                        <w:left w:val="none" w:sz="0" w:space="0" w:color="auto"/>
                        <w:bottom w:val="none" w:sz="0" w:space="0" w:color="auto"/>
                        <w:right w:val="none" w:sz="0" w:space="0" w:color="auto"/>
                      </w:divBdr>
                    </w:div>
                    <w:div w:id="1138886177">
                      <w:marLeft w:val="0"/>
                      <w:marRight w:val="0"/>
                      <w:marTop w:val="0"/>
                      <w:marBottom w:val="0"/>
                      <w:divBdr>
                        <w:top w:val="none" w:sz="0" w:space="0" w:color="auto"/>
                        <w:left w:val="none" w:sz="0" w:space="0" w:color="auto"/>
                        <w:bottom w:val="none" w:sz="0" w:space="0" w:color="auto"/>
                        <w:right w:val="none" w:sz="0" w:space="0" w:color="auto"/>
                      </w:divBdr>
                    </w:div>
                  </w:divsChild>
                </w:div>
                <w:div w:id="300111470">
                  <w:marLeft w:val="0"/>
                  <w:marRight w:val="0"/>
                  <w:marTop w:val="0"/>
                  <w:marBottom w:val="0"/>
                  <w:divBdr>
                    <w:top w:val="none" w:sz="0" w:space="0" w:color="auto"/>
                    <w:left w:val="none" w:sz="0" w:space="0" w:color="auto"/>
                    <w:bottom w:val="none" w:sz="0" w:space="0" w:color="auto"/>
                    <w:right w:val="none" w:sz="0" w:space="0" w:color="auto"/>
                  </w:divBdr>
                  <w:divsChild>
                    <w:div w:id="41442124">
                      <w:marLeft w:val="0"/>
                      <w:marRight w:val="0"/>
                      <w:marTop w:val="0"/>
                      <w:marBottom w:val="0"/>
                      <w:divBdr>
                        <w:top w:val="none" w:sz="0" w:space="0" w:color="auto"/>
                        <w:left w:val="none" w:sz="0" w:space="0" w:color="auto"/>
                        <w:bottom w:val="none" w:sz="0" w:space="0" w:color="auto"/>
                        <w:right w:val="none" w:sz="0" w:space="0" w:color="auto"/>
                      </w:divBdr>
                    </w:div>
                  </w:divsChild>
                </w:div>
                <w:div w:id="356975365">
                  <w:marLeft w:val="0"/>
                  <w:marRight w:val="0"/>
                  <w:marTop w:val="0"/>
                  <w:marBottom w:val="0"/>
                  <w:divBdr>
                    <w:top w:val="none" w:sz="0" w:space="0" w:color="auto"/>
                    <w:left w:val="none" w:sz="0" w:space="0" w:color="auto"/>
                    <w:bottom w:val="none" w:sz="0" w:space="0" w:color="auto"/>
                    <w:right w:val="none" w:sz="0" w:space="0" w:color="auto"/>
                  </w:divBdr>
                  <w:divsChild>
                    <w:div w:id="1387951520">
                      <w:marLeft w:val="0"/>
                      <w:marRight w:val="0"/>
                      <w:marTop w:val="0"/>
                      <w:marBottom w:val="0"/>
                      <w:divBdr>
                        <w:top w:val="none" w:sz="0" w:space="0" w:color="auto"/>
                        <w:left w:val="none" w:sz="0" w:space="0" w:color="auto"/>
                        <w:bottom w:val="none" w:sz="0" w:space="0" w:color="auto"/>
                        <w:right w:val="none" w:sz="0" w:space="0" w:color="auto"/>
                      </w:divBdr>
                    </w:div>
                  </w:divsChild>
                </w:div>
                <w:div w:id="371268224">
                  <w:marLeft w:val="0"/>
                  <w:marRight w:val="0"/>
                  <w:marTop w:val="0"/>
                  <w:marBottom w:val="0"/>
                  <w:divBdr>
                    <w:top w:val="none" w:sz="0" w:space="0" w:color="auto"/>
                    <w:left w:val="none" w:sz="0" w:space="0" w:color="auto"/>
                    <w:bottom w:val="none" w:sz="0" w:space="0" w:color="auto"/>
                    <w:right w:val="none" w:sz="0" w:space="0" w:color="auto"/>
                  </w:divBdr>
                  <w:divsChild>
                    <w:div w:id="1053505300">
                      <w:marLeft w:val="0"/>
                      <w:marRight w:val="0"/>
                      <w:marTop w:val="0"/>
                      <w:marBottom w:val="0"/>
                      <w:divBdr>
                        <w:top w:val="none" w:sz="0" w:space="0" w:color="auto"/>
                        <w:left w:val="none" w:sz="0" w:space="0" w:color="auto"/>
                        <w:bottom w:val="none" w:sz="0" w:space="0" w:color="auto"/>
                        <w:right w:val="none" w:sz="0" w:space="0" w:color="auto"/>
                      </w:divBdr>
                    </w:div>
                  </w:divsChild>
                </w:div>
                <w:div w:id="390082187">
                  <w:marLeft w:val="0"/>
                  <w:marRight w:val="0"/>
                  <w:marTop w:val="0"/>
                  <w:marBottom w:val="0"/>
                  <w:divBdr>
                    <w:top w:val="none" w:sz="0" w:space="0" w:color="auto"/>
                    <w:left w:val="none" w:sz="0" w:space="0" w:color="auto"/>
                    <w:bottom w:val="none" w:sz="0" w:space="0" w:color="auto"/>
                    <w:right w:val="none" w:sz="0" w:space="0" w:color="auto"/>
                  </w:divBdr>
                  <w:divsChild>
                    <w:div w:id="435172052">
                      <w:marLeft w:val="0"/>
                      <w:marRight w:val="0"/>
                      <w:marTop w:val="0"/>
                      <w:marBottom w:val="0"/>
                      <w:divBdr>
                        <w:top w:val="none" w:sz="0" w:space="0" w:color="auto"/>
                        <w:left w:val="none" w:sz="0" w:space="0" w:color="auto"/>
                        <w:bottom w:val="none" w:sz="0" w:space="0" w:color="auto"/>
                        <w:right w:val="none" w:sz="0" w:space="0" w:color="auto"/>
                      </w:divBdr>
                    </w:div>
                    <w:div w:id="1570336201">
                      <w:marLeft w:val="0"/>
                      <w:marRight w:val="0"/>
                      <w:marTop w:val="0"/>
                      <w:marBottom w:val="0"/>
                      <w:divBdr>
                        <w:top w:val="none" w:sz="0" w:space="0" w:color="auto"/>
                        <w:left w:val="none" w:sz="0" w:space="0" w:color="auto"/>
                        <w:bottom w:val="none" w:sz="0" w:space="0" w:color="auto"/>
                        <w:right w:val="none" w:sz="0" w:space="0" w:color="auto"/>
                      </w:divBdr>
                    </w:div>
                  </w:divsChild>
                </w:div>
                <w:div w:id="403727809">
                  <w:marLeft w:val="0"/>
                  <w:marRight w:val="0"/>
                  <w:marTop w:val="0"/>
                  <w:marBottom w:val="0"/>
                  <w:divBdr>
                    <w:top w:val="none" w:sz="0" w:space="0" w:color="auto"/>
                    <w:left w:val="none" w:sz="0" w:space="0" w:color="auto"/>
                    <w:bottom w:val="none" w:sz="0" w:space="0" w:color="auto"/>
                    <w:right w:val="none" w:sz="0" w:space="0" w:color="auto"/>
                  </w:divBdr>
                  <w:divsChild>
                    <w:div w:id="549071962">
                      <w:marLeft w:val="0"/>
                      <w:marRight w:val="0"/>
                      <w:marTop w:val="0"/>
                      <w:marBottom w:val="0"/>
                      <w:divBdr>
                        <w:top w:val="none" w:sz="0" w:space="0" w:color="auto"/>
                        <w:left w:val="none" w:sz="0" w:space="0" w:color="auto"/>
                        <w:bottom w:val="none" w:sz="0" w:space="0" w:color="auto"/>
                        <w:right w:val="none" w:sz="0" w:space="0" w:color="auto"/>
                      </w:divBdr>
                    </w:div>
                    <w:div w:id="642933257">
                      <w:marLeft w:val="0"/>
                      <w:marRight w:val="0"/>
                      <w:marTop w:val="0"/>
                      <w:marBottom w:val="0"/>
                      <w:divBdr>
                        <w:top w:val="none" w:sz="0" w:space="0" w:color="auto"/>
                        <w:left w:val="none" w:sz="0" w:space="0" w:color="auto"/>
                        <w:bottom w:val="none" w:sz="0" w:space="0" w:color="auto"/>
                        <w:right w:val="none" w:sz="0" w:space="0" w:color="auto"/>
                      </w:divBdr>
                    </w:div>
                    <w:div w:id="1780762102">
                      <w:marLeft w:val="0"/>
                      <w:marRight w:val="0"/>
                      <w:marTop w:val="0"/>
                      <w:marBottom w:val="0"/>
                      <w:divBdr>
                        <w:top w:val="none" w:sz="0" w:space="0" w:color="auto"/>
                        <w:left w:val="none" w:sz="0" w:space="0" w:color="auto"/>
                        <w:bottom w:val="none" w:sz="0" w:space="0" w:color="auto"/>
                        <w:right w:val="none" w:sz="0" w:space="0" w:color="auto"/>
                      </w:divBdr>
                    </w:div>
                  </w:divsChild>
                </w:div>
                <w:div w:id="412822794">
                  <w:marLeft w:val="0"/>
                  <w:marRight w:val="0"/>
                  <w:marTop w:val="0"/>
                  <w:marBottom w:val="0"/>
                  <w:divBdr>
                    <w:top w:val="none" w:sz="0" w:space="0" w:color="auto"/>
                    <w:left w:val="none" w:sz="0" w:space="0" w:color="auto"/>
                    <w:bottom w:val="none" w:sz="0" w:space="0" w:color="auto"/>
                    <w:right w:val="none" w:sz="0" w:space="0" w:color="auto"/>
                  </w:divBdr>
                  <w:divsChild>
                    <w:div w:id="451872602">
                      <w:marLeft w:val="0"/>
                      <w:marRight w:val="0"/>
                      <w:marTop w:val="0"/>
                      <w:marBottom w:val="0"/>
                      <w:divBdr>
                        <w:top w:val="none" w:sz="0" w:space="0" w:color="auto"/>
                        <w:left w:val="none" w:sz="0" w:space="0" w:color="auto"/>
                        <w:bottom w:val="none" w:sz="0" w:space="0" w:color="auto"/>
                        <w:right w:val="none" w:sz="0" w:space="0" w:color="auto"/>
                      </w:divBdr>
                    </w:div>
                    <w:div w:id="2081827275">
                      <w:marLeft w:val="0"/>
                      <w:marRight w:val="0"/>
                      <w:marTop w:val="0"/>
                      <w:marBottom w:val="0"/>
                      <w:divBdr>
                        <w:top w:val="none" w:sz="0" w:space="0" w:color="auto"/>
                        <w:left w:val="none" w:sz="0" w:space="0" w:color="auto"/>
                        <w:bottom w:val="none" w:sz="0" w:space="0" w:color="auto"/>
                        <w:right w:val="none" w:sz="0" w:space="0" w:color="auto"/>
                      </w:divBdr>
                    </w:div>
                  </w:divsChild>
                </w:div>
                <w:div w:id="415707192">
                  <w:marLeft w:val="0"/>
                  <w:marRight w:val="0"/>
                  <w:marTop w:val="0"/>
                  <w:marBottom w:val="0"/>
                  <w:divBdr>
                    <w:top w:val="none" w:sz="0" w:space="0" w:color="auto"/>
                    <w:left w:val="none" w:sz="0" w:space="0" w:color="auto"/>
                    <w:bottom w:val="none" w:sz="0" w:space="0" w:color="auto"/>
                    <w:right w:val="none" w:sz="0" w:space="0" w:color="auto"/>
                  </w:divBdr>
                  <w:divsChild>
                    <w:div w:id="259487679">
                      <w:marLeft w:val="0"/>
                      <w:marRight w:val="0"/>
                      <w:marTop w:val="0"/>
                      <w:marBottom w:val="0"/>
                      <w:divBdr>
                        <w:top w:val="none" w:sz="0" w:space="0" w:color="auto"/>
                        <w:left w:val="none" w:sz="0" w:space="0" w:color="auto"/>
                        <w:bottom w:val="none" w:sz="0" w:space="0" w:color="auto"/>
                        <w:right w:val="none" w:sz="0" w:space="0" w:color="auto"/>
                      </w:divBdr>
                    </w:div>
                    <w:div w:id="836073573">
                      <w:marLeft w:val="0"/>
                      <w:marRight w:val="0"/>
                      <w:marTop w:val="0"/>
                      <w:marBottom w:val="0"/>
                      <w:divBdr>
                        <w:top w:val="none" w:sz="0" w:space="0" w:color="auto"/>
                        <w:left w:val="none" w:sz="0" w:space="0" w:color="auto"/>
                        <w:bottom w:val="none" w:sz="0" w:space="0" w:color="auto"/>
                        <w:right w:val="none" w:sz="0" w:space="0" w:color="auto"/>
                      </w:divBdr>
                    </w:div>
                    <w:div w:id="1658417605">
                      <w:marLeft w:val="0"/>
                      <w:marRight w:val="0"/>
                      <w:marTop w:val="0"/>
                      <w:marBottom w:val="0"/>
                      <w:divBdr>
                        <w:top w:val="none" w:sz="0" w:space="0" w:color="auto"/>
                        <w:left w:val="none" w:sz="0" w:space="0" w:color="auto"/>
                        <w:bottom w:val="none" w:sz="0" w:space="0" w:color="auto"/>
                        <w:right w:val="none" w:sz="0" w:space="0" w:color="auto"/>
                      </w:divBdr>
                    </w:div>
                  </w:divsChild>
                </w:div>
                <w:div w:id="418990921">
                  <w:marLeft w:val="0"/>
                  <w:marRight w:val="0"/>
                  <w:marTop w:val="0"/>
                  <w:marBottom w:val="0"/>
                  <w:divBdr>
                    <w:top w:val="none" w:sz="0" w:space="0" w:color="auto"/>
                    <w:left w:val="none" w:sz="0" w:space="0" w:color="auto"/>
                    <w:bottom w:val="none" w:sz="0" w:space="0" w:color="auto"/>
                    <w:right w:val="none" w:sz="0" w:space="0" w:color="auto"/>
                  </w:divBdr>
                  <w:divsChild>
                    <w:div w:id="523906599">
                      <w:marLeft w:val="0"/>
                      <w:marRight w:val="0"/>
                      <w:marTop w:val="0"/>
                      <w:marBottom w:val="0"/>
                      <w:divBdr>
                        <w:top w:val="none" w:sz="0" w:space="0" w:color="auto"/>
                        <w:left w:val="none" w:sz="0" w:space="0" w:color="auto"/>
                        <w:bottom w:val="none" w:sz="0" w:space="0" w:color="auto"/>
                        <w:right w:val="none" w:sz="0" w:space="0" w:color="auto"/>
                      </w:divBdr>
                    </w:div>
                  </w:divsChild>
                </w:div>
                <w:div w:id="430663436">
                  <w:marLeft w:val="0"/>
                  <w:marRight w:val="0"/>
                  <w:marTop w:val="0"/>
                  <w:marBottom w:val="0"/>
                  <w:divBdr>
                    <w:top w:val="none" w:sz="0" w:space="0" w:color="auto"/>
                    <w:left w:val="none" w:sz="0" w:space="0" w:color="auto"/>
                    <w:bottom w:val="none" w:sz="0" w:space="0" w:color="auto"/>
                    <w:right w:val="none" w:sz="0" w:space="0" w:color="auto"/>
                  </w:divBdr>
                  <w:divsChild>
                    <w:div w:id="956836010">
                      <w:marLeft w:val="0"/>
                      <w:marRight w:val="0"/>
                      <w:marTop w:val="0"/>
                      <w:marBottom w:val="0"/>
                      <w:divBdr>
                        <w:top w:val="none" w:sz="0" w:space="0" w:color="auto"/>
                        <w:left w:val="none" w:sz="0" w:space="0" w:color="auto"/>
                        <w:bottom w:val="none" w:sz="0" w:space="0" w:color="auto"/>
                        <w:right w:val="none" w:sz="0" w:space="0" w:color="auto"/>
                      </w:divBdr>
                    </w:div>
                  </w:divsChild>
                </w:div>
                <w:div w:id="438450642">
                  <w:marLeft w:val="0"/>
                  <w:marRight w:val="0"/>
                  <w:marTop w:val="0"/>
                  <w:marBottom w:val="0"/>
                  <w:divBdr>
                    <w:top w:val="none" w:sz="0" w:space="0" w:color="auto"/>
                    <w:left w:val="none" w:sz="0" w:space="0" w:color="auto"/>
                    <w:bottom w:val="none" w:sz="0" w:space="0" w:color="auto"/>
                    <w:right w:val="none" w:sz="0" w:space="0" w:color="auto"/>
                  </w:divBdr>
                  <w:divsChild>
                    <w:div w:id="341055437">
                      <w:marLeft w:val="0"/>
                      <w:marRight w:val="0"/>
                      <w:marTop w:val="0"/>
                      <w:marBottom w:val="0"/>
                      <w:divBdr>
                        <w:top w:val="none" w:sz="0" w:space="0" w:color="auto"/>
                        <w:left w:val="none" w:sz="0" w:space="0" w:color="auto"/>
                        <w:bottom w:val="none" w:sz="0" w:space="0" w:color="auto"/>
                        <w:right w:val="none" w:sz="0" w:space="0" w:color="auto"/>
                      </w:divBdr>
                    </w:div>
                  </w:divsChild>
                </w:div>
                <w:div w:id="440689488">
                  <w:marLeft w:val="0"/>
                  <w:marRight w:val="0"/>
                  <w:marTop w:val="0"/>
                  <w:marBottom w:val="0"/>
                  <w:divBdr>
                    <w:top w:val="none" w:sz="0" w:space="0" w:color="auto"/>
                    <w:left w:val="none" w:sz="0" w:space="0" w:color="auto"/>
                    <w:bottom w:val="none" w:sz="0" w:space="0" w:color="auto"/>
                    <w:right w:val="none" w:sz="0" w:space="0" w:color="auto"/>
                  </w:divBdr>
                  <w:divsChild>
                    <w:div w:id="1359890541">
                      <w:marLeft w:val="0"/>
                      <w:marRight w:val="0"/>
                      <w:marTop w:val="0"/>
                      <w:marBottom w:val="0"/>
                      <w:divBdr>
                        <w:top w:val="none" w:sz="0" w:space="0" w:color="auto"/>
                        <w:left w:val="none" w:sz="0" w:space="0" w:color="auto"/>
                        <w:bottom w:val="none" w:sz="0" w:space="0" w:color="auto"/>
                        <w:right w:val="none" w:sz="0" w:space="0" w:color="auto"/>
                      </w:divBdr>
                    </w:div>
                  </w:divsChild>
                </w:div>
                <w:div w:id="452097424">
                  <w:marLeft w:val="0"/>
                  <w:marRight w:val="0"/>
                  <w:marTop w:val="0"/>
                  <w:marBottom w:val="0"/>
                  <w:divBdr>
                    <w:top w:val="none" w:sz="0" w:space="0" w:color="auto"/>
                    <w:left w:val="none" w:sz="0" w:space="0" w:color="auto"/>
                    <w:bottom w:val="none" w:sz="0" w:space="0" w:color="auto"/>
                    <w:right w:val="none" w:sz="0" w:space="0" w:color="auto"/>
                  </w:divBdr>
                  <w:divsChild>
                    <w:div w:id="765469118">
                      <w:marLeft w:val="0"/>
                      <w:marRight w:val="0"/>
                      <w:marTop w:val="0"/>
                      <w:marBottom w:val="0"/>
                      <w:divBdr>
                        <w:top w:val="none" w:sz="0" w:space="0" w:color="auto"/>
                        <w:left w:val="none" w:sz="0" w:space="0" w:color="auto"/>
                        <w:bottom w:val="none" w:sz="0" w:space="0" w:color="auto"/>
                        <w:right w:val="none" w:sz="0" w:space="0" w:color="auto"/>
                      </w:divBdr>
                    </w:div>
                    <w:div w:id="838889897">
                      <w:marLeft w:val="0"/>
                      <w:marRight w:val="0"/>
                      <w:marTop w:val="0"/>
                      <w:marBottom w:val="0"/>
                      <w:divBdr>
                        <w:top w:val="none" w:sz="0" w:space="0" w:color="auto"/>
                        <w:left w:val="none" w:sz="0" w:space="0" w:color="auto"/>
                        <w:bottom w:val="none" w:sz="0" w:space="0" w:color="auto"/>
                        <w:right w:val="none" w:sz="0" w:space="0" w:color="auto"/>
                      </w:divBdr>
                    </w:div>
                    <w:div w:id="1286544066">
                      <w:marLeft w:val="0"/>
                      <w:marRight w:val="0"/>
                      <w:marTop w:val="0"/>
                      <w:marBottom w:val="0"/>
                      <w:divBdr>
                        <w:top w:val="none" w:sz="0" w:space="0" w:color="auto"/>
                        <w:left w:val="none" w:sz="0" w:space="0" w:color="auto"/>
                        <w:bottom w:val="none" w:sz="0" w:space="0" w:color="auto"/>
                        <w:right w:val="none" w:sz="0" w:space="0" w:color="auto"/>
                      </w:divBdr>
                    </w:div>
                  </w:divsChild>
                </w:div>
                <w:div w:id="474177405">
                  <w:marLeft w:val="0"/>
                  <w:marRight w:val="0"/>
                  <w:marTop w:val="0"/>
                  <w:marBottom w:val="0"/>
                  <w:divBdr>
                    <w:top w:val="none" w:sz="0" w:space="0" w:color="auto"/>
                    <w:left w:val="none" w:sz="0" w:space="0" w:color="auto"/>
                    <w:bottom w:val="none" w:sz="0" w:space="0" w:color="auto"/>
                    <w:right w:val="none" w:sz="0" w:space="0" w:color="auto"/>
                  </w:divBdr>
                  <w:divsChild>
                    <w:div w:id="252129806">
                      <w:marLeft w:val="0"/>
                      <w:marRight w:val="0"/>
                      <w:marTop w:val="0"/>
                      <w:marBottom w:val="0"/>
                      <w:divBdr>
                        <w:top w:val="none" w:sz="0" w:space="0" w:color="auto"/>
                        <w:left w:val="none" w:sz="0" w:space="0" w:color="auto"/>
                        <w:bottom w:val="none" w:sz="0" w:space="0" w:color="auto"/>
                        <w:right w:val="none" w:sz="0" w:space="0" w:color="auto"/>
                      </w:divBdr>
                    </w:div>
                    <w:div w:id="2035500184">
                      <w:marLeft w:val="0"/>
                      <w:marRight w:val="0"/>
                      <w:marTop w:val="0"/>
                      <w:marBottom w:val="0"/>
                      <w:divBdr>
                        <w:top w:val="none" w:sz="0" w:space="0" w:color="auto"/>
                        <w:left w:val="none" w:sz="0" w:space="0" w:color="auto"/>
                        <w:bottom w:val="none" w:sz="0" w:space="0" w:color="auto"/>
                        <w:right w:val="none" w:sz="0" w:space="0" w:color="auto"/>
                      </w:divBdr>
                    </w:div>
                  </w:divsChild>
                </w:div>
                <w:div w:id="508302304">
                  <w:marLeft w:val="0"/>
                  <w:marRight w:val="0"/>
                  <w:marTop w:val="0"/>
                  <w:marBottom w:val="0"/>
                  <w:divBdr>
                    <w:top w:val="none" w:sz="0" w:space="0" w:color="auto"/>
                    <w:left w:val="none" w:sz="0" w:space="0" w:color="auto"/>
                    <w:bottom w:val="none" w:sz="0" w:space="0" w:color="auto"/>
                    <w:right w:val="none" w:sz="0" w:space="0" w:color="auto"/>
                  </w:divBdr>
                  <w:divsChild>
                    <w:div w:id="1213466058">
                      <w:marLeft w:val="0"/>
                      <w:marRight w:val="0"/>
                      <w:marTop w:val="0"/>
                      <w:marBottom w:val="0"/>
                      <w:divBdr>
                        <w:top w:val="none" w:sz="0" w:space="0" w:color="auto"/>
                        <w:left w:val="none" w:sz="0" w:space="0" w:color="auto"/>
                        <w:bottom w:val="none" w:sz="0" w:space="0" w:color="auto"/>
                        <w:right w:val="none" w:sz="0" w:space="0" w:color="auto"/>
                      </w:divBdr>
                    </w:div>
                  </w:divsChild>
                </w:div>
                <w:div w:id="524173504">
                  <w:marLeft w:val="0"/>
                  <w:marRight w:val="0"/>
                  <w:marTop w:val="0"/>
                  <w:marBottom w:val="0"/>
                  <w:divBdr>
                    <w:top w:val="none" w:sz="0" w:space="0" w:color="auto"/>
                    <w:left w:val="none" w:sz="0" w:space="0" w:color="auto"/>
                    <w:bottom w:val="none" w:sz="0" w:space="0" w:color="auto"/>
                    <w:right w:val="none" w:sz="0" w:space="0" w:color="auto"/>
                  </w:divBdr>
                  <w:divsChild>
                    <w:div w:id="285358966">
                      <w:marLeft w:val="0"/>
                      <w:marRight w:val="0"/>
                      <w:marTop w:val="0"/>
                      <w:marBottom w:val="0"/>
                      <w:divBdr>
                        <w:top w:val="none" w:sz="0" w:space="0" w:color="auto"/>
                        <w:left w:val="none" w:sz="0" w:space="0" w:color="auto"/>
                        <w:bottom w:val="none" w:sz="0" w:space="0" w:color="auto"/>
                        <w:right w:val="none" w:sz="0" w:space="0" w:color="auto"/>
                      </w:divBdr>
                    </w:div>
                    <w:div w:id="871190698">
                      <w:marLeft w:val="0"/>
                      <w:marRight w:val="0"/>
                      <w:marTop w:val="0"/>
                      <w:marBottom w:val="0"/>
                      <w:divBdr>
                        <w:top w:val="none" w:sz="0" w:space="0" w:color="auto"/>
                        <w:left w:val="none" w:sz="0" w:space="0" w:color="auto"/>
                        <w:bottom w:val="none" w:sz="0" w:space="0" w:color="auto"/>
                        <w:right w:val="none" w:sz="0" w:space="0" w:color="auto"/>
                      </w:divBdr>
                    </w:div>
                  </w:divsChild>
                </w:div>
                <w:div w:id="525875795">
                  <w:marLeft w:val="0"/>
                  <w:marRight w:val="0"/>
                  <w:marTop w:val="0"/>
                  <w:marBottom w:val="0"/>
                  <w:divBdr>
                    <w:top w:val="none" w:sz="0" w:space="0" w:color="auto"/>
                    <w:left w:val="none" w:sz="0" w:space="0" w:color="auto"/>
                    <w:bottom w:val="none" w:sz="0" w:space="0" w:color="auto"/>
                    <w:right w:val="none" w:sz="0" w:space="0" w:color="auto"/>
                  </w:divBdr>
                  <w:divsChild>
                    <w:div w:id="147325693">
                      <w:marLeft w:val="0"/>
                      <w:marRight w:val="0"/>
                      <w:marTop w:val="0"/>
                      <w:marBottom w:val="0"/>
                      <w:divBdr>
                        <w:top w:val="none" w:sz="0" w:space="0" w:color="auto"/>
                        <w:left w:val="none" w:sz="0" w:space="0" w:color="auto"/>
                        <w:bottom w:val="none" w:sz="0" w:space="0" w:color="auto"/>
                        <w:right w:val="none" w:sz="0" w:space="0" w:color="auto"/>
                      </w:divBdr>
                    </w:div>
                  </w:divsChild>
                </w:div>
                <w:div w:id="554005717">
                  <w:marLeft w:val="0"/>
                  <w:marRight w:val="0"/>
                  <w:marTop w:val="0"/>
                  <w:marBottom w:val="0"/>
                  <w:divBdr>
                    <w:top w:val="none" w:sz="0" w:space="0" w:color="auto"/>
                    <w:left w:val="none" w:sz="0" w:space="0" w:color="auto"/>
                    <w:bottom w:val="none" w:sz="0" w:space="0" w:color="auto"/>
                    <w:right w:val="none" w:sz="0" w:space="0" w:color="auto"/>
                  </w:divBdr>
                  <w:divsChild>
                    <w:div w:id="1278832749">
                      <w:marLeft w:val="0"/>
                      <w:marRight w:val="0"/>
                      <w:marTop w:val="0"/>
                      <w:marBottom w:val="0"/>
                      <w:divBdr>
                        <w:top w:val="none" w:sz="0" w:space="0" w:color="auto"/>
                        <w:left w:val="none" w:sz="0" w:space="0" w:color="auto"/>
                        <w:bottom w:val="none" w:sz="0" w:space="0" w:color="auto"/>
                        <w:right w:val="none" w:sz="0" w:space="0" w:color="auto"/>
                      </w:divBdr>
                    </w:div>
                    <w:div w:id="2036535368">
                      <w:marLeft w:val="0"/>
                      <w:marRight w:val="0"/>
                      <w:marTop w:val="0"/>
                      <w:marBottom w:val="0"/>
                      <w:divBdr>
                        <w:top w:val="none" w:sz="0" w:space="0" w:color="auto"/>
                        <w:left w:val="none" w:sz="0" w:space="0" w:color="auto"/>
                        <w:bottom w:val="none" w:sz="0" w:space="0" w:color="auto"/>
                        <w:right w:val="none" w:sz="0" w:space="0" w:color="auto"/>
                      </w:divBdr>
                    </w:div>
                  </w:divsChild>
                </w:div>
                <w:div w:id="556476710">
                  <w:marLeft w:val="0"/>
                  <w:marRight w:val="0"/>
                  <w:marTop w:val="0"/>
                  <w:marBottom w:val="0"/>
                  <w:divBdr>
                    <w:top w:val="none" w:sz="0" w:space="0" w:color="auto"/>
                    <w:left w:val="none" w:sz="0" w:space="0" w:color="auto"/>
                    <w:bottom w:val="none" w:sz="0" w:space="0" w:color="auto"/>
                    <w:right w:val="none" w:sz="0" w:space="0" w:color="auto"/>
                  </w:divBdr>
                  <w:divsChild>
                    <w:div w:id="598177347">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535194546">
                      <w:marLeft w:val="0"/>
                      <w:marRight w:val="0"/>
                      <w:marTop w:val="0"/>
                      <w:marBottom w:val="0"/>
                      <w:divBdr>
                        <w:top w:val="none" w:sz="0" w:space="0" w:color="auto"/>
                        <w:left w:val="none" w:sz="0" w:space="0" w:color="auto"/>
                        <w:bottom w:val="none" w:sz="0" w:space="0" w:color="auto"/>
                        <w:right w:val="none" w:sz="0" w:space="0" w:color="auto"/>
                      </w:divBdr>
                    </w:div>
                    <w:div w:id="884878225">
                      <w:marLeft w:val="0"/>
                      <w:marRight w:val="0"/>
                      <w:marTop w:val="0"/>
                      <w:marBottom w:val="0"/>
                      <w:divBdr>
                        <w:top w:val="none" w:sz="0" w:space="0" w:color="auto"/>
                        <w:left w:val="none" w:sz="0" w:space="0" w:color="auto"/>
                        <w:bottom w:val="none" w:sz="0" w:space="0" w:color="auto"/>
                        <w:right w:val="none" w:sz="0" w:space="0" w:color="auto"/>
                      </w:divBdr>
                    </w:div>
                    <w:div w:id="1828208810">
                      <w:marLeft w:val="0"/>
                      <w:marRight w:val="0"/>
                      <w:marTop w:val="0"/>
                      <w:marBottom w:val="0"/>
                      <w:divBdr>
                        <w:top w:val="none" w:sz="0" w:space="0" w:color="auto"/>
                        <w:left w:val="none" w:sz="0" w:space="0" w:color="auto"/>
                        <w:bottom w:val="none" w:sz="0" w:space="0" w:color="auto"/>
                        <w:right w:val="none" w:sz="0" w:space="0" w:color="auto"/>
                      </w:divBdr>
                    </w:div>
                  </w:divsChild>
                </w:div>
                <w:div w:id="580211972">
                  <w:marLeft w:val="0"/>
                  <w:marRight w:val="0"/>
                  <w:marTop w:val="0"/>
                  <w:marBottom w:val="0"/>
                  <w:divBdr>
                    <w:top w:val="none" w:sz="0" w:space="0" w:color="auto"/>
                    <w:left w:val="none" w:sz="0" w:space="0" w:color="auto"/>
                    <w:bottom w:val="none" w:sz="0" w:space="0" w:color="auto"/>
                    <w:right w:val="none" w:sz="0" w:space="0" w:color="auto"/>
                  </w:divBdr>
                  <w:divsChild>
                    <w:div w:id="504245649">
                      <w:marLeft w:val="0"/>
                      <w:marRight w:val="0"/>
                      <w:marTop w:val="0"/>
                      <w:marBottom w:val="0"/>
                      <w:divBdr>
                        <w:top w:val="none" w:sz="0" w:space="0" w:color="auto"/>
                        <w:left w:val="none" w:sz="0" w:space="0" w:color="auto"/>
                        <w:bottom w:val="none" w:sz="0" w:space="0" w:color="auto"/>
                        <w:right w:val="none" w:sz="0" w:space="0" w:color="auto"/>
                      </w:divBdr>
                    </w:div>
                    <w:div w:id="2079981590">
                      <w:marLeft w:val="0"/>
                      <w:marRight w:val="0"/>
                      <w:marTop w:val="0"/>
                      <w:marBottom w:val="0"/>
                      <w:divBdr>
                        <w:top w:val="none" w:sz="0" w:space="0" w:color="auto"/>
                        <w:left w:val="none" w:sz="0" w:space="0" w:color="auto"/>
                        <w:bottom w:val="none" w:sz="0" w:space="0" w:color="auto"/>
                        <w:right w:val="none" w:sz="0" w:space="0" w:color="auto"/>
                      </w:divBdr>
                    </w:div>
                  </w:divsChild>
                </w:div>
                <w:div w:id="596445139">
                  <w:marLeft w:val="0"/>
                  <w:marRight w:val="0"/>
                  <w:marTop w:val="0"/>
                  <w:marBottom w:val="0"/>
                  <w:divBdr>
                    <w:top w:val="none" w:sz="0" w:space="0" w:color="auto"/>
                    <w:left w:val="none" w:sz="0" w:space="0" w:color="auto"/>
                    <w:bottom w:val="none" w:sz="0" w:space="0" w:color="auto"/>
                    <w:right w:val="none" w:sz="0" w:space="0" w:color="auto"/>
                  </w:divBdr>
                  <w:divsChild>
                    <w:div w:id="1209225406">
                      <w:marLeft w:val="0"/>
                      <w:marRight w:val="0"/>
                      <w:marTop w:val="0"/>
                      <w:marBottom w:val="0"/>
                      <w:divBdr>
                        <w:top w:val="none" w:sz="0" w:space="0" w:color="auto"/>
                        <w:left w:val="none" w:sz="0" w:space="0" w:color="auto"/>
                        <w:bottom w:val="none" w:sz="0" w:space="0" w:color="auto"/>
                        <w:right w:val="none" w:sz="0" w:space="0" w:color="auto"/>
                      </w:divBdr>
                    </w:div>
                  </w:divsChild>
                </w:div>
                <w:div w:id="596866436">
                  <w:marLeft w:val="0"/>
                  <w:marRight w:val="0"/>
                  <w:marTop w:val="0"/>
                  <w:marBottom w:val="0"/>
                  <w:divBdr>
                    <w:top w:val="none" w:sz="0" w:space="0" w:color="auto"/>
                    <w:left w:val="none" w:sz="0" w:space="0" w:color="auto"/>
                    <w:bottom w:val="none" w:sz="0" w:space="0" w:color="auto"/>
                    <w:right w:val="none" w:sz="0" w:space="0" w:color="auto"/>
                  </w:divBdr>
                  <w:divsChild>
                    <w:div w:id="554632777">
                      <w:marLeft w:val="0"/>
                      <w:marRight w:val="0"/>
                      <w:marTop w:val="0"/>
                      <w:marBottom w:val="0"/>
                      <w:divBdr>
                        <w:top w:val="none" w:sz="0" w:space="0" w:color="auto"/>
                        <w:left w:val="none" w:sz="0" w:space="0" w:color="auto"/>
                        <w:bottom w:val="none" w:sz="0" w:space="0" w:color="auto"/>
                        <w:right w:val="none" w:sz="0" w:space="0" w:color="auto"/>
                      </w:divBdr>
                    </w:div>
                  </w:divsChild>
                </w:div>
                <w:div w:id="611942081">
                  <w:marLeft w:val="0"/>
                  <w:marRight w:val="0"/>
                  <w:marTop w:val="0"/>
                  <w:marBottom w:val="0"/>
                  <w:divBdr>
                    <w:top w:val="none" w:sz="0" w:space="0" w:color="auto"/>
                    <w:left w:val="none" w:sz="0" w:space="0" w:color="auto"/>
                    <w:bottom w:val="none" w:sz="0" w:space="0" w:color="auto"/>
                    <w:right w:val="none" w:sz="0" w:space="0" w:color="auto"/>
                  </w:divBdr>
                  <w:divsChild>
                    <w:div w:id="1028994833">
                      <w:marLeft w:val="0"/>
                      <w:marRight w:val="0"/>
                      <w:marTop w:val="0"/>
                      <w:marBottom w:val="0"/>
                      <w:divBdr>
                        <w:top w:val="none" w:sz="0" w:space="0" w:color="auto"/>
                        <w:left w:val="none" w:sz="0" w:space="0" w:color="auto"/>
                        <w:bottom w:val="none" w:sz="0" w:space="0" w:color="auto"/>
                        <w:right w:val="none" w:sz="0" w:space="0" w:color="auto"/>
                      </w:divBdr>
                    </w:div>
                    <w:div w:id="1766613859">
                      <w:marLeft w:val="0"/>
                      <w:marRight w:val="0"/>
                      <w:marTop w:val="0"/>
                      <w:marBottom w:val="0"/>
                      <w:divBdr>
                        <w:top w:val="none" w:sz="0" w:space="0" w:color="auto"/>
                        <w:left w:val="none" w:sz="0" w:space="0" w:color="auto"/>
                        <w:bottom w:val="none" w:sz="0" w:space="0" w:color="auto"/>
                        <w:right w:val="none" w:sz="0" w:space="0" w:color="auto"/>
                      </w:divBdr>
                    </w:div>
                  </w:divsChild>
                </w:div>
                <w:div w:id="619528537">
                  <w:marLeft w:val="0"/>
                  <w:marRight w:val="0"/>
                  <w:marTop w:val="0"/>
                  <w:marBottom w:val="0"/>
                  <w:divBdr>
                    <w:top w:val="none" w:sz="0" w:space="0" w:color="auto"/>
                    <w:left w:val="none" w:sz="0" w:space="0" w:color="auto"/>
                    <w:bottom w:val="none" w:sz="0" w:space="0" w:color="auto"/>
                    <w:right w:val="none" w:sz="0" w:space="0" w:color="auto"/>
                  </w:divBdr>
                  <w:divsChild>
                    <w:div w:id="478229855">
                      <w:marLeft w:val="0"/>
                      <w:marRight w:val="0"/>
                      <w:marTop w:val="0"/>
                      <w:marBottom w:val="0"/>
                      <w:divBdr>
                        <w:top w:val="none" w:sz="0" w:space="0" w:color="auto"/>
                        <w:left w:val="none" w:sz="0" w:space="0" w:color="auto"/>
                        <w:bottom w:val="none" w:sz="0" w:space="0" w:color="auto"/>
                        <w:right w:val="none" w:sz="0" w:space="0" w:color="auto"/>
                      </w:divBdr>
                    </w:div>
                    <w:div w:id="1056515737">
                      <w:marLeft w:val="0"/>
                      <w:marRight w:val="0"/>
                      <w:marTop w:val="0"/>
                      <w:marBottom w:val="0"/>
                      <w:divBdr>
                        <w:top w:val="none" w:sz="0" w:space="0" w:color="auto"/>
                        <w:left w:val="none" w:sz="0" w:space="0" w:color="auto"/>
                        <w:bottom w:val="none" w:sz="0" w:space="0" w:color="auto"/>
                        <w:right w:val="none" w:sz="0" w:space="0" w:color="auto"/>
                      </w:divBdr>
                    </w:div>
                  </w:divsChild>
                </w:div>
                <w:div w:id="621614943">
                  <w:marLeft w:val="0"/>
                  <w:marRight w:val="0"/>
                  <w:marTop w:val="0"/>
                  <w:marBottom w:val="0"/>
                  <w:divBdr>
                    <w:top w:val="none" w:sz="0" w:space="0" w:color="auto"/>
                    <w:left w:val="none" w:sz="0" w:space="0" w:color="auto"/>
                    <w:bottom w:val="none" w:sz="0" w:space="0" w:color="auto"/>
                    <w:right w:val="none" w:sz="0" w:space="0" w:color="auto"/>
                  </w:divBdr>
                  <w:divsChild>
                    <w:div w:id="1536307578">
                      <w:marLeft w:val="0"/>
                      <w:marRight w:val="0"/>
                      <w:marTop w:val="0"/>
                      <w:marBottom w:val="0"/>
                      <w:divBdr>
                        <w:top w:val="none" w:sz="0" w:space="0" w:color="auto"/>
                        <w:left w:val="none" w:sz="0" w:space="0" w:color="auto"/>
                        <w:bottom w:val="none" w:sz="0" w:space="0" w:color="auto"/>
                        <w:right w:val="none" w:sz="0" w:space="0" w:color="auto"/>
                      </w:divBdr>
                    </w:div>
                  </w:divsChild>
                </w:div>
                <w:div w:id="627276854">
                  <w:marLeft w:val="0"/>
                  <w:marRight w:val="0"/>
                  <w:marTop w:val="0"/>
                  <w:marBottom w:val="0"/>
                  <w:divBdr>
                    <w:top w:val="none" w:sz="0" w:space="0" w:color="auto"/>
                    <w:left w:val="none" w:sz="0" w:space="0" w:color="auto"/>
                    <w:bottom w:val="none" w:sz="0" w:space="0" w:color="auto"/>
                    <w:right w:val="none" w:sz="0" w:space="0" w:color="auto"/>
                  </w:divBdr>
                  <w:divsChild>
                    <w:div w:id="104621089">
                      <w:marLeft w:val="0"/>
                      <w:marRight w:val="0"/>
                      <w:marTop w:val="0"/>
                      <w:marBottom w:val="0"/>
                      <w:divBdr>
                        <w:top w:val="none" w:sz="0" w:space="0" w:color="auto"/>
                        <w:left w:val="none" w:sz="0" w:space="0" w:color="auto"/>
                        <w:bottom w:val="none" w:sz="0" w:space="0" w:color="auto"/>
                        <w:right w:val="none" w:sz="0" w:space="0" w:color="auto"/>
                      </w:divBdr>
                    </w:div>
                    <w:div w:id="418604279">
                      <w:marLeft w:val="0"/>
                      <w:marRight w:val="0"/>
                      <w:marTop w:val="0"/>
                      <w:marBottom w:val="0"/>
                      <w:divBdr>
                        <w:top w:val="none" w:sz="0" w:space="0" w:color="auto"/>
                        <w:left w:val="none" w:sz="0" w:space="0" w:color="auto"/>
                        <w:bottom w:val="none" w:sz="0" w:space="0" w:color="auto"/>
                        <w:right w:val="none" w:sz="0" w:space="0" w:color="auto"/>
                      </w:divBdr>
                    </w:div>
                    <w:div w:id="514882937">
                      <w:marLeft w:val="0"/>
                      <w:marRight w:val="0"/>
                      <w:marTop w:val="0"/>
                      <w:marBottom w:val="0"/>
                      <w:divBdr>
                        <w:top w:val="none" w:sz="0" w:space="0" w:color="auto"/>
                        <w:left w:val="none" w:sz="0" w:space="0" w:color="auto"/>
                        <w:bottom w:val="none" w:sz="0" w:space="0" w:color="auto"/>
                        <w:right w:val="none" w:sz="0" w:space="0" w:color="auto"/>
                      </w:divBdr>
                    </w:div>
                  </w:divsChild>
                </w:div>
                <w:div w:id="629359706">
                  <w:marLeft w:val="0"/>
                  <w:marRight w:val="0"/>
                  <w:marTop w:val="0"/>
                  <w:marBottom w:val="0"/>
                  <w:divBdr>
                    <w:top w:val="none" w:sz="0" w:space="0" w:color="auto"/>
                    <w:left w:val="none" w:sz="0" w:space="0" w:color="auto"/>
                    <w:bottom w:val="none" w:sz="0" w:space="0" w:color="auto"/>
                    <w:right w:val="none" w:sz="0" w:space="0" w:color="auto"/>
                  </w:divBdr>
                  <w:divsChild>
                    <w:div w:id="859516632">
                      <w:marLeft w:val="0"/>
                      <w:marRight w:val="0"/>
                      <w:marTop w:val="0"/>
                      <w:marBottom w:val="0"/>
                      <w:divBdr>
                        <w:top w:val="none" w:sz="0" w:space="0" w:color="auto"/>
                        <w:left w:val="none" w:sz="0" w:space="0" w:color="auto"/>
                        <w:bottom w:val="none" w:sz="0" w:space="0" w:color="auto"/>
                        <w:right w:val="none" w:sz="0" w:space="0" w:color="auto"/>
                      </w:divBdr>
                    </w:div>
                  </w:divsChild>
                </w:div>
                <w:div w:id="631252321">
                  <w:marLeft w:val="0"/>
                  <w:marRight w:val="0"/>
                  <w:marTop w:val="0"/>
                  <w:marBottom w:val="0"/>
                  <w:divBdr>
                    <w:top w:val="none" w:sz="0" w:space="0" w:color="auto"/>
                    <w:left w:val="none" w:sz="0" w:space="0" w:color="auto"/>
                    <w:bottom w:val="none" w:sz="0" w:space="0" w:color="auto"/>
                    <w:right w:val="none" w:sz="0" w:space="0" w:color="auto"/>
                  </w:divBdr>
                  <w:divsChild>
                    <w:div w:id="601500372">
                      <w:marLeft w:val="0"/>
                      <w:marRight w:val="0"/>
                      <w:marTop w:val="0"/>
                      <w:marBottom w:val="0"/>
                      <w:divBdr>
                        <w:top w:val="none" w:sz="0" w:space="0" w:color="auto"/>
                        <w:left w:val="none" w:sz="0" w:space="0" w:color="auto"/>
                        <w:bottom w:val="none" w:sz="0" w:space="0" w:color="auto"/>
                        <w:right w:val="none" w:sz="0" w:space="0" w:color="auto"/>
                      </w:divBdr>
                    </w:div>
                    <w:div w:id="643240691">
                      <w:marLeft w:val="0"/>
                      <w:marRight w:val="0"/>
                      <w:marTop w:val="0"/>
                      <w:marBottom w:val="0"/>
                      <w:divBdr>
                        <w:top w:val="none" w:sz="0" w:space="0" w:color="auto"/>
                        <w:left w:val="none" w:sz="0" w:space="0" w:color="auto"/>
                        <w:bottom w:val="none" w:sz="0" w:space="0" w:color="auto"/>
                        <w:right w:val="none" w:sz="0" w:space="0" w:color="auto"/>
                      </w:divBdr>
                    </w:div>
                  </w:divsChild>
                </w:div>
                <w:div w:id="656763877">
                  <w:marLeft w:val="0"/>
                  <w:marRight w:val="0"/>
                  <w:marTop w:val="0"/>
                  <w:marBottom w:val="0"/>
                  <w:divBdr>
                    <w:top w:val="none" w:sz="0" w:space="0" w:color="auto"/>
                    <w:left w:val="none" w:sz="0" w:space="0" w:color="auto"/>
                    <w:bottom w:val="none" w:sz="0" w:space="0" w:color="auto"/>
                    <w:right w:val="none" w:sz="0" w:space="0" w:color="auto"/>
                  </w:divBdr>
                  <w:divsChild>
                    <w:div w:id="1777405360">
                      <w:marLeft w:val="0"/>
                      <w:marRight w:val="0"/>
                      <w:marTop w:val="0"/>
                      <w:marBottom w:val="0"/>
                      <w:divBdr>
                        <w:top w:val="none" w:sz="0" w:space="0" w:color="auto"/>
                        <w:left w:val="none" w:sz="0" w:space="0" w:color="auto"/>
                        <w:bottom w:val="none" w:sz="0" w:space="0" w:color="auto"/>
                        <w:right w:val="none" w:sz="0" w:space="0" w:color="auto"/>
                      </w:divBdr>
                    </w:div>
                  </w:divsChild>
                </w:div>
                <w:div w:id="669526855">
                  <w:marLeft w:val="0"/>
                  <w:marRight w:val="0"/>
                  <w:marTop w:val="0"/>
                  <w:marBottom w:val="0"/>
                  <w:divBdr>
                    <w:top w:val="none" w:sz="0" w:space="0" w:color="auto"/>
                    <w:left w:val="none" w:sz="0" w:space="0" w:color="auto"/>
                    <w:bottom w:val="none" w:sz="0" w:space="0" w:color="auto"/>
                    <w:right w:val="none" w:sz="0" w:space="0" w:color="auto"/>
                  </w:divBdr>
                  <w:divsChild>
                    <w:div w:id="98567358">
                      <w:marLeft w:val="0"/>
                      <w:marRight w:val="0"/>
                      <w:marTop w:val="0"/>
                      <w:marBottom w:val="0"/>
                      <w:divBdr>
                        <w:top w:val="none" w:sz="0" w:space="0" w:color="auto"/>
                        <w:left w:val="none" w:sz="0" w:space="0" w:color="auto"/>
                        <w:bottom w:val="none" w:sz="0" w:space="0" w:color="auto"/>
                        <w:right w:val="none" w:sz="0" w:space="0" w:color="auto"/>
                      </w:divBdr>
                    </w:div>
                    <w:div w:id="185289828">
                      <w:marLeft w:val="0"/>
                      <w:marRight w:val="0"/>
                      <w:marTop w:val="0"/>
                      <w:marBottom w:val="0"/>
                      <w:divBdr>
                        <w:top w:val="none" w:sz="0" w:space="0" w:color="auto"/>
                        <w:left w:val="none" w:sz="0" w:space="0" w:color="auto"/>
                        <w:bottom w:val="none" w:sz="0" w:space="0" w:color="auto"/>
                        <w:right w:val="none" w:sz="0" w:space="0" w:color="auto"/>
                      </w:divBdr>
                    </w:div>
                  </w:divsChild>
                </w:div>
                <w:div w:id="675813892">
                  <w:marLeft w:val="0"/>
                  <w:marRight w:val="0"/>
                  <w:marTop w:val="0"/>
                  <w:marBottom w:val="0"/>
                  <w:divBdr>
                    <w:top w:val="none" w:sz="0" w:space="0" w:color="auto"/>
                    <w:left w:val="none" w:sz="0" w:space="0" w:color="auto"/>
                    <w:bottom w:val="none" w:sz="0" w:space="0" w:color="auto"/>
                    <w:right w:val="none" w:sz="0" w:space="0" w:color="auto"/>
                  </w:divBdr>
                  <w:divsChild>
                    <w:div w:id="1814636921">
                      <w:marLeft w:val="0"/>
                      <w:marRight w:val="0"/>
                      <w:marTop w:val="0"/>
                      <w:marBottom w:val="0"/>
                      <w:divBdr>
                        <w:top w:val="none" w:sz="0" w:space="0" w:color="auto"/>
                        <w:left w:val="none" w:sz="0" w:space="0" w:color="auto"/>
                        <w:bottom w:val="none" w:sz="0" w:space="0" w:color="auto"/>
                        <w:right w:val="none" w:sz="0" w:space="0" w:color="auto"/>
                      </w:divBdr>
                    </w:div>
                  </w:divsChild>
                </w:div>
                <w:div w:id="685256088">
                  <w:marLeft w:val="0"/>
                  <w:marRight w:val="0"/>
                  <w:marTop w:val="0"/>
                  <w:marBottom w:val="0"/>
                  <w:divBdr>
                    <w:top w:val="none" w:sz="0" w:space="0" w:color="auto"/>
                    <w:left w:val="none" w:sz="0" w:space="0" w:color="auto"/>
                    <w:bottom w:val="none" w:sz="0" w:space="0" w:color="auto"/>
                    <w:right w:val="none" w:sz="0" w:space="0" w:color="auto"/>
                  </w:divBdr>
                  <w:divsChild>
                    <w:div w:id="79260853">
                      <w:marLeft w:val="0"/>
                      <w:marRight w:val="0"/>
                      <w:marTop w:val="0"/>
                      <w:marBottom w:val="0"/>
                      <w:divBdr>
                        <w:top w:val="none" w:sz="0" w:space="0" w:color="auto"/>
                        <w:left w:val="none" w:sz="0" w:space="0" w:color="auto"/>
                        <w:bottom w:val="none" w:sz="0" w:space="0" w:color="auto"/>
                        <w:right w:val="none" w:sz="0" w:space="0" w:color="auto"/>
                      </w:divBdr>
                    </w:div>
                    <w:div w:id="895513359">
                      <w:marLeft w:val="0"/>
                      <w:marRight w:val="0"/>
                      <w:marTop w:val="0"/>
                      <w:marBottom w:val="0"/>
                      <w:divBdr>
                        <w:top w:val="none" w:sz="0" w:space="0" w:color="auto"/>
                        <w:left w:val="none" w:sz="0" w:space="0" w:color="auto"/>
                        <w:bottom w:val="none" w:sz="0" w:space="0" w:color="auto"/>
                        <w:right w:val="none" w:sz="0" w:space="0" w:color="auto"/>
                      </w:divBdr>
                    </w:div>
                  </w:divsChild>
                </w:div>
                <w:div w:id="695496508">
                  <w:marLeft w:val="0"/>
                  <w:marRight w:val="0"/>
                  <w:marTop w:val="0"/>
                  <w:marBottom w:val="0"/>
                  <w:divBdr>
                    <w:top w:val="none" w:sz="0" w:space="0" w:color="auto"/>
                    <w:left w:val="none" w:sz="0" w:space="0" w:color="auto"/>
                    <w:bottom w:val="none" w:sz="0" w:space="0" w:color="auto"/>
                    <w:right w:val="none" w:sz="0" w:space="0" w:color="auto"/>
                  </w:divBdr>
                  <w:divsChild>
                    <w:div w:id="1409576181">
                      <w:marLeft w:val="0"/>
                      <w:marRight w:val="0"/>
                      <w:marTop w:val="0"/>
                      <w:marBottom w:val="0"/>
                      <w:divBdr>
                        <w:top w:val="none" w:sz="0" w:space="0" w:color="auto"/>
                        <w:left w:val="none" w:sz="0" w:space="0" w:color="auto"/>
                        <w:bottom w:val="none" w:sz="0" w:space="0" w:color="auto"/>
                        <w:right w:val="none" w:sz="0" w:space="0" w:color="auto"/>
                      </w:divBdr>
                    </w:div>
                    <w:div w:id="1587229860">
                      <w:marLeft w:val="0"/>
                      <w:marRight w:val="0"/>
                      <w:marTop w:val="0"/>
                      <w:marBottom w:val="0"/>
                      <w:divBdr>
                        <w:top w:val="none" w:sz="0" w:space="0" w:color="auto"/>
                        <w:left w:val="none" w:sz="0" w:space="0" w:color="auto"/>
                        <w:bottom w:val="none" w:sz="0" w:space="0" w:color="auto"/>
                        <w:right w:val="none" w:sz="0" w:space="0" w:color="auto"/>
                      </w:divBdr>
                    </w:div>
                  </w:divsChild>
                </w:div>
                <w:div w:id="699864625">
                  <w:marLeft w:val="0"/>
                  <w:marRight w:val="0"/>
                  <w:marTop w:val="0"/>
                  <w:marBottom w:val="0"/>
                  <w:divBdr>
                    <w:top w:val="none" w:sz="0" w:space="0" w:color="auto"/>
                    <w:left w:val="none" w:sz="0" w:space="0" w:color="auto"/>
                    <w:bottom w:val="none" w:sz="0" w:space="0" w:color="auto"/>
                    <w:right w:val="none" w:sz="0" w:space="0" w:color="auto"/>
                  </w:divBdr>
                  <w:divsChild>
                    <w:div w:id="41909344">
                      <w:marLeft w:val="0"/>
                      <w:marRight w:val="0"/>
                      <w:marTop w:val="0"/>
                      <w:marBottom w:val="0"/>
                      <w:divBdr>
                        <w:top w:val="none" w:sz="0" w:space="0" w:color="auto"/>
                        <w:left w:val="none" w:sz="0" w:space="0" w:color="auto"/>
                        <w:bottom w:val="none" w:sz="0" w:space="0" w:color="auto"/>
                        <w:right w:val="none" w:sz="0" w:space="0" w:color="auto"/>
                      </w:divBdr>
                    </w:div>
                    <w:div w:id="1349872318">
                      <w:marLeft w:val="0"/>
                      <w:marRight w:val="0"/>
                      <w:marTop w:val="0"/>
                      <w:marBottom w:val="0"/>
                      <w:divBdr>
                        <w:top w:val="none" w:sz="0" w:space="0" w:color="auto"/>
                        <w:left w:val="none" w:sz="0" w:space="0" w:color="auto"/>
                        <w:bottom w:val="none" w:sz="0" w:space="0" w:color="auto"/>
                        <w:right w:val="none" w:sz="0" w:space="0" w:color="auto"/>
                      </w:divBdr>
                    </w:div>
                  </w:divsChild>
                </w:div>
                <w:div w:id="715008112">
                  <w:marLeft w:val="0"/>
                  <w:marRight w:val="0"/>
                  <w:marTop w:val="0"/>
                  <w:marBottom w:val="0"/>
                  <w:divBdr>
                    <w:top w:val="none" w:sz="0" w:space="0" w:color="auto"/>
                    <w:left w:val="none" w:sz="0" w:space="0" w:color="auto"/>
                    <w:bottom w:val="none" w:sz="0" w:space="0" w:color="auto"/>
                    <w:right w:val="none" w:sz="0" w:space="0" w:color="auto"/>
                  </w:divBdr>
                  <w:divsChild>
                    <w:div w:id="123695612">
                      <w:marLeft w:val="0"/>
                      <w:marRight w:val="0"/>
                      <w:marTop w:val="0"/>
                      <w:marBottom w:val="0"/>
                      <w:divBdr>
                        <w:top w:val="none" w:sz="0" w:space="0" w:color="auto"/>
                        <w:left w:val="none" w:sz="0" w:space="0" w:color="auto"/>
                        <w:bottom w:val="none" w:sz="0" w:space="0" w:color="auto"/>
                        <w:right w:val="none" w:sz="0" w:space="0" w:color="auto"/>
                      </w:divBdr>
                    </w:div>
                    <w:div w:id="1262031210">
                      <w:marLeft w:val="0"/>
                      <w:marRight w:val="0"/>
                      <w:marTop w:val="0"/>
                      <w:marBottom w:val="0"/>
                      <w:divBdr>
                        <w:top w:val="none" w:sz="0" w:space="0" w:color="auto"/>
                        <w:left w:val="none" w:sz="0" w:space="0" w:color="auto"/>
                        <w:bottom w:val="none" w:sz="0" w:space="0" w:color="auto"/>
                        <w:right w:val="none" w:sz="0" w:space="0" w:color="auto"/>
                      </w:divBdr>
                    </w:div>
                  </w:divsChild>
                </w:div>
                <w:div w:id="715204130">
                  <w:marLeft w:val="0"/>
                  <w:marRight w:val="0"/>
                  <w:marTop w:val="0"/>
                  <w:marBottom w:val="0"/>
                  <w:divBdr>
                    <w:top w:val="none" w:sz="0" w:space="0" w:color="auto"/>
                    <w:left w:val="none" w:sz="0" w:space="0" w:color="auto"/>
                    <w:bottom w:val="none" w:sz="0" w:space="0" w:color="auto"/>
                    <w:right w:val="none" w:sz="0" w:space="0" w:color="auto"/>
                  </w:divBdr>
                  <w:divsChild>
                    <w:div w:id="674839284">
                      <w:marLeft w:val="0"/>
                      <w:marRight w:val="0"/>
                      <w:marTop w:val="0"/>
                      <w:marBottom w:val="0"/>
                      <w:divBdr>
                        <w:top w:val="none" w:sz="0" w:space="0" w:color="auto"/>
                        <w:left w:val="none" w:sz="0" w:space="0" w:color="auto"/>
                        <w:bottom w:val="none" w:sz="0" w:space="0" w:color="auto"/>
                        <w:right w:val="none" w:sz="0" w:space="0" w:color="auto"/>
                      </w:divBdr>
                    </w:div>
                  </w:divsChild>
                </w:div>
                <w:div w:id="721251978">
                  <w:marLeft w:val="0"/>
                  <w:marRight w:val="0"/>
                  <w:marTop w:val="0"/>
                  <w:marBottom w:val="0"/>
                  <w:divBdr>
                    <w:top w:val="none" w:sz="0" w:space="0" w:color="auto"/>
                    <w:left w:val="none" w:sz="0" w:space="0" w:color="auto"/>
                    <w:bottom w:val="none" w:sz="0" w:space="0" w:color="auto"/>
                    <w:right w:val="none" w:sz="0" w:space="0" w:color="auto"/>
                  </w:divBdr>
                  <w:divsChild>
                    <w:div w:id="1260288099">
                      <w:marLeft w:val="0"/>
                      <w:marRight w:val="0"/>
                      <w:marTop w:val="0"/>
                      <w:marBottom w:val="0"/>
                      <w:divBdr>
                        <w:top w:val="none" w:sz="0" w:space="0" w:color="auto"/>
                        <w:left w:val="none" w:sz="0" w:space="0" w:color="auto"/>
                        <w:bottom w:val="none" w:sz="0" w:space="0" w:color="auto"/>
                        <w:right w:val="none" w:sz="0" w:space="0" w:color="auto"/>
                      </w:divBdr>
                    </w:div>
                    <w:div w:id="1407459405">
                      <w:marLeft w:val="0"/>
                      <w:marRight w:val="0"/>
                      <w:marTop w:val="0"/>
                      <w:marBottom w:val="0"/>
                      <w:divBdr>
                        <w:top w:val="none" w:sz="0" w:space="0" w:color="auto"/>
                        <w:left w:val="none" w:sz="0" w:space="0" w:color="auto"/>
                        <w:bottom w:val="none" w:sz="0" w:space="0" w:color="auto"/>
                        <w:right w:val="none" w:sz="0" w:space="0" w:color="auto"/>
                      </w:divBdr>
                    </w:div>
                    <w:div w:id="1665619688">
                      <w:marLeft w:val="0"/>
                      <w:marRight w:val="0"/>
                      <w:marTop w:val="0"/>
                      <w:marBottom w:val="0"/>
                      <w:divBdr>
                        <w:top w:val="none" w:sz="0" w:space="0" w:color="auto"/>
                        <w:left w:val="none" w:sz="0" w:space="0" w:color="auto"/>
                        <w:bottom w:val="none" w:sz="0" w:space="0" w:color="auto"/>
                        <w:right w:val="none" w:sz="0" w:space="0" w:color="auto"/>
                      </w:divBdr>
                    </w:div>
                  </w:divsChild>
                </w:div>
                <w:div w:id="741949968">
                  <w:marLeft w:val="0"/>
                  <w:marRight w:val="0"/>
                  <w:marTop w:val="0"/>
                  <w:marBottom w:val="0"/>
                  <w:divBdr>
                    <w:top w:val="none" w:sz="0" w:space="0" w:color="auto"/>
                    <w:left w:val="none" w:sz="0" w:space="0" w:color="auto"/>
                    <w:bottom w:val="none" w:sz="0" w:space="0" w:color="auto"/>
                    <w:right w:val="none" w:sz="0" w:space="0" w:color="auto"/>
                  </w:divBdr>
                  <w:divsChild>
                    <w:div w:id="1407723380">
                      <w:marLeft w:val="0"/>
                      <w:marRight w:val="0"/>
                      <w:marTop w:val="0"/>
                      <w:marBottom w:val="0"/>
                      <w:divBdr>
                        <w:top w:val="none" w:sz="0" w:space="0" w:color="auto"/>
                        <w:left w:val="none" w:sz="0" w:space="0" w:color="auto"/>
                        <w:bottom w:val="none" w:sz="0" w:space="0" w:color="auto"/>
                        <w:right w:val="none" w:sz="0" w:space="0" w:color="auto"/>
                      </w:divBdr>
                    </w:div>
                  </w:divsChild>
                </w:div>
                <w:div w:id="743333351">
                  <w:marLeft w:val="0"/>
                  <w:marRight w:val="0"/>
                  <w:marTop w:val="0"/>
                  <w:marBottom w:val="0"/>
                  <w:divBdr>
                    <w:top w:val="none" w:sz="0" w:space="0" w:color="auto"/>
                    <w:left w:val="none" w:sz="0" w:space="0" w:color="auto"/>
                    <w:bottom w:val="none" w:sz="0" w:space="0" w:color="auto"/>
                    <w:right w:val="none" w:sz="0" w:space="0" w:color="auto"/>
                  </w:divBdr>
                  <w:divsChild>
                    <w:div w:id="349259930">
                      <w:marLeft w:val="0"/>
                      <w:marRight w:val="0"/>
                      <w:marTop w:val="0"/>
                      <w:marBottom w:val="0"/>
                      <w:divBdr>
                        <w:top w:val="none" w:sz="0" w:space="0" w:color="auto"/>
                        <w:left w:val="none" w:sz="0" w:space="0" w:color="auto"/>
                        <w:bottom w:val="none" w:sz="0" w:space="0" w:color="auto"/>
                        <w:right w:val="none" w:sz="0" w:space="0" w:color="auto"/>
                      </w:divBdr>
                    </w:div>
                    <w:div w:id="367998525">
                      <w:marLeft w:val="0"/>
                      <w:marRight w:val="0"/>
                      <w:marTop w:val="0"/>
                      <w:marBottom w:val="0"/>
                      <w:divBdr>
                        <w:top w:val="none" w:sz="0" w:space="0" w:color="auto"/>
                        <w:left w:val="none" w:sz="0" w:space="0" w:color="auto"/>
                        <w:bottom w:val="none" w:sz="0" w:space="0" w:color="auto"/>
                        <w:right w:val="none" w:sz="0" w:space="0" w:color="auto"/>
                      </w:divBdr>
                    </w:div>
                    <w:div w:id="754861367">
                      <w:marLeft w:val="0"/>
                      <w:marRight w:val="0"/>
                      <w:marTop w:val="0"/>
                      <w:marBottom w:val="0"/>
                      <w:divBdr>
                        <w:top w:val="none" w:sz="0" w:space="0" w:color="auto"/>
                        <w:left w:val="none" w:sz="0" w:space="0" w:color="auto"/>
                        <w:bottom w:val="none" w:sz="0" w:space="0" w:color="auto"/>
                        <w:right w:val="none" w:sz="0" w:space="0" w:color="auto"/>
                      </w:divBdr>
                    </w:div>
                    <w:div w:id="1252930224">
                      <w:marLeft w:val="0"/>
                      <w:marRight w:val="0"/>
                      <w:marTop w:val="0"/>
                      <w:marBottom w:val="0"/>
                      <w:divBdr>
                        <w:top w:val="none" w:sz="0" w:space="0" w:color="auto"/>
                        <w:left w:val="none" w:sz="0" w:space="0" w:color="auto"/>
                        <w:bottom w:val="none" w:sz="0" w:space="0" w:color="auto"/>
                        <w:right w:val="none" w:sz="0" w:space="0" w:color="auto"/>
                      </w:divBdr>
                    </w:div>
                  </w:divsChild>
                </w:div>
                <w:div w:id="751699003">
                  <w:marLeft w:val="0"/>
                  <w:marRight w:val="0"/>
                  <w:marTop w:val="0"/>
                  <w:marBottom w:val="0"/>
                  <w:divBdr>
                    <w:top w:val="none" w:sz="0" w:space="0" w:color="auto"/>
                    <w:left w:val="none" w:sz="0" w:space="0" w:color="auto"/>
                    <w:bottom w:val="none" w:sz="0" w:space="0" w:color="auto"/>
                    <w:right w:val="none" w:sz="0" w:space="0" w:color="auto"/>
                  </w:divBdr>
                  <w:divsChild>
                    <w:div w:id="1213931380">
                      <w:marLeft w:val="0"/>
                      <w:marRight w:val="0"/>
                      <w:marTop w:val="0"/>
                      <w:marBottom w:val="0"/>
                      <w:divBdr>
                        <w:top w:val="none" w:sz="0" w:space="0" w:color="auto"/>
                        <w:left w:val="none" w:sz="0" w:space="0" w:color="auto"/>
                        <w:bottom w:val="none" w:sz="0" w:space="0" w:color="auto"/>
                        <w:right w:val="none" w:sz="0" w:space="0" w:color="auto"/>
                      </w:divBdr>
                    </w:div>
                    <w:div w:id="1615940459">
                      <w:marLeft w:val="0"/>
                      <w:marRight w:val="0"/>
                      <w:marTop w:val="0"/>
                      <w:marBottom w:val="0"/>
                      <w:divBdr>
                        <w:top w:val="none" w:sz="0" w:space="0" w:color="auto"/>
                        <w:left w:val="none" w:sz="0" w:space="0" w:color="auto"/>
                        <w:bottom w:val="none" w:sz="0" w:space="0" w:color="auto"/>
                        <w:right w:val="none" w:sz="0" w:space="0" w:color="auto"/>
                      </w:divBdr>
                    </w:div>
                  </w:divsChild>
                </w:div>
                <w:div w:id="762338989">
                  <w:marLeft w:val="0"/>
                  <w:marRight w:val="0"/>
                  <w:marTop w:val="0"/>
                  <w:marBottom w:val="0"/>
                  <w:divBdr>
                    <w:top w:val="none" w:sz="0" w:space="0" w:color="auto"/>
                    <w:left w:val="none" w:sz="0" w:space="0" w:color="auto"/>
                    <w:bottom w:val="none" w:sz="0" w:space="0" w:color="auto"/>
                    <w:right w:val="none" w:sz="0" w:space="0" w:color="auto"/>
                  </w:divBdr>
                  <w:divsChild>
                    <w:div w:id="1606186544">
                      <w:marLeft w:val="0"/>
                      <w:marRight w:val="0"/>
                      <w:marTop w:val="0"/>
                      <w:marBottom w:val="0"/>
                      <w:divBdr>
                        <w:top w:val="none" w:sz="0" w:space="0" w:color="auto"/>
                        <w:left w:val="none" w:sz="0" w:space="0" w:color="auto"/>
                        <w:bottom w:val="none" w:sz="0" w:space="0" w:color="auto"/>
                        <w:right w:val="none" w:sz="0" w:space="0" w:color="auto"/>
                      </w:divBdr>
                    </w:div>
                  </w:divsChild>
                </w:div>
                <w:div w:id="768626980">
                  <w:marLeft w:val="0"/>
                  <w:marRight w:val="0"/>
                  <w:marTop w:val="0"/>
                  <w:marBottom w:val="0"/>
                  <w:divBdr>
                    <w:top w:val="none" w:sz="0" w:space="0" w:color="auto"/>
                    <w:left w:val="none" w:sz="0" w:space="0" w:color="auto"/>
                    <w:bottom w:val="none" w:sz="0" w:space="0" w:color="auto"/>
                    <w:right w:val="none" w:sz="0" w:space="0" w:color="auto"/>
                  </w:divBdr>
                  <w:divsChild>
                    <w:div w:id="105194763">
                      <w:marLeft w:val="0"/>
                      <w:marRight w:val="0"/>
                      <w:marTop w:val="0"/>
                      <w:marBottom w:val="0"/>
                      <w:divBdr>
                        <w:top w:val="none" w:sz="0" w:space="0" w:color="auto"/>
                        <w:left w:val="none" w:sz="0" w:space="0" w:color="auto"/>
                        <w:bottom w:val="none" w:sz="0" w:space="0" w:color="auto"/>
                        <w:right w:val="none" w:sz="0" w:space="0" w:color="auto"/>
                      </w:divBdr>
                    </w:div>
                    <w:div w:id="760679900">
                      <w:marLeft w:val="0"/>
                      <w:marRight w:val="0"/>
                      <w:marTop w:val="0"/>
                      <w:marBottom w:val="0"/>
                      <w:divBdr>
                        <w:top w:val="none" w:sz="0" w:space="0" w:color="auto"/>
                        <w:left w:val="none" w:sz="0" w:space="0" w:color="auto"/>
                        <w:bottom w:val="none" w:sz="0" w:space="0" w:color="auto"/>
                        <w:right w:val="none" w:sz="0" w:space="0" w:color="auto"/>
                      </w:divBdr>
                    </w:div>
                  </w:divsChild>
                </w:div>
                <w:div w:id="795761588">
                  <w:marLeft w:val="0"/>
                  <w:marRight w:val="0"/>
                  <w:marTop w:val="0"/>
                  <w:marBottom w:val="0"/>
                  <w:divBdr>
                    <w:top w:val="none" w:sz="0" w:space="0" w:color="auto"/>
                    <w:left w:val="none" w:sz="0" w:space="0" w:color="auto"/>
                    <w:bottom w:val="none" w:sz="0" w:space="0" w:color="auto"/>
                    <w:right w:val="none" w:sz="0" w:space="0" w:color="auto"/>
                  </w:divBdr>
                  <w:divsChild>
                    <w:div w:id="941302978">
                      <w:marLeft w:val="0"/>
                      <w:marRight w:val="0"/>
                      <w:marTop w:val="0"/>
                      <w:marBottom w:val="0"/>
                      <w:divBdr>
                        <w:top w:val="none" w:sz="0" w:space="0" w:color="auto"/>
                        <w:left w:val="none" w:sz="0" w:space="0" w:color="auto"/>
                        <w:bottom w:val="none" w:sz="0" w:space="0" w:color="auto"/>
                        <w:right w:val="none" w:sz="0" w:space="0" w:color="auto"/>
                      </w:divBdr>
                    </w:div>
                    <w:div w:id="1304120373">
                      <w:marLeft w:val="0"/>
                      <w:marRight w:val="0"/>
                      <w:marTop w:val="0"/>
                      <w:marBottom w:val="0"/>
                      <w:divBdr>
                        <w:top w:val="none" w:sz="0" w:space="0" w:color="auto"/>
                        <w:left w:val="none" w:sz="0" w:space="0" w:color="auto"/>
                        <w:bottom w:val="none" w:sz="0" w:space="0" w:color="auto"/>
                        <w:right w:val="none" w:sz="0" w:space="0" w:color="auto"/>
                      </w:divBdr>
                    </w:div>
                  </w:divsChild>
                </w:div>
                <w:div w:id="796725686">
                  <w:marLeft w:val="0"/>
                  <w:marRight w:val="0"/>
                  <w:marTop w:val="0"/>
                  <w:marBottom w:val="0"/>
                  <w:divBdr>
                    <w:top w:val="none" w:sz="0" w:space="0" w:color="auto"/>
                    <w:left w:val="none" w:sz="0" w:space="0" w:color="auto"/>
                    <w:bottom w:val="none" w:sz="0" w:space="0" w:color="auto"/>
                    <w:right w:val="none" w:sz="0" w:space="0" w:color="auto"/>
                  </w:divBdr>
                  <w:divsChild>
                    <w:div w:id="395864146">
                      <w:marLeft w:val="0"/>
                      <w:marRight w:val="0"/>
                      <w:marTop w:val="0"/>
                      <w:marBottom w:val="0"/>
                      <w:divBdr>
                        <w:top w:val="none" w:sz="0" w:space="0" w:color="auto"/>
                        <w:left w:val="none" w:sz="0" w:space="0" w:color="auto"/>
                        <w:bottom w:val="none" w:sz="0" w:space="0" w:color="auto"/>
                        <w:right w:val="none" w:sz="0" w:space="0" w:color="auto"/>
                      </w:divBdr>
                    </w:div>
                    <w:div w:id="1459834673">
                      <w:marLeft w:val="0"/>
                      <w:marRight w:val="0"/>
                      <w:marTop w:val="0"/>
                      <w:marBottom w:val="0"/>
                      <w:divBdr>
                        <w:top w:val="none" w:sz="0" w:space="0" w:color="auto"/>
                        <w:left w:val="none" w:sz="0" w:space="0" w:color="auto"/>
                        <w:bottom w:val="none" w:sz="0" w:space="0" w:color="auto"/>
                        <w:right w:val="none" w:sz="0" w:space="0" w:color="auto"/>
                      </w:divBdr>
                    </w:div>
                  </w:divsChild>
                </w:div>
                <w:div w:id="798961374">
                  <w:marLeft w:val="0"/>
                  <w:marRight w:val="0"/>
                  <w:marTop w:val="0"/>
                  <w:marBottom w:val="0"/>
                  <w:divBdr>
                    <w:top w:val="none" w:sz="0" w:space="0" w:color="auto"/>
                    <w:left w:val="none" w:sz="0" w:space="0" w:color="auto"/>
                    <w:bottom w:val="none" w:sz="0" w:space="0" w:color="auto"/>
                    <w:right w:val="none" w:sz="0" w:space="0" w:color="auto"/>
                  </w:divBdr>
                  <w:divsChild>
                    <w:div w:id="643782221">
                      <w:marLeft w:val="0"/>
                      <w:marRight w:val="0"/>
                      <w:marTop w:val="0"/>
                      <w:marBottom w:val="0"/>
                      <w:divBdr>
                        <w:top w:val="none" w:sz="0" w:space="0" w:color="auto"/>
                        <w:left w:val="none" w:sz="0" w:space="0" w:color="auto"/>
                        <w:bottom w:val="none" w:sz="0" w:space="0" w:color="auto"/>
                        <w:right w:val="none" w:sz="0" w:space="0" w:color="auto"/>
                      </w:divBdr>
                    </w:div>
                    <w:div w:id="1174223655">
                      <w:marLeft w:val="0"/>
                      <w:marRight w:val="0"/>
                      <w:marTop w:val="0"/>
                      <w:marBottom w:val="0"/>
                      <w:divBdr>
                        <w:top w:val="none" w:sz="0" w:space="0" w:color="auto"/>
                        <w:left w:val="none" w:sz="0" w:space="0" w:color="auto"/>
                        <w:bottom w:val="none" w:sz="0" w:space="0" w:color="auto"/>
                        <w:right w:val="none" w:sz="0" w:space="0" w:color="auto"/>
                      </w:divBdr>
                    </w:div>
                    <w:div w:id="1613397639">
                      <w:marLeft w:val="0"/>
                      <w:marRight w:val="0"/>
                      <w:marTop w:val="0"/>
                      <w:marBottom w:val="0"/>
                      <w:divBdr>
                        <w:top w:val="none" w:sz="0" w:space="0" w:color="auto"/>
                        <w:left w:val="none" w:sz="0" w:space="0" w:color="auto"/>
                        <w:bottom w:val="none" w:sz="0" w:space="0" w:color="auto"/>
                        <w:right w:val="none" w:sz="0" w:space="0" w:color="auto"/>
                      </w:divBdr>
                    </w:div>
                  </w:divsChild>
                </w:div>
                <w:div w:id="802038144">
                  <w:marLeft w:val="0"/>
                  <w:marRight w:val="0"/>
                  <w:marTop w:val="0"/>
                  <w:marBottom w:val="0"/>
                  <w:divBdr>
                    <w:top w:val="none" w:sz="0" w:space="0" w:color="auto"/>
                    <w:left w:val="none" w:sz="0" w:space="0" w:color="auto"/>
                    <w:bottom w:val="none" w:sz="0" w:space="0" w:color="auto"/>
                    <w:right w:val="none" w:sz="0" w:space="0" w:color="auto"/>
                  </w:divBdr>
                  <w:divsChild>
                    <w:div w:id="1917351332">
                      <w:marLeft w:val="0"/>
                      <w:marRight w:val="0"/>
                      <w:marTop w:val="0"/>
                      <w:marBottom w:val="0"/>
                      <w:divBdr>
                        <w:top w:val="none" w:sz="0" w:space="0" w:color="auto"/>
                        <w:left w:val="none" w:sz="0" w:space="0" w:color="auto"/>
                        <w:bottom w:val="none" w:sz="0" w:space="0" w:color="auto"/>
                        <w:right w:val="none" w:sz="0" w:space="0" w:color="auto"/>
                      </w:divBdr>
                    </w:div>
                  </w:divsChild>
                </w:div>
                <w:div w:id="807630918">
                  <w:marLeft w:val="0"/>
                  <w:marRight w:val="0"/>
                  <w:marTop w:val="0"/>
                  <w:marBottom w:val="0"/>
                  <w:divBdr>
                    <w:top w:val="none" w:sz="0" w:space="0" w:color="auto"/>
                    <w:left w:val="none" w:sz="0" w:space="0" w:color="auto"/>
                    <w:bottom w:val="none" w:sz="0" w:space="0" w:color="auto"/>
                    <w:right w:val="none" w:sz="0" w:space="0" w:color="auto"/>
                  </w:divBdr>
                  <w:divsChild>
                    <w:div w:id="41298551">
                      <w:marLeft w:val="0"/>
                      <w:marRight w:val="0"/>
                      <w:marTop w:val="0"/>
                      <w:marBottom w:val="0"/>
                      <w:divBdr>
                        <w:top w:val="none" w:sz="0" w:space="0" w:color="auto"/>
                        <w:left w:val="none" w:sz="0" w:space="0" w:color="auto"/>
                        <w:bottom w:val="none" w:sz="0" w:space="0" w:color="auto"/>
                        <w:right w:val="none" w:sz="0" w:space="0" w:color="auto"/>
                      </w:divBdr>
                    </w:div>
                    <w:div w:id="2003779607">
                      <w:marLeft w:val="0"/>
                      <w:marRight w:val="0"/>
                      <w:marTop w:val="0"/>
                      <w:marBottom w:val="0"/>
                      <w:divBdr>
                        <w:top w:val="none" w:sz="0" w:space="0" w:color="auto"/>
                        <w:left w:val="none" w:sz="0" w:space="0" w:color="auto"/>
                        <w:bottom w:val="none" w:sz="0" w:space="0" w:color="auto"/>
                        <w:right w:val="none" w:sz="0" w:space="0" w:color="auto"/>
                      </w:divBdr>
                    </w:div>
                  </w:divsChild>
                </w:div>
                <w:div w:id="815606114">
                  <w:marLeft w:val="0"/>
                  <w:marRight w:val="0"/>
                  <w:marTop w:val="0"/>
                  <w:marBottom w:val="0"/>
                  <w:divBdr>
                    <w:top w:val="none" w:sz="0" w:space="0" w:color="auto"/>
                    <w:left w:val="none" w:sz="0" w:space="0" w:color="auto"/>
                    <w:bottom w:val="none" w:sz="0" w:space="0" w:color="auto"/>
                    <w:right w:val="none" w:sz="0" w:space="0" w:color="auto"/>
                  </w:divBdr>
                  <w:divsChild>
                    <w:div w:id="1525631383">
                      <w:marLeft w:val="0"/>
                      <w:marRight w:val="0"/>
                      <w:marTop w:val="0"/>
                      <w:marBottom w:val="0"/>
                      <w:divBdr>
                        <w:top w:val="none" w:sz="0" w:space="0" w:color="auto"/>
                        <w:left w:val="none" w:sz="0" w:space="0" w:color="auto"/>
                        <w:bottom w:val="none" w:sz="0" w:space="0" w:color="auto"/>
                        <w:right w:val="none" w:sz="0" w:space="0" w:color="auto"/>
                      </w:divBdr>
                    </w:div>
                  </w:divsChild>
                </w:div>
                <w:div w:id="825438846">
                  <w:marLeft w:val="0"/>
                  <w:marRight w:val="0"/>
                  <w:marTop w:val="0"/>
                  <w:marBottom w:val="0"/>
                  <w:divBdr>
                    <w:top w:val="none" w:sz="0" w:space="0" w:color="auto"/>
                    <w:left w:val="none" w:sz="0" w:space="0" w:color="auto"/>
                    <w:bottom w:val="none" w:sz="0" w:space="0" w:color="auto"/>
                    <w:right w:val="none" w:sz="0" w:space="0" w:color="auto"/>
                  </w:divBdr>
                  <w:divsChild>
                    <w:div w:id="781463167">
                      <w:marLeft w:val="0"/>
                      <w:marRight w:val="0"/>
                      <w:marTop w:val="0"/>
                      <w:marBottom w:val="0"/>
                      <w:divBdr>
                        <w:top w:val="none" w:sz="0" w:space="0" w:color="auto"/>
                        <w:left w:val="none" w:sz="0" w:space="0" w:color="auto"/>
                        <w:bottom w:val="none" w:sz="0" w:space="0" w:color="auto"/>
                        <w:right w:val="none" w:sz="0" w:space="0" w:color="auto"/>
                      </w:divBdr>
                    </w:div>
                    <w:div w:id="1947077480">
                      <w:marLeft w:val="0"/>
                      <w:marRight w:val="0"/>
                      <w:marTop w:val="0"/>
                      <w:marBottom w:val="0"/>
                      <w:divBdr>
                        <w:top w:val="none" w:sz="0" w:space="0" w:color="auto"/>
                        <w:left w:val="none" w:sz="0" w:space="0" w:color="auto"/>
                        <w:bottom w:val="none" w:sz="0" w:space="0" w:color="auto"/>
                        <w:right w:val="none" w:sz="0" w:space="0" w:color="auto"/>
                      </w:divBdr>
                    </w:div>
                  </w:divsChild>
                </w:div>
                <w:div w:id="840237515">
                  <w:marLeft w:val="0"/>
                  <w:marRight w:val="0"/>
                  <w:marTop w:val="0"/>
                  <w:marBottom w:val="0"/>
                  <w:divBdr>
                    <w:top w:val="none" w:sz="0" w:space="0" w:color="auto"/>
                    <w:left w:val="none" w:sz="0" w:space="0" w:color="auto"/>
                    <w:bottom w:val="none" w:sz="0" w:space="0" w:color="auto"/>
                    <w:right w:val="none" w:sz="0" w:space="0" w:color="auto"/>
                  </w:divBdr>
                  <w:divsChild>
                    <w:div w:id="208349562">
                      <w:marLeft w:val="0"/>
                      <w:marRight w:val="0"/>
                      <w:marTop w:val="0"/>
                      <w:marBottom w:val="0"/>
                      <w:divBdr>
                        <w:top w:val="none" w:sz="0" w:space="0" w:color="auto"/>
                        <w:left w:val="none" w:sz="0" w:space="0" w:color="auto"/>
                        <w:bottom w:val="none" w:sz="0" w:space="0" w:color="auto"/>
                        <w:right w:val="none" w:sz="0" w:space="0" w:color="auto"/>
                      </w:divBdr>
                    </w:div>
                  </w:divsChild>
                </w:div>
                <w:div w:id="853424270">
                  <w:marLeft w:val="0"/>
                  <w:marRight w:val="0"/>
                  <w:marTop w:val="0"/>
                  <w:marBottom w:val="0"/>
                  <w:divBdr>
                    <w:top w:val="none" w:sz="0" w:space="0" w:color="auto"/>
                    <w:left w:val="none" w:sz="0" w:space="0" w:color="auto"/>
                    <w:bottom w:val="none" w:sz="0" w:space="0" w:color="auto"/>
                    <w:right w:val="none" w:sz="0" w:space="0" w:color="auto"/>
                  </w:divBdr>
                  <w:divsChild>
                    <w:div w:id="136803737">
                      <w:marLeft w:val="0"/>
                      <w:marRight w:val="0"/>
                      <w:marTop w:val="0"/>
                      <w:marBottom w:val="0"/>
                      <w:divBdr>
                        <w:top w:val="none" w:sz="0" w:space="0" w:color="auto"/>
                        <w:left w:val="none" w:sz="0" w:space="0" w:color="auto"/>
                        <w:bottom w:val="none" w:sz="0" w:space="0" w:color="auto"/>
                        <w:right w:val="none" w:sz="0" w:space="0" w:color="auto"/>
                      </w:divBdr>
                    </w:div>
                    <w:div w:id="305277623">
                      <w:marLeft w:val="0"/>
                      <w:marRight w:val="0"/>
                      <w:marTop w:val="0"/>
                      <w:marBottom w:val="0"/>
                      <w:divBdr>
                        <w:top w:val="none" w:sz="0" w:space="0" w:color="auto"/>
                        <w:left w:val="none" w:sz="0" w:space="0" w:color="auto"/>
                        <w:bottom w:val="none" w:sz="0" w:space="0" w:color="auto"/>
                        <w:right w:val="none" w:sz="0" w:space="0" w:color="auto"/>
                      </w:divBdr>
                    </w:div>
                  </w:divsChild>
                </w:div>
                <w:div w:id="862134278">
                  <w:marLeft w:val="0"/>
                  <w:marRight w:val="0"/>
                  <w:marTop w:val="0"/>
                  <w:marBottom w:val="0"/>
                  <w:divBdr>
                    <w:top w:val="none" w:sz="0" w:space="0" w:color="auto"/>
                    <w:left w:val="none" w:sz="0" w:space="0" w:color="auto"/>
                    <w:bottom w:val="none" w:sz="0" w:space="0" w:color="auto"/>
                    <w:right w:val="none" w:sz="0" w:space="0" w:color="auto"/>
                  </w:divBdr>
                  <w:divsChild>
                    <w:div w:id="933320671">
                      <w:marLeft w:val="0"/>
                      <w:marRight w:val="0"/>
                      <w:marTop w:val="0"/>
                      <w:marBottom w:val="0"/>
                      <w:divBdr>
                        <w:top w:val="none" w:sz="0" w:space="0" w:color="auto"/>
                        <w:left w:val="none" w:sz="0" w:space="0" w:color="auto"/>
                        <w:bottom w:val="none" w:sz="0" w:space="0" w:color="auto"/>
                        <w:right w:val="none" w:sz="0" w:space="0" w:color="auto"/>
                      </w:divBdr>
                    </w:div>
                    <w:div w:id="945426532">
                      <w:marLeft w:val="0"/>
                      <w:marRight w:val="0"/>
                      <w:marTop w:val="0"/>
                      <w:marBottom w:val="0"/>
                      <w:divBdr>
                        <w:top w:val="none" w:sz="0" w:space="0" w:color="auto"/>
                        <w:left w:val="none" w:sz="0" w:space="0" w:color="auto"/>
                        <w:bottom w:val="none" w:sz="0" w:space="0" w:color="auto"/>
                        <w:right w:val="none" w:sz="0" w:space="0" w:color="auto"/>
                      </w:divBdr>
                    </w:div>
                    <w:div w:id="1443188816">
                      <w:marLeft w:val="0"/>
                      <w:marRight w:val="0"/>
                      <w:marTop w:val="0"/>
                      <w:marBottom w:val="0"/>
                      <w:divBdr>
                        <w:top w:val="none" w:sz="0" w:space="0" w:color="auto"/>
                        <w:left w:val="none" w:sz="0" w:space="0" w:color="auto"/>
                        <w:bottom w:val="none" w:sz="0" w:space="0" w:color="auto"/>
                        <w:right w:val="none" w:sz="0" w:space="0" w:color="auto"/>
                      </w:divBdr>
                    </w:div>
                    <w:div w:id="2088764048">
                      <w:marLeft w:val="0"/>
                      <w:marRight w:val="0"/>
                      <w:marTop w:val="0"/>
                      <w:marBottom w:val="0"/>
                      <w:divBdr>
                        <w:top w:val="none" w:sz="0" w:space="0" w:color="auto"/>
                        <w:left w:val="none" w:sz="0" w:space="0" w:color="auto"/>
                        <w:bottom w:val="none" w:sz="0" w:space="0" w:color="auto"/>
                        <w:right w:val="none" w:sz="0" w:space="0" w:color="auto"/>
                      </w:divBdr>
                    </w:div>
                  </w:divsChild>
                </w:div>
                <w:div w:id="865480829">
                  <w:marLeft w:val="0"/>
                  <w:marRight w:val="0"/>
                  <w:marTop w:val="0"/>
                  <w:marBottom w:val="0"/>
                  <w:divBdr>
                    <w:top w:val="none" w:sz="0" w:space="0" w:color="auto"/>
                    <w:left w:val="none" w:sz="0" w:space="0" w:color="auto"/>
                    <w:bottom w:val="none" w:sz="0" w:space="0" w:color="auto"/>
                    <w:right w:val="none" w:sz="0" w:space="0" w:color="auto"/>
                  </w:divBdr>
                  <w:divsChild>
                    <w:div w:id="900024458">
                      <w:marLeft w:val="0"/>
                      <w:marRight w:val="0"/>
                      <w:marTop w:val="0"/>
                      <w:marBottom w:val="0"/>
                      <w:divBdr>
                        <w:top w:val="none" w:sz="0" w:space="0" w:color="auto"/>
                        <w:left w:val="none" w:sz="0" w:space="0" w:color="auto"/>
                        <w:bottom w:val="none" w:sz="0" w:space="0" w:color="auto"/>
                        <w:right w:val="none" w:sz="0" w:space="0" w:color="auto"/>
                      </w:divBdr>
                    </w:div>
                    <w:div w:id="1601529534">
                      <w:marLeft w:val="0"/>
                      <w:marRight w:val="0"/>
                      <w:marTop w:val="0"/>
                      <w:marBottom w:val="0"/>
                      <w:divBdr>
                        <w:top w:val="none" w:sz="0" w:space="0" w:color="auto"/>
                        <w:left w:val="none" w:sz="0" w:space="0" w:color="auto"/>
                        <w:bottom w:val="none" w:sz="0" w:space="0" w:color="auto"/>
                        <w:right w:val="none" w:sz="0" w:space="0" w:color="auto"/>
                      </w:divBdr>
                    </w:div>
                  </w:divsChild>
                </w:div>
                <w:div w:id="874736194">
                  <w:marLeft w:val="0"/>
                  <w:marRight w:val="0"/>
                  <w:marTop w:val="0"/>
                  <w:marBottom w:val="0"/>
                  <w:divBdr>
                    <w:top w:val="none" w:sz="0" w:space="0" w:color="auto"/>
                    <w:left w:val="none" w:sz="0" w:space="0" w:color="auto"/>
                    <w:bottom w:val="none" w:sz="0" w:space="0" w:color="auto"/>
                    <w:right w:val="none" w:sz="0" w:space="0" w:color="auto"/>
                  </w:divBdr>
                  <w:divsChild>
                    <w:div w:id="1430655896">
                      <w:marLeft w:val="0"/>
                      <w:marRight w:val="0"/>
                      <w:marTop w:val="0"/>
                      <w:marBottom w:val="0"/>
                      <w:divBdr>
                        <w:top w:val="none" w:sz="0" w:space="0" w:color="auto"/>
                        <w:left w:val="none" w:sz="0" w:space="0" w:color="auto"/>
                        <w:bottom w:val="none" w:sz="0" w:space="0" w:color="auto"/>
                        <w:right w:val="none" w:sz="0" w:space="0" w:color="auto"/>
                      </w:divBdr>
                    </w:div>
                    <w:div w:id="1634603278">
                      <w:marLeft w:val="0"/>
                      <w:marRight w:val="0"/>
                      <w:marTop w:val="0"/>
                      <w:marBottom w:val="0"/>
                      <w:divBdr>
                        <w:top w:val="none" w:sz="0" w:space="0" w:color="auto"/>
                        <w:left w:val="none" w:sz="0" w:space="0" w:color="auto"/>
                        <w:bottom w:val="none" w:sz="0" w:space="0" w:color="auto"/>
                        <w:right w:val="none" w:sz="0" w:space="0" w:color="auto"/>
                      </w:divBdr>
                    </w:div>
                  </w:divsChild>
                </w:div>
                <w:div w:id="879241656">
                  <w:marLeft w:val="0"/>
                  <w:marRight w:val="0"/>
                  <w:marTop w:val="0"/>
                  <w:marBottom w:val="0"/>
                  <w:divBdr>
                    <w:top w:val="none" w:sz="0" w:space="0" w:color="auto"/>
                    <w:left w:val="none" w:sz="0" w:space="0" w:color="auto"/>
                    <w:bottom w:val="none" w:sz="0" w:space="0" w:color="auto"/>
                    <w:right w:val="none" w:sz="0" w:space="0" w:color="auto"/>
                  </w:divBdr>
                  <w:divsChild>
                    <w:div w:id="882448363">
                      <w:marLeft w:val="0"/>
                      <w:marRight w:val="0"/>
                      <w:marTop w:val="0"/>
                      <w:marBottom w:val="0"/>
                      <w:divBdr>
                        <w:top w:val="none" w:sz="0" w:space="0" w:color="auto"/>
                        <w:left w:val="none" w:sz="0" w:space="0" w:color="auto"/>
                        <w:bottom w:val="none" w:sz="0" w:space="0" w:color="auto"/>
                        <w:right w:val="none" w:sz="0" w:space="0" w:color="auto"/>
                      </w:divBdr>
                    </w:div>
                  </w:divsChild>
                </w:div>
                <w:div w:id="894467019">
                  <w:marLeft w:val="0"/>
                  <w:marRight w:val="0"/>
                  <w:marTop w:val="0"/>
                  <w:marBottom w:val="0"/>
                  <w:divBdr>
                    <w:top w:val="none" w:sz="0" w:space="0" w:color="auto"/>
                    <w:left w:val="none" w:sz="0" w:space="0" w:color="auto"/>
                    <w:bottom w:val="none" w:sz="0" w:space="0" w:color="auto"/>
                    <w:right w:val="none" w:sz="0" w:space="0" w:color="auto"/>
                  </w:divBdr>
                  <w:divsChild>
                    <w:div w:id="819080840">
                      <w:marLeft w:val="0"/>
                      <w:marRight w:val="0"/>
                      <w:marTop w:val="0"/>
                      <w:marBottom w:val="0"/>
                      <w:divBdr>
                        <w:top w:val="none" w:sz="0" w:space="0" w:color="auto"/>
                        <w:left w:val="none" w:sz="0" w:space="0" w:color="auto"/>
                        <w:bottom w:val="none" w:sz="0" w:space="0" w:color="auto"/>
                        <w:right w:val="none" w:sz="0" w:space="0" w:color="auto"/>
                      </w:divBdr>
                    </w:div>
                    <w:div w:id="904297806">
                      <w:marLeft w:val="0"/>
                      <w:marRight w:val="0"/>
                      <w:marTop w:val="0"/>
                      <w:marBottom w:val="0"/>
                      <w:divBdr>
                        <w:top w:val="none" w:sz="0" w:space="0" w:color="auto"/>
                        <w:left w:val="none" w:sz="0" w:space="0" w:color="auto"/>
                        <w:bottom w:val="none" w:sz="0" w:space="0" w:color="auto"/>
                        <w:right w:val="none" w:sz="0" w:space="0" w:color="auto"/>
                      </w:divBdr>
                    </w:div>
                  </w:divsChild>
                </w:div>
                <w:div w:id="900795937">
                  <w:marLeft w:val="0"/>
                  <w:marRight w:val="0"/>
                  <w:marTop w:val="0"/>
                  <w:marBottom w:val="0"/>
                  <w:divBdr>
                    <w:top w:val="none" w:sz="0" w:space="0" w:color="auto"/>
                    <w:left w:val="none" w:sz="0" w:space="0" w:color="auto"/>
                    <w:bottom w:val="none" w:sz="0" w:space="0" w:color="auto"/>
                    <w:right w:val="none" w:sz="0" w:space="0" w:color="auto"/>
                  </w:divBdr>
                  <w:divsChild>
                    <w:div w:id="842820922">
                      <w:marLeft w:val="0"/>
                      <w:marRight w:val="0"/>
                      <w:marTop w:val="0"/>
                      <w:marBottom w:val="0"/>
                      <w:divBdr>
                        <w:top w:val="none" w:sz="0" w:space="0" w:color="auto"/>
                        <w:left w:val="none" w:sz="0" w:space="0" w:color="auto"/>
                        <w:bottom w:val="none" w:sz="0" w:space="0" w:color="auto"/>
                        <w:right w:val="none" w:sz="0" w:space="0" w:color="auto"/>
                      </w:divBdr>
                    </w:div>
                    <w:div w:id="1622031222">
                      <w:marLeft w:val="0"/>
                      <w:marRight w:val="0"/>
                      <w:marTop w:val="0"/>
                      <w:marBottom w:val="0"/>
                      <w:divBdr>
                        <w:top w:val="none" w:sz="0" w:space="0" w:color="auto"/>
                        <w:left w:val="none" w:sz="0" w:space="0" w:color="auto"/>
                        <w:bottom w:val="none" w:sz="0" w:space="0" w:color="auto"/>
                        <w:right w:val="none" w:sz="0" w:space="0" w:color="auto"/>
                      </w:divBdr>
                    </w:div>
                  </w:divsChild>
                </w:div>
                <w:div w:id="906305858">
                  <w:marLeft w:val="0"/>
                  <w:marRight w:val="0"/>
                  <w:marTop w:val="0"/>
                  <w:marBottom w:val="0"/>
                  <w:divBdr>
                    <w:top w:val="none" w:sz="0" w:space="0" w:color="auto"/>
                    <w:left w:val="none" w:sz="0" w:space="0" w:color="auto"/>
                    <w:bottom w:val="none" w:sz="0" w:space="0" w:color="auto"/>
                    <w:right w:val="none" w:sz="0" w:space="0" w:color="auto"/>
                  </w:divBdr>
                  <w:divsChild>
                    <w:div w:id="2079088007">
                      <w:marLeft w:val="0"/>
                      <w:marRight w:val="0"/>
                      <w:marTop w:val="0"/>
                      <w:marBottom w:val="0"/>
                      <w:divBdr>
                        <w:top w:val="none" w:sz="0" w:space="0" w:color="auto"/>
                        <w:left w:val="none" w:sz="0" w:space="0" w:color="auto"/>
                        <w:bottom w:val="none" w:sz="0" w:space="0" w:color="auto"/>
                        <w:right w:val="none" w:sz="0" w:space="0" w:color="auto"/>
                      </w:divBdr>
                    </w:div>
                  </w:divsChild>
                </w:div>
                <w:div w:id="926578301">
                  <w:marLeft w:val="0"/>
                  <w:marRight w:val="0"/>
                  <w:marTop w:val="0"/>
                  <w:marBottom w:val="0"/>
                  <w:divBdr>
                    <w:top w:val="none" w:sz="0" w:space="0" w:color="auto"/>
                    <w:left w:val="none" w:sz="0" w:space="0" w:color="auto"/>
                    <w:bottom w:val="none" w:sz="0" w:space="0" w:color="auto"/>
                    <w:right w:val="none" w:sz="0" w:space="0" w:color="auto"/>
                  </w:divBdr>
                  <w:divsChild>
                    <w:div w:id="1045830190">
                      <w:marLeft w:val="0"/>
                      <w:marRight w:val="0"/>
                      <w:marTop w:val="0"/>
                      <w:marBottom w:val="0"/>
                      <w:divBdr>
                        <w:top w:val="none" w:sz="0" w:space="0" w:color="auto"/>
                        <w:left w:val="none" w:sz="0" w:space="0" w:color="auto"/>
                        <w:bottom w:val="none" w:sz="0" w:space="0" w:color="auto"/>
                        <w:right w:val="none" w:sz="0" w:space="0" w:color="auto"/>
                      </w:divBdr>
                    </w:div>
                    <w:div w:id="2144082714">
                      <w:marLeft w:val="0"/>
                      <w:marRight w:val="0"/>
                      <w:marTop w:val="0"/>
                      <w:marBottom w:val="0"/>
                      <w:divBdr>
                        <w:top w:val="none" w:sz="0" w:space="0" w:color="auto"/>
                        <w:left w:val="none" w:sz="0" w:space="0" w:color="auto"/>
                        <w:bottom w:val="none" w:sz="0" w:space="0" w:color="auto"/>
                        <w:right w:val="none" w:sz="0" w:space="0" w:color="auto"/>
                      </w:divBdr>
                    </w:div>
                  </w:divsChild>
                </w:div>
                <w:div w:id="944995686">
                  <w:marLeft w:val="0"/>
                  <w:marRight w:val="0"/>
                  <w:marTop w:val="0"/>
                  <w:marBottom w:val="0"/>
                  <w:divBdr>
                    <w:top w:val="none" w:sz="0" w:space="0" w:color="auto"/>
                    <w:left w:val="none" w:sz="0" w:space="0" w:color="auto"/>
                    <w:bottom w:val="none" w:sz="0" w:space="0" w:color="auto"/>
                    <w:right w:val="none" w:sz="0" w:space="0" w:color="auto"/>
                  </w:divBdr>
                  <w:divsChild>
                    <w:div w:id="1695687948">
                      <w:marLeft w:val="0"/>
                      <w:marRight w:val="0"/>
                      <w:marTop w:val="0"/>
                      <w:marBottom w:val="0"/>
                      <w:divBdr>
                        <w:top w:val="none" w:sz="0" w:space="0" w:color="auto"/>
                        <w:left w:val="none" w:sz="0" w:space="0" w:color="auto"/>
                        <w:bottom w:val="none" w:sz="0" w:space="0" w:color="auto"/>
                        <w:right w:val="none" w:sz="0" w:space="0" w:color="auto"/>
                      </w:divBdr>
                    </w:div>
                    <w:div w:id="1901011608">
                      <w:marLeft w:val="0"/>
                      <w:marRight w:val="0"/>
                      <w:marTop w:val="0"/>
                      <w:marBottom w:val="0"/>
                      <w:divBdr>
                        <w:top w:val="none" w:sz="0" w:space="0" w:color="auto"/>
                        <w:left w:val="none" w:sz="0" w:space="0" w:color="auto"/>
                        <w:bottom w:val="none" w:sz="0" w:space="0" w:color="auto"/>
                        <w:right w:val="none" w:sz="0" w:space="0" w:color="auto"/>
                      </w:divBdr>
                    </w:div>
                  </w:divsChild>
                </w:div>
                <w:div w:id="945114246">
                  <w:marLeft w:val="0"/>
                  <w:marRight w:val="0"/>
                  <w:marTop w:val="0"/>
                  <w:marBottom w:val="0"/>
                  <w:divBdr>
                    <w:top w:val="none" w:sz="0" w:space="0" w:color="auto"/>
                    <w:left w:val="none" w:sz="0" w:space="0" w:color="auto"/>
                    <w:bottom w:val="none" w:sz="0" w:space="0" w:color="auto"/>
                    <w:right w:val="none" w:sz="0" w:space="0" w:color="auto"/>
                  </w:divBdr>
                  <w:divsChild>
                    <w:div w:id="93675558">
                      <w:marLeft w:val="0"/>
                      <w:marRight w:val="0"/>
                      <w:marTop w:val="0"/>
                      <w:marBottom w:val="0"/>
                      <w:divBdr>
                        <w:top w:val="none" w:sz="0" w:space="0" w:color="auto"/>
                        <w:left w:val="none" w:sz="0" w:space="0" w:color="auto"/>
                        <w:bottom w:val="none" w:sz="0" w:space="0" w:color="auto"/>
                        <w:right w:val="none" w:sz="0" w:space="0" w:color="auto"/>
                      </w:divBdr>
                    </w:div>
                    <w:div w:id="951784508">
                      <w:marLeft w:val="0"/>
                      <w:marRight w:val="0"/>
                      <w:marTop w:val="0"/>
                      <w:marBottom w:val="0"/>
                      <w:divBdr>
                        <w:top w:val="none" w:sz="0" w:space="0" w:color="auto"/>
                        <w:left w:val="none" w:sz="0" w:space="0" w:color="auto"/>
                        <w:bottom w:val="none" w:sz="0" w:space="0" w:color="auto"/>
                        <w:right w:val="none" w:sz="0" w:space="0" w:color="auto"/>
                      </w:divBdr>
                    </w:div>
                    <w:div w:id="1084759580">
                      <w:marLeft w:val="0"/>
                      <w:marRight w:val="0"/>
                      <w:marTop w:val="0"/>
                      <w:marBottom w:val="0"/>
                      <w:divBdr>
                        <w:top w:val="none" w:sz="0" w:space="0" w:color="auto"/>
                        <w:left w:val="none" w:sz="0" w:space="0" w:color="auto"/>
                        <w:bottom w:val="none" w:sz="0" w:space="0" w:color="auto"/>
                        <w:right w:val="none" w:sz="0" w:space="0" w:color="auto"/>
                      </w:divBdr>
                    </w:div>
                    <w:div w:id="1440032007">
                      <w:marLeft w:val="0"/>
                      <w:marRight w:val="0"/>
                      <w:marTop w:val="0"/>
                      <w:marBottom w:val="0"/>
                      <w:divBdr>
                        <w:top w:val="none" w:sz="0" w:space="0" w:color="auto"/>
                        <w:left w:val="none" w:sz="0" w:space="0" w:color="auto"/>
                        <w:bottom w:val="none" w:sz="0" w:space="0" w:color="auto"/>
                        <w:right w:val="none" w:sz="0" w:space="0" w:color="auto"/>
                      </w:divBdr>
                    </w:div>
                  </w:divsChild>
                </w:div>
                <w:div w:id="968781017">
                  <w:marLeft w:val="0"/>
                  <w:marRight w:val="0"/>
                  <w:marTop w:val="0"/>
                  <w:marBottom w:val="0"/>
                  <w:divBdr>
                    <w:top w:val="none" w:sz="0" w:space="0" w:color="auto"/>
                    <w:left w:val="none" w:sz="0" w:space="0" w:color="auto"/>
                    <w:bottom w:val="none" w:sz="0" w:space="0" w:color="auto"/>
                    <w:right w:val="none" w:sz="0" w:space="0" w:color="auto"/>
                  </w:divBdr>
                  <w:divsChild>
                    <w:div w:id="95102889">
                      <w:marLeft w:val="0"/>
                      <w:marRight w:val="0"/>
                      <w:marTop w:val="0"/>
                      <w:marBottom w:val="0"/>
                      <w:divBdr>
                        <w:top w:val="none" w:sz="0" w:space="0" w:color="auto"/>
                        <w:left w:val="none" w:sz="0" w:space="0" w:color="auto"/>
                        <w:bottom w:val="none" w:sz="0" w:space="0" w:color="auto"/>
                        <w:right w:val="none" w:sz="0" w:space="0" w:color="auto"/>
                      </w:divBdr>
                    </w:div>
                    <w:div w:id="993948638">
                      <w:marLeft w:val="0"/>
                      <w:marRight w:val="0"/>
                      <w:marTop w:val="0"/>
                      <w:marBottom w:val="0"/>
                      <w:divBdr>
                        <w:top w:val="none" w:sz="0" w:space="0" w:color="auto"/>
                        <w:left w:val="none" w:sz="0" w:space="0" w:color="auto"/>
                        <w:bottom w:val="none" w:sz="0" w:space="0" w:color="auto"/>
                        <w:right w:val="none" w:sz="0" w:space="0" w:color="auto"/>
                      </w:divBdr>
                    </w:div>
                    <w:div w:id="1633174345">
                      <w:marLeft w:val="0"/>
                      <w:marRight w:val="0"/>
                      <w:marTop w:val="0"/>
                      <w:marBottom w:val="0"/>
                      <w:divBdr>
                        <w:top w:val="none" w:sz="0" w:space="0" w:color="auto"/>
                        <w:left w:val="none" w:sz="0" w:space="0" w:color="auto"/>
                        <w:bottom w:val="none" w:sz="0" w:space="0" w:color="auto"/>
                        <w:right w:val="none" w:sz="0" w:space="0" w:color="auto"/>
                      </w:divBdr>
                    </w:div>
                    <w:div w:id="1712608273">
                      <w:marLeft w:val="0"/>
                      <w:marRight w:val="0"/>
                      <w:marTop w:val="0"/>
                      <w:marBottom w:val="0"/>
                      <w:divBdr>
                        <w:top w:val="none" w:sz="0" w:space="0" w:color="auto"/>
                        <w:left w:val="none" w:sz="0" w:space="0" w:color="auto"/>
                        <w:bottom w:val="none" w:sz="0" w:space="0" w:color="auto"/>
                        <w:right w:val="none" w:sz="0" w:space="0" w:color="auto"/>
                      </w:divBdr>
                    </w:div>
                  </w:divsChild>
                </w:div>
                <w:div w:id="980962050">
                  <w:marLeft w:val="0"/>
                  <w:marRight w:val="0"/>
                  <w:marTop w:val="0"/>
                  <w:marBottom w:val="0"/>
                  <w:divBdr>
                    <w:top w:val="none" w:sz="0" w:space="0" w:color="auto"/>
                    <w:left w:val="none" w:sz="0" w:space="0" w:color="auto"/>
                    <w:bottom w:val="none" w:sz="0" w:space="0" w:color="auto"/>
                    <w:right w:val="none" w:sz="0" w:space="0" w:color="auto"/>
                  </w:divBdr>
                  <w:divsChild>
                    <w:div w:id="175389461">
                      <w:marLeft w:val="0"/>
                      <w:marRight w:val="0"/>
                      <w:marTop w:val="0"/>
                      <w:marBottom w:val="0"/>
                      <w:divBdr>
                        <w:top w:val="none" w:sz="0" w:space="0" w:color="auto"/>
                        <w:left w:val="none" w:sz="0" w:space="0" w:color="auto"/>
                        <w:bottom w:val="none" w:sz="0" w:space="0" w:color="auto"/>
                        <w:right w:val="none" w:sz="0" w:space="0" w:color="auto"/>
                      </w:divBdr>
                    </w:div>
                  </w:divsChild>
                </w:div>
                <w:div w:id="986864121">
                  <w:marLeft w:val="0"/>
                  <w:marRight w:val="0"/>
                  <w:marTop w:val="0"/>
                  <w:marBottom w:val="0"/>
                  <w:divBdr>
                    <w:top w:val="none" w:sz="0" w:space="0" w:color="auto"/>
                    <w:left w:val="none" w:sz="0" w:space="0" w:color="auto"/>
                    <w:bottom w:val="none" w:sz="0" w:space="0" w:color="auto"/>
                    <w:right w:val="none" w:sz="0" w:space="0" w:color="auto"/>
                  </w:divBdr>
                  <w:divsChild>
                    <w:div w:id="162861739">
                      <w:marLeft w:val="0"/>
                      <w:marRight w:val="0"/>
                      <w:marTop w:val="0"/>
                      <w:marBottom w:val="0"/>
                      <w:divBdr>
                        <w:top w:val="none" w:sz="0" w:space="0" w:color="auto"/>
                        <w:left w:val="none" w:sz="0" w:space="0" w:color="auto"/>
                        <w:bottom w:val="none" w:sz="0" w:space="0" w:color="auto"/>
                        <w:right w:val="none" w:sz="0" w:space="0" w:color="auto"/>
                      </w:divBdr>
                    </w:div>
                    <w:div w:id="1886140805">
                      <w:marLeft w:val="0"/>
                      <w:marRight w:val="0"/>
                      <w:marTop w:val="0"/>
                      <w:marBottom w:val="0"/>
                      <w:divBdr>
                        <w:top w:val="none" w:sz="0" w:space="0" w:color="auto"/>
                        <w:left w:val="none" w:sz="0" w:space="0" w:color="auto"/>
                        <w:bottom w:val="none" w:sz="0" w:space="0" w:color="auto"/>
                        <w:right w:val="none" w:sz="0" w:space="0" w:color="auto"/>
                      </w:divBdr>
                    </w:div>
                  </w:divsChild>
                </w:div>
                <w:div w:id="995843506">
                  <w:marLeft w:val="0"/>
                  <w:marRight w:val="0"/>
                  <w:marTop w:val="0"/>
                  <w:marBottom w:val="0"/>
                  <w:divBdr>
                    <w:top w:val="none" w:sz="0" w:space="0" w:color="auto"/>
                    <w:left w:val="none" w:sz="0" w:space="0" w:color="auto"/>
                    <w:bottom w:val="none" w:sz="0" w:space="0" w:color="auto"/>
                    <w:right w:val="none" w:sz="0" w:space="0" w:color="auto"/>
                  </w:divBdr>
                  <w:divsChild>
                    <w:div w:id="668755786">
                      <w:marLeft w:val="0"/>
                      <w:marRight w:val="0"/>
                      <w:marTop w:val="0"/>
                      <w:marBottom w:val="0"/>
                      <w:divBdr>
                        <w:top w:val="none" w:sz="0" w:space="0" w:color="auto"/>
                        <w:left w:val="none" w:sz="0" w:space="0" w:color="auto"/>
                        <w:bottom w:val="none" w:sz="0" w:space="0" w:color="auto"/>
                        <w:right w:val="none" w:sz="0" w:space="0" w:color="auto"/>
                      </w:divBdr>
                    </w:div>
                  </w:divsChild>
                </w:div>
                <w:div w:id="1003707311">
                  <w:marLeft w:val="0"/>
                  <w:marRight w:val="0"/>
                  <w:marTop w:val="0"/>
                  <w:marBottom w:val="0"/>
                  <w:divBdr>
                    <w:top w:val="none" w:sz="0" w:space="0" w:color="auto"/>
                    <w:left w:val="none" w:sz="0" w:space="0" w:color="auto"/>
                    <w:bottom w:val="none" w:sz="0" w:space="0" w:color="auto"/>
                    <w:right w:val="none" w:sz="0" w:space="0" w:color="auto"/>
                  </w:divBdr>
                  <w:divsChild>
                    <w:div w:id="1739403576">
                      <w:marLeft w:val="0"/>
                      <w:marRight w:val="0"/>
                      <w:marTop w:val="0"/>
                      <w:marBottom w:val="0"/>
                      <w:divBdr>
                        <w:top w:val="none" w:sz="0" w:space="0" w:color="auto"/>
                        <w:left w:val="none" w:sz="0" w:space="0" w:color="auto"/>
                        <w:bottom w:val="none" w:sz="0" w:space="0" w:color="auto"/>
                        <w:right w:val="none" w:sz="0" w:space="0" w:color="auto"/>
                      </w:divBdr>
                    </w:div>
                  </w:divsChild>
                </w:div>
                <w:div w:id="1012804729">
                  <w:marLeft w:val="0"/>
                  <w:marRight w:val="0"/>
                  <w:marTop w:val="0"/>
                  <w:marBottom w:val="0"/>
                  <w:divBdr>
                    <w:top w:val="none" w:sz="0" w:space="0" w:color="auto"/>
                    <w:left w:val="none" w:sz="0" w:space="0" w:color="auto"/>
                    <w:bottom w:val="none" w:sz="0" w:space="0" w:color="auto"/>
                    <w:right w:val="none" w:sz="0" w:space="0" w:color="auto"/>
                  </w:divBdr>
                  <w:divsChild>
                    <w:div w:id="186798125">
                      <w:marLeft w:val="0"/>
                      <w:marRight w:val="0"/>
                      <w:marTop w:val="0"/>
                      <w:marBottom w:val="0"/>
                      <w:divBdr>
                        <w:top w:val="none" w:sz="0" w:space="0" w:color="auto"/>
                        <w:left w:val="none" w:sz="0" w:space="0" w:color="auto"/>
                        <w:bottom w:val="none" w:sz="0" w:space="0" w:color="auto"/>
                        <w:right w:val="none" w:sz="0" w:space="0" w:color="auto"/>
                      </w:divBdr>
                    </w:div>
                    <w:div w:id="1394354053">
                      <w:marLeft w:val="0"/>
                      <w:marRight w:val="0"/>
                      <w:marTop w:val="0"/>
                      <w:marBottom w:val="0"/>
                      <w:divBdr>
                        <w:top w:val="none" w:sz="0" w:space="0" w:color="auto"/>
                        <w:left w:val="none" w:sz="0" w:space="0" w:color="auto"/>
                        <w:bottom w:val="none" w:sz="0" w:space="0" w:color="auto"/>
                        <w:right w:val="none" w:sz="0" w:space="0" w:color="auto"/>
                      </w:divBdr>
                    </w:div>
                  </w:divsChild>
                </w:div>
                <w:div w:id="1016467539">
                  <w:marLeft w:val="0"/>
                  <w:marRight w:val="0"/>
                  <w:marTop w:val="0"/>
                  <w:marBottom w:val="0"/>
                  <w:divBdr>
                    <w:top w:val="none" w:sz="0" w:space="0" w:color="auto"/>
                    <w:left w:val="none" w:sz="0" w:space="0" w:color="auto"/>
                    <w:bottom w:val="none" w:sz="0" w:space="0" w:color="auto"/>
                    <w:right w:val="none" w:sz="0" w:space="0" w:color="auto"/>
                  </w:divBdr>
                  <w:divsChild>
                    <w:div w:id="692995308">
                      <w:marLeft w:val="0"/>
                      <w:marRight w:val="0"/>
                      <w:marTop w:val="0"/>
                      <w:marBottom w:val="0"/>
                      <w:divBdr>
                        <w:top w:val="none" w:sz="0" w:space="0" w:color="auto"/>
                        <w:left w:val="none" w:sz="0" w:space="0" w:color="auto"/>
                        <w:bottom w:val="none" w:sz="0" w:space="0" w:color="auto"/>
                        <w:right w:val="none" w:sz="0" w:space="0" w:color="auto"/>
                      </w:divBdr>
                    </w:div>
                  </w:divsChild>
                </w:div>
                <w:div w:id="1019621020">
                  <w:marLeft w:val="0"/>
                  <w:marRight w:val="0"/>
                  <w:marTop w:val="0"/>
                  <w:marBottom w:val="0"/>
                  <w:divBdr>
                    <w:top w:val="none" w:sz="0" w:space="0" w:color="auto"/>
                    <w:left w:val="none" w:sz="0" w:space="0" w:color="auto"/>
                    <w:bottom w:val="none" w:sz="0" w:space="0" w:color="auto"/>
                    <w:right w:val="none" w:sz="0" w:space="0" w:color="auto"/>
                  </w:divBdr>
                  <w:divsChild>
                    <w:div w:id="584654301">
                      <w:marLeft w:val="0"/>
                      <w:marRight w:val="0"/>
                      <w:marTop w:val="0"/>
                      <w:marBottom w:val="0"/>
                      <w:divBdr>
                        <w:top w:val="none" w:sz="0" w:space="0" w:color="auto"/>
                        <w:left w:val="none" w:sz="0" w:space="0" w:color="auto"/>
                        <w:bottom w:val="none" w:sz="0" w:space="0" w:color="auto"/>
                        <w:right w:val="none" w:sz="0" w:space="0" w:color="auto"/>
                      </w:divBdr>
                    </w:div>
                  </w:divsChild>
                </w:div>
                <w:div w:id="1035541365">
                  <w:marLeft w:val="0"/>
                  <w:marRight w:val="0"/>
                  <w:marTop w:val="0"/>
                  <w:marBottom w:val="0"/>
                  <w:divBdr>
                    <w:top w:val="none" w:sz="0" w:space="0" w:color="auto"/>
                    <w:left w:val="none" w:sz="0" w:space="0" w:color="auto"/>
                    <w:bottom w:val="none" w:sz="0" w:space="0" w:color="auto"/>
                    <w:right w:val="none" w:sz="0" w:space="0" w:color="auto"/>
                  </w:divBdr>
                  <w:divsChild>
                    <w:div w:id="1310669916">
                      <w:marLeft w:val="0"/>
                      <w:marRight w:val="0"/>
                      <w:marTop w:val="0"/>
                      <w:marBottom w:val="0"/>
                      <w:divBdr>
                        <w:top w:val="none" w:sz="0" w:space="0" w:color="auto"/>
                        <w:left w:val="none" w:sz="0" w:space="0" w:color="auto"/>
                        <w:bottom w:val="none" w:sz="0" w:space="0" w:color="auto"/>
                        <w:right w:val="none" w:sz="0" w:space="0" w:color="auto"/>
                      </w:divBdr>
                    </w:div>
                  </w:divsChild>
                </w:div>
                <w:div w:id="1046754066">
                  <w:marLeft w:val="0"/>
                  <w:marRight w:val="0"/>
                  <w:marTop w:val="0"/>
                  <w:marBottom w:val="0"/>
                  <w:divBdr>
                    <w:top w:val="none" w:sz="0" w:space="0" w:color="auto"/>
                    <w:left w:val="none" w:sz="0" w:space="0" w:color="auto"/>
                    <w:bottom w:val="none" w:sz="0" w:space="0" w:color="auto"/>
                    <w:right w:val="none" w:sz="0" w:space="0" w:color="auto"/>
                  </w:divBdr>
                  <w:divsChild>
                    <w:div w:id="1272012937">
                      <w:marLeft w:val="0"/>
                      <w:marRight w:val="0"/>
                      <w:marTop w:val="0"/>
                      <w:marBottom w:val="0"/>
                      <w:divBdr>
                        <w:top w:val="none" w:sz="0" w:space="0" w:color="auto"/>
                        <w:left w:val="none" w:sz="0" w:space="0" w:color="auto"/>
                        <w:bottom w:val="none" w:sz="0" w:space="0" w:color="auto"/>
                        <w:right w:val="none" w:sz="0" w:space="0" w:color="auto"/>
                      </w:divBdr>
                    </w:div>
                    <w:div w:id="2032220165">
                      <w:marLeft w:val="0"/>
                      <w:marRight w:val="0"/>
                      <w:marTop w:val="0"/>
                      <w:marBottom w:val="0"/>
                      <w:divBdr>
                        <w:top w:val="none" w:sz="0" w:space="0" w:color="auto"/>
                        <w:left w:val="none" w:sz="0" w:space="0" w:color="auto"/>
                        <w:bottom w:val="none" w:sz="0" w:space="0" w:color="auto"/>
                        <w:right w:val="none" w:sz="0" w:space="0" w:color="auto"/>
                      </w:divBdr>
                    </w:div>
                  </w:divsChild>
                </w:div>
                <w:div w:id="1050106226">
                  <w:marLeft w:val="0"/>
                  <w:marRight w:val="0"/>
                  <w:marTop w:val="0"/>
                  <w:marBottom w:val="0"/>
                  <w:divBdr>
                    <w:top w:val="none" w:sz="0" w:space="0" w:color="auto"/>
                    <w:left w:val="none" w:sz="0" w:space="0" w:color="auto"/>
                    <w:bottom w:val="none" w:sz="0" w:space="0" w:color="auto"/>
                    <w:right w:val="none" w:sz="0" w:space="0" w:color="auto"/>
                  </w:divBdr>
                  <w:divsChild>
                    <w:div w:id="231090596">
                      <w:marLeft w:val="0"/>
                      <w:marRight w:val="0"/>
                      <w:marTop w:val="0"/>
                      <w:marBottom w:val="0"/>
                      <w:divBdr>
                        <w:top w:val="none" w:sz="0" w:space="0" w:color="auto"/>
                        <w:left w:val="none" w:sz="0" w:space="0" w:color="auto"/>
                        <w:bottom w:val="none" w:sz="0" w:space="0" w:color="auto"/>
                        <w:right w:val="none" w:sz="0" w:space="0" w:color="auto"/>
                      </w:divBdr>
                    </w:div>
                    <w:div w:id="326637428">
                      <w:marLeft w:val="0"/>
                      <w:marRight w:val="0"/>
                      <w:marTop w:val="0"/>
                      <w:marBottom w:val="0"/>
                      <w:divBdr>
                        <w:top w:val="none" w:sz="0" w:space="0" w:color="auto"/>
                        <w:left w:val="none" w:sz="0" w:space="0" w:color="auto"/>
                        <w:bottom w:val="none" w:sz="0" w:space="0" w:color="auto"/>
                        <w:right w:val="none" w:sz="0" w:space="0" w:color="auto"/>
                      </w:divBdr>
                    </w:div>
                    <w:div w:id="2012565697">
                      <w:marLeft w:val="0"/>
                      <w:marRight w:val="0"/>
                      <w:marTop w:val="0"/>
                      <w:marBottom w:val="0"/>
                      <w:divBdr>
                        <w:top w:val="none" w:sz="0" w:space="0" w:color="auto"/>
                        <w:left w:val="none" w:sz="0" w:space="0" w:color="auto"/>
                        <w:bottom w:val="none" w:sz="0" w:space="0" w:color="auto"/>
                        <w:right w:val="none" w:sz="0" w:space="0" w:color="auto"/>
                      </w:divBdr>
                    </w:div>
                  </w:divsChild>
                </w:div>
                <w:div w:id="1091699510">
                  <w:marLeft w:val="0"/>
                  <w:marRight w:val="0"/>
                  <w:marTop w:val="0"/>
                  <w:marBottom w:val="0"/>
                  <w:divBdr>
                    <w:top w:val="none" w:sz="0" w:space="0" w:color="auto"/>
                    <w:left w:val="none" w:sz="0" w:space="0" w:color="auto"/>
                    <w:bottom w:val="none" w:sz="0" w:space="0" w:color="auto"/>
                    <w:right w:val="none" w:sz="0" w:space="0" w:color="auto"/>
                  </w:divBdr>
                  <w:divsChild>
                    <w:div w:id="1515343018">
                      <w:marLeft w:val="0"/>
                      <w:marRight w:val="0"/>
                      <w:marTop w:val="0"/>
                      <w:marBottom w:val="0"/>
                      <w:divBdr>
                        <w:top w:val="none" w:sz="0" w:space="0" w:color="auto"/>
                        <w:left w:val="none" w:sz="0" w:space="0" w:color="auto"/>
                        <w:bottom w:val="none" w:sz="0" w:space="0" w:color="auto"/>
                        <w:right w:val="none" w:sz="0" w:space="0" w:color="auto"/>
                      </w:divBdr>
                    </w:div>
                  </w:divsChild>
                </w:div>
                <w:div w:id="1093475594">
                  <w:marLeft w:val="0"/>
                  <w:marRight w:val="0"/>
                  <w:marTop w:val="0"/>
                  <w:marBottom w:val="0"/>
                  <w:divBdr>
                    <w:top w:val="none" w:sz="0" w:space="0" w:color="auto"/>
                    <w:left w:val="none" w:sz="0" w:space="0" w:color="auto"/>
                    <w:bottom w:val="none" w:sz="0" w:space="0" w:color="auto"/>
                    <w:right w:val="none" w:sz="0" w:space="0" w:color="auto"/>
                  </w:divBdr>
                  <w:divsChild>
                    <w:div w:id="1808084392">
                      <w:marLeft w:val="0"/>
                      <w:marRight w:val="0"/>
                      <w:marTop w:val="0"/>
                      <w:marBottom w:val="0"/>
                      <w:divBdr>
                        <w:top w:val="none" w:sz="0" w:space="0" w:color="auto"/>
                        <w:left w:val="none" w:sz="0" w:space="0" w:color="auto"/>
                        <w:bottom w:val="none" w:sz="0" w:space="0" w:color="auto"/>
                        <w:right w:val="none" w:sz="0" w:space="0" w:color="auto"/>
                      </w:divBdr>
                    </w:div>
                    <w:div w:id="1943880010">
                      <w:marLeft w:val="0"/>
                      <w:marRight w:val="0"/>
                      <w:marTop w:val="0"/>
                      <w:marBottom w:val="0"/>
                      <w:divBdr>
                        <w:top w:val="none" w:sz="0" w:space="0" w:color="auto"/>
                        <w:left w:val="none" w:sz="0" w:space="0" w:color="auto"/>
                        <w:bottom w:val="none" w:sz="0" w:space="0" w:color="auto"/>
                        <w:right w:val="none" w:sz="0" w:space="0" w:color="auto"/>
                      </w:divBdr>
                    </w:div>
                  </w:divsChild>
                </w:div>
                <w:div w:id="1106314549">
                  <w:marLeft w:val="0"/>
                  <w:marRight w:val="0"/>
                  <w:marTop w:val="0"/>
                  <w:marBottom w:val="0"/>
                  <w:divBdr>
                    <w:top w:val="none" w:sz="0" w:space="0" w:color="auto"/>
                    <w:left w:val="none" w:sz="0" w:space="0" w:color="auto"/>
                    <w:bottom w:val="none" w:sz="0" w:space="0" w:color="auto"/>
                    <w:right w:val="none" w:sz="0" w:space="0" w:color="auto"/>
                  </w:divBdr>
                  <w:divsChild>
                    <w:div w:id="1194536335">
                      <w:marLeft w:val="0"/>
                      <w:marRight w:val="0"/>
                      <w:marTop w:val="0"/>
                      <w:marBottom w:val="0"/>
                      <w:divBdr>
                        <w:top w:val="none" w:sz="0" w:space="0" w:color="auto"/>
                        <w:left w:val="none" w:sz="0" w:space="0" w:color="auto"/>
                        <w:bottom w:val="none" w:sz="0" w:space="0" w:color="auto"/>
                        <w:right w:val="none" w:sz="0" w:space="0" w:color="auto"/>
                      </w:divBdr>
                    </w:div>
                    <w:div w:id="1904365775">
                      <w:marLeft w:val="0"/>
                      <w:marRight w:val="0"/>
                      <w:marTop w:val="0"/>
                      <w:marBottom w:val="0"/>
                      <w:divBdr>
                        <w:top w:val="none" w:sz="0" w:space="0" w:color="auto"/>
                        <w:left w:val="none" w:sz="0" w:space="0" w:color="auto"/>
                        <w:bottom w:val="none" w:sz="0" w:space="0" w:color="auto"/>
                        <w:right w:val="none" w:sz="0" w:space="0" w:color="auto"/>
                      </w:divBdr>
                    </w:div>
                  </w:divsChild>
                </w:div>
                <w:div w:id="1124690373">
                  <w:marLeft w:val="0"/>
                  <w:marRight w:val="0"/>
                  <w:marTop w:val="0"/>
                  <w:marBottom w:val="0"/>
                  <w:divBdr>
                    <w:top w:val="none" w:sz="0" w:space="0" w:color="auto"/>
                    <w:left w:val="none" w:sz="0" w:space="0" w:color="auto"/>
                    <w:bottom w:val="none" w:sz="0" w:space="0" w:color="auto"/>
                    <w:right w:val="none" w:sz="0" w:space="0" w:color="auto"/>
                  </w:divBdr>
                  <w:divsChild>
                    <w:div w:id="1303579714">
                      <w:marLeft w:val="0"/>
                      <w:marRight w:val="0"/>
                      <w:marTop w:val="0"/>
                      <w:marBottom w:val="0"/>
                      <w:divBdr>
                        <w:top w:val="none" w:sz="0" w:space="0" w:color="auto"/>
                        <w:left w:val="none" w:sz="0" w:space="0" w:color="auto"/>
                        <w:bottom w:val="none" w:sz="0" w:space="0" w:color="auto"/>
                        <w:right w:val="none" w:sz="0" w:space="0" w:color="auto"/>
                      </w:divBdr>
                    </w:div>
                  </w:divsChild>
                </w:div>
                <w:div w:id="1125201121">
                  <w:marLeft w:val="0"/>
                  <w:marRight w:val="0"/>
                  <w:marTop w:val="0"/>
                  <w:marBottom w:val="0"/>
                  <w:divBdr>
                    <w:top w:val="none" w:sz="0" w:space="0" w:color="auto"/>
                    <w:left w:val="none" w:sz="0" w:space="0" w:color="auto"/>
                    <w:bottom w:val="none" w:sz="0" w:space="0" w:color="auto"/>
                    <w:right w:val="none" w:sz="0" w:space="0" w:color="auto"/>
                  </w:divBdr>
                  <w:divsChild>
                    <w:div w:id="246963909">
                      <w:marLeft w:val="0"/>
                      <w:marRight w:val="0"/>
                      <w:marTop w:val="0"/>
                      <w:marBottom w:val="0"/>
                      <w:divBdr>
                        <w:top w:val="none" w:sz="0" w:space="0" w:color="auto"/>
                        <w:left w:val="none" w:sz="0" w:space="0" w:color="auto"/>
                        <w:bottom w:val="none" w:sz="0" w:space="0" w:color="auto"/>
                        <w:right w:val="none" w:sz="0" w:space="0" w:color="auto"/>
                      </w:divBdr>
                    </w:div>
                    <w:div w:id="1874222106">
                      <w:marLeft w:val="0"/>
                      <w:marRight w:val="0"/>
                      <w:marTop w:val="0"/>
                      <w:marBottom w:val="0"/>
                      <w:divBdr>
                        <w:top w:val="none" w:sz="0" w:space="0" w:color="auto"/>
                        <w:left w:val="none" w:sz="0" w:space="0" w:color="auto"/>
                        <w:bottom w:val="none" w:sz="0" w:space="0" w:color="auto"/>
                        <w:right w:val="none" w:sz="0" w:space="0" w:color="auto"/>
                      </w:divBdr>
                    </w:div>
                  </w:divsChild>
                </w:div>
                <w:div w:id="1127773313">
                  <w:marLeft w:val="0"/>
                  <w:marRight w:val="0"/>
                  <w:marTop w:val="0"/>
                  <w:marBottom w:val="0"/>
                  <w:divBdr>
                    <w:top w:val="none" w:sz="0" w:space="0" w:color="auto"/>
                    <w:left w:val="none" w:sz="0" w:space="0" w:color="auto"/>
                    <w:bottom w:val="none" w:sz="0" w:space="0" w:color="auto"/>
                    <w:right w:val="none" w:sz="0" w:space="0" w:color="auto"/>
                  </w:divBdr>
                  <w:divsChild>
                    <w:div w:id="264193168">
                      <w:marLeft w:val="0"/>
                      <w:marRight w:val="0"/>
                      <w:marTop w:val="0"/>
                      <w:marBottom w:val="0"/>
                      <w:divBdr>
                        <w:top w:val="none" w:sz="0" w:space="0" w:color="auto"/>
                        <w:left w:val="none" w:sz="0" w:space="0" w:color="auto"/>
                        <w:bottom w:val="none" w:sz="0" w:space="0" w:color="auto"/>
                        <w:right w:val="none" w:sz="0" w:space="0" w:color="auto"/>
                      </w:divBdr>
                    </w:div>
                    <w:div w:id="552230346">
                      <w:marLeft w:val="0"/>
                      <w:marRight w:val="0"/>
                      <w:marTop w:val="0"/>
                      <w:marBottom w:val="0"/>
                      <w:divBdr>
                        <w:top w:val="none" w:sz="0" w:space="0" w:color="auto"/>
                        <w:left w:val="none" w:sz="0" w:space="0" w:color="auto"/>
                        <w:bottom w:val="none" w:sz="0" w:space="0" w:color="auto"/>
                        <w:right w:val="none" w:sz="0" w:space="0" w:color="auto"/>
                      </w:divBdr>
                    </w:div>
                    <w:div w:id="832572521">
                      <w:marLeft w:val="0"/>
                      <w:marRight w:val="0"/>
                      <w:marTop w:val="0"/>
                      <w:marBottom w:val="0"/>
                      <w:divBdr>
                        <w:top w:val="none" w:sz="0" w:space="0" w:color="auto"/>
                        <w:left w:val="none" w:sz="0" w:space="0" w:color="auto"/>
                        <w:bottom w:val="none" w:sz="0" w:space="0" w:color="auto"/>
                        <w:right w:val="none" w:sz="0" w:space="0" w:color="auto"/>
                      </w:divBdr>
                    </w:div>
                    <w:div w:id="873345286">
                      <w:marLeft w:val="0"/>
                      <w:marRight w:val="0"/>
                      <w:marTop w:val="0"/>
                      <w:marBottom w:val="0"/>
                      <w:divBdr>
                        <w:top w:val="none" w:sz="0" w:space="0" w:color="auto"/>
                        <w:left w:val="none" w:sz="0" w:space="0" w:color="auto"/>
                        <w:bottom w:val="none" w:sz="0" w:space="0" w:color="auto"/>
                        <w:right w:val="none" w:sz="0" w:space="0" w:color="auto"/>
                      </w:divBdr>
                    </w:div>
                    <w:div w:id="2079671163">
                      <w:marLeft w:val="0"/>
                      <w:marRight w:val="0"/>
                      <w:marTop w:val="0"/>
                      <w:marBottom w:val="0"/>
                      <w:divBdr>
                        <w:top w:val="none" w:sz="0" w:space="0" w:color="auto"/>
                        <w:left w:val="none" w:sz="0" w:space="0" w:color="auto"/>
                        <w:bottom w:val="none" w:sz="0" w:space="0" w:color="auto"/>
                        <w:right w:val="none" w:sz="0" w:space="0" w:color="auto"/>
                      </w:divBdr>
                    </w:div>
                  </w:divsChild>
                </w:div>
                <w:div w:id="1128159993">
                  <w:marLeft w:val="0"/>
                  <w:marRight w:val="0"/>
                  <w:marTop w:val="0"/>
                  <w:marBottom w:val="0"/>
                  <w:divBdr>
                    <w:top w:val="none" w:sz="0" w:space="0" w:color="auto"/>
                    <w:left w:val="none" w:sz="0" w:space="0" w:color="auto"/>
                    <w:bottom w:val="none" w:sz="0" w:space="0" w:color="auto"/>
                    <w:right w:val="none" w:sz="0" w:space="0" w:color="auto"/>
                  </w:divBdr>
                  <w:divsChild>
                    <w:div w:id="186677190">
                      <w:marLeft w:val="0"/>
                      <w:marRight w:val="0"/>
                      <w:marTop w:val="0"/>
                      <w:marBottom w:val="0"/>
                      <w:divBdr>
                        <w:top w:val="none" w:sz="0" w:space="0" w:color="auto"/>
                        <w:left w:val="none" w:sz="0" w:space="0" w:color="auto"/>
                        <w:bottom w:val="none" w:sz="0" w:space="0" w:color="auto"/>
                        <w:right w:val="none" w:sz="0" w:space="0" w:color="auto"/>
                      </w:divBdr>
                    </w:div>
                    <w:div w:id="1064182761">
                      <w:marLeft w:val="0"/>
                      <w:marRight w:val="0"/>
                      <w:marTop w:val="0"/>
                      <w:marBottom w:val="0"/>
                      <w:divBdr>
                        <w:top w:val="none" w:sz="0" w:space="0" w:color="auto"/>
                        <w:left w:val="none" w:sz="0" w:space="0" w:color="auto"/>
                        <w:bottom w:val="none" w:sz="0" w:space="0" w:color="auto"/>
                        <w:right w:val="none" w:sz="0" w:space="0" w:color="auto"/>
                      </w:divBdr>
                    </w:div>
                  </w:divsChild>
                </w:div>
                <w:div w:id="1135297418">
                  <w:marLeft w:val="0"/>
                  <w:marRight w:val="0"/>
                  <w:marTop w:val="0"/>
                  <w:marBottom w:val="0"/>
                  <w:divBdr>
                    <w:top w:val="none" w:sz="0" w:space="0" w:color="auto"/>
                    <w:left w:val="none" w:sz="0" w:space="0" w:color="auto"/>
                    <w:bottom w:val="none" w:sz="0" w:space="0" w:color="auto"/>
                    <w:right w:val="none" w:sz="0" w:space="0" w:color="auto"/>
                  </w:divBdr>
                  <w:divsChild>
                    <w:div w:id="40641417">
                      <w:marLeft w:val="0"/>
                      <w:marRight w:val="0"/>
                      <w:marTop w:val="0"/>
                      <w:marBottom w:val="0"/>
                      <w:divBdr>
                        <w:top w:val="none" w:sz="0" w:space="0" w:color="auto"/>
                        <w:left w:val="none" w:sz="0" w:space="0" w:color="auto"/>
                        <w:bottom w:val="none" w:sz="0" w:space="0" w:color="auto"/>
                        <w:right w:val="none" w:sz="0" w:space="0" w:color="auto"/>
                      </w:divBdr>
                    </w:div>
                    <w:div w:id="769355535">
                      <w:marLeft w:val="0"/>
                      <w:marRight w:val="0"/>
                      <w:marTop w:val="0"/>
                      <w:marBottom w:val="0"/>
                      <w:divBdr>
                        <w:top w:val="none" w:sz="0" w:space="0" w:color="auto"/>
                        <w:left w:val="none" w:sz="0" w:space="0" w:color="auto"/>
                        <w:bottom w:val="none" w:sz="0" w:space="0" w:color="auto"/>
                        <w:right w:val="none" w:sz="0" w:space="0" w:color="auto"/>
                      </w:divBdr>
                    </w:div>
                    <w:div w:id="1028915965">
                      <w:marLeft w:val="0"/>
                      <w:marRight w:val="0"/>
                      <w:marTop w:val="0"/>
                      <w:marBottom w:val="0"/>
                      <w:divBdr>
                        <w:top w:val="none" w:sz="0" w:space="0" w:color="auto"/>
                        <w:left w:val="none" w:sz="0" w:space="0" w:color="auto"/>
                        <w:bottom w:val="none" w:sz="0" w:space="0" w:color="auto"/>
                        <w:right w:val="none" w:sz="0" w:space="0" w:color="auto"/>
                      </w:divBdr>
                    </w:div>
                    <w:div w:id="1478180073">
                      <w:marLeft w:val="0"/>
                      <w:marRight w:val="0"/>
                      <w:marTop w:val="0"/>
                      <w:marBottom w:val="0"/>
                      <w:divBdr>
                        <w:top w:val="none" w:sz="0" w:space="0" w:color="auto"/>
                        <w:left w:val="none" w:sz="0" w:space="0" w:color="auto"/>
                        <w:bottom w:val="none" w:sz="0" w:space="0" w:color="auto"/>
                        <w:right w:val="none" w:sz="0" w:space="0" w:color="auto"/>
                      </w:divBdr>
                    </w:div>
                  </w:divsChild>
                </w:div>
                <w:div w:id="1138914052">
                  <w:marLeft w:val="0"/>
                  <w:marRight w:val="0"/>
                  <w:marTop w:val="0"/>
                  <w:marBottom w:val="0"/>
                  <w:divBdr>
                    <w:top w:val="none" w:sz="0" w:space="0" w:color="auto"/>
                    <w:left w:val="none" w:sz="0" w:space="0" w:color="auto"/>
                    <w:bottom w:val="none" w:sz="0" w:space="0" w:color="auto"/>
                    <w:right w:val="none" w:sz="0" w:space="0" w:color="auto"/>
                  </w:divBdr>
                  <w:divsChild>
                    <w:div w:id="1238324480">
                      <w:marLeft w:val="0"/>
                      <w:marRight w:val="0"/>
                      <w:marTop w:val="0"/>
                      <w:marBottom w:val="0"/>
                      <w:divBdr>
                        <w:top w:val="none" w:sz="0" w:space="0" w:color="auto"/>
                        <w:left w:val="none" w:sz="0" w:space="0" w:color="auto"/>
                        <w:bottom w:val="none" w:sz="0" w:space="0" w:color="auto"/>
                        <w:right w:val="none" w:sz="0" w:space="0" w:color="auto"/>
                      </w:divBdr>
                    </w:div>
                    <w:div w:id="2115201523">
                      <w:marLeft w:val="0"/>
                      <w:marRight w:val="0"/>
                      <w:marTop w:val="0"/>
                      <w:marBottom w:val="0"/>
                      <w:divBdr>
                        <w:top w:val="none" w:sz="0" w:space="0" w:color="auto"/>
                        <w:left w:val="none" w:sz="0" w:space="0" w:color="auto"/>
                        <w:bottom w:val="none" w:sz="0" w:space="0" w:color="auto"/>
                        <w:right w:val="none" w:sz="0" w:space="0" w:color="auto"/>
                      </w:divBdr>
                    </w:div>
                  </w:divsChild>
                </w:div>
                <w:div w:id="1141383128">
                  <w:marLeft w:val="0"/>
                  <w:marRight w:val="0"/>
                  <w:marTop w:val="0"/>
                  <w:marBottom w:val="0"/>
                  <w:divBdr>
                    <w:top w:val="none" w:sz="0" w:space="0" w:color="auto"/>
                    <w:left w:val="none" w:sz="0" w:space="0" w:color="auto"/>
                    <w:bottom w:val="none" w:sz="0" w:space="0" w:color="auto"/>
                    <w:right w:val="none" w:sz="0" w:space="0" w:color="auto"/>
                  </w:divBdr>
                  <w:divsChild>
                    <w:div w:id="991525676">
                      <w:marLeft w:val="0"/>
                      <w:marRight w:val="0"/>
                      <w:marTop w:val="0"/>
                      <w:marBottom w:val="0"/>
                      <w:divBdr>
                        <w:top w:val="none" w:sz="0" w:space="0" w:color="auto"/>
                        <w:left w:val="none" w:sz="0" w:space="0" w:color="auto"/>
                        <w:bottom w:val="none" w:sz="0" w:space="0" w:color="auto"/>
                        <w:right w:val="none" w:sz="0" w:space="0" w:color="auto"/>
                      </w:divBdr>
                    </w:div>
                    <w:div w:id="2095860880">
                      <w:marLeft w:val="0"/>
                      <w:marRight w:val="0"/>
                      <w:marTop w:val="0"/>
                      <w:marBottom w:val="0"/>
                      <w:divBdr>
                        <w:top w:val="none" w:sz="0" w:space="0" w:color="auto"/>
                        <w:left w:val="none" w:sz="0" w:space="0" w:color="auto"/>
                        <w:bottom w:val="none" w:sz="0" w:space="0" w:color="auto"/>
                        <w:right w:val="none" w:sz="0" w:space="0" w:color="auto"/>
                      </w:divBdr>
                    </w:div>
                  </w:divsChild>
                </w:div>
                <w:div w:id="1159150812">
                  <w:marLeft w:val="0"/>
                  <w:marRight w:val="0"/>
                  <w:marTop w:val="0"/>
                  <w:marBottom w:val="0"/>
                  <w:divBdr>
                    <w:top w:val="none" w:sz="0" w:space="0" w:color="auto"/>
                    <w:left w:val="none" w:sz="0" w:space="0" w:color="auto"/>
                    <w:bottom w:val="none" w:sz="0" w:space="0" w:color="auto"/>
                    <w:right w:val="none" w:sz="0" w:space="0" w:color="auto"/>
                  </w:divBdr>
                  <w:divsChild>
                    <w:div w:id="276371171">
                      <w:marLeft w:val="0"/>
                      <w:marRight w:val="0"/>
                      <w:marTop w:val="0"/>
                      <w:marBottom w:val="0"/>
                      <w:divBdr>
                        <w:top w:val="none" w:sz="0" w:space="0" w:color="auto"/>
                        <w:left w:val="none" w:sz="0" w:space="0" w:color="auto"/>
                        <w:bottom w:val="none" w:sz="0" w:space="0" w:color="auto"/>
                        <w:right w:val="none" w:sz="0" w:space="0" w:color="auto"/>
                      </w:divBdr>
                    </w:div>
                    <w:div w:id="395397213">
                      <w:marLeft w:val="0"/>
                      <w:marRight w:val="0"/>
                      <w:marTop w:val="0"/>
                      <w:marBottom w:val="0"/>
                      <w:divBdr>
                        <w:top w:val="none" w:sz="0" w:space="0" w:color="auto"/>
                        <w:left w:val="none" w:sz="0" w:space="0" w:color="auto"/>
                        <w:bottom w:val="none" w:sz="0" w:space="0" w:color="auto"/>
                        <w:right w:val="none" w:sz="0" w:space="0" w:color="auto"/>
                      </w:divBdr>
                    </w:div>
                    <w:div w:id="1292594068">
                      <w:marLeft w:val="0"/>
                      <w:marRight w:val="0"/>
                      <w:marTop w:val="0"/>
                      <w:marBottom w:val="0"/>
                      <w:divBdr>
                        <w:top w:val="none" w:sz="0" w:space="0" w:color="auto"/>
                        <w:left w:val="none" w:sz="0" w:space="0" w:color="auto"/>
                        <w:bottom w:val="none" w:sz="0" w:space="0" w:color="auto"/>
                        <w:right w:val="none" w:sz="0" w:space="0" w:color="auto"/>
                      </w:divBdr>
                    </w:div>
                    <w:div w:id="1576863169">
                      <w:marLeft w:val="0"/>
                      <w:marRight w:val="0"/>
                      <w:marTop w:val="0"/>
                      <w:marBottom w:val="0"/>
                      <w:divBdr>
                        <w:top w:val="none" w:sz="0" w:space="0" w:color="auto"/>
                        <w:left w:val="none" w:sz="0" w:space="0" w:color="auto"/>
                        <w:bottom w:val="none" w:sz="0" w:space="0" w:color="auto"/>
                        <w:right w:val="none" w:sz="0" w:space="0" w:color="auto"/>
                      </w:divBdr>
                    </w:div>
                    <w:div w:id="2112507683">
                      <w:marLeft w:val="0"/>
                      <w:marRight w:val="0"/>
                      <w:marTop w:val="0"/>
                      <w:marBottom w:val="0"/>
                      <w:divBdr>
                        <w:top w:val="none" w:sz="0" w:space="0" w:color="auto"/>
                        <w:left w:val="none" w:sz="0" w:space="0" w:color="auto"/>
                        <w:bottom w:val="none" w:sz="0" w:space="0" w:color="auto"/>
                        <w:right w:val="none" w:sz="0" w:space="0" w:color="auto"/>
                      </w:divBdr>
                    </w:div>
                  </w:divsChild>
                </w:div>
                <w:div w:id="1212695039">
                  <w:marLeft w:val="0"/>
                  <w:marRight w:val="0"/>
                  <w:marTop w:val="0"/>
                  <w:marBottom w:val="0"/>
                  <w:divBdr>
                    <w:top w:val="none" w:sz="0" w:space="0" w:color="auto"/>
                    <w:left w:val="none" w:sz="0" w:space="0" w:color="auto"/>
                    <w:bottom w:val="none" w:sz="0" w:space="0" w:color="auto"/>
                    <w:right w:val="none" w:sz="0" w:space="0" w:color="auto"/>
                  </w:divBdr>
                  <w:divsChild>
                    <w:div w:id="970941552">
                      <w:marLeft w:val="0"/>
                      <w:marRight w:val="0"/>
                      <w:marTop w:val="0"/>
                      <w:marBottom w:val="0"/>
                      <w:divBdr>
                        <w:top w:val="none" w:sz="0" w:space="0" w:color="auto"/>
                        <w:left w:val="none" w:sz="0" w:space="0" w:color="auto"/>
                        <w:bottom w:val="none" w:sz="0" w:space="0" w:color="auto"/>
                        <w:right w:val="none" w:sz="0" w:space="0" w:color="auto"/>
                      </w:divBdr>
                    </w:div>
                  </w:divsChild>
                </w:div>
                <w:div w:id="1226334986">
                  <w:marLeft w:val="0"/>
                  <w:marRight w:val="0"/>
                  <w:marTop w:val="0"/>
                  <w:marBottom w:val="0"/>
                  <w:divBdr>
                    <w:top w:val="none" w:sz="0" w:space="0" w:color="auto"/>
                    <w:left w:val="none" w:sz="0" w:space="0" w:color="auto"/>
                    <w:bottom w:val="none" w:sz="0" w:space="0" w:color="auto"/>
                    <w:right w:val="none" w:sz="0" w:space="0" w:color="auto"/>
                  </w:divBdr>
                  <w:divsChild>
                    <w:div w:id="1330404044">
                      <w:marLeft w:val="0"/>
                      <w:marRight w:val="0"/>
                      <w:marTop w:val="0"/>
                      <w:marBottom w:val="0"/>
                      <w:divBdr>
                        <w:top w:val="none" w:sz="0" w:space="0" w:color="auto"/>
                        <w:left w:val="none" w:sz="0" w:space="0" w:color="auto"/>
                        <w:bottom w:val="none" w:sz="0" w:space="0" w:color="auto"/>
                        <w:right w:val="none" w:sz="0" w:space="0" w:color="auto"/>
                      </w:divBdr>
                    </w:div>
                    <w:div w:id="1490363333">
                      <w:marLeft w:val="0"/>
                      <w:marRight w:val="0"/>
                      <w:marTop w:val="0"/>
                      <w:marBottom w:val="0"/>
                      <w:divBdr>
                        <w:top w:val="none" w:sz="0" w:space="0" w:color="auto"/>
                        <w:left w:val="none" w:sz="0" w:space="0" w:color="auto"/>
                        <w:bottom w:val="none" w:sz="0" w:space="0" w:color="auto"/>
                        <w:right w:val="none" w:sz="0" w:space="0" w:color="auto"/>
                      </w:divBdr>
                    </w:div>
                  </w:divsChild>
                </w:div>
                <w:div w:id="1241211127">
                  <w:marLeft w:val="0"/>
                  <w:marRight w:val="0"/>
                  <w:marTop w:val="0"/>
                  <w:marBottom w:val="0"/>
                  <w:divBdr>
                    <w:top w:val="none" w:sz="0" w:space="0" w:color="auto"/>
                    <w:left w:val="none" w:sz="0" w:space="0" w:color="auto"/>
                    <w:bottom w:val="none" w:sz="0" w:space="0" w:color="auto"/>
                    <w:right w:val="none" w:sz="0" w:space="0" w:color="auto"/>
                  </w:divBdr>
                  <w:divsChild>
                    <w:div w:id="1412894486">
                      <w:marLeft w:val="0"/>
                      <w:marRight w:val="0"/>
                      <w:marTop w:val="0"/>
                      <w:marBottom w:val="0"/>
                      <w:divBdr>
                        <w:top w:val="none" w:sz="0" w:space="0" w:color="auto"/>
                        <w:left w:val="none" w:sz="0" w:space="0" w:color="auto"/>
                        <w:bottom w:val="none" w:sz="0" w:space="0" w:color="auto"/>
                        <w:right w:val="none" w:sz="0" w:space="0" w:color="auto"/>
                      </w:divBdr>
                    </w:div>
                  </w:divsChild>
                </w:div>
                <w:div w:id="1246233140">
                  <w:marLeft w:val="0"/>
                  <w:marRight w:val="0"/>
                  <w:marTop w:val="0"/>
                  <w:marBottom w:val="0"/>
                  <w:divBdr>
                    <w:top w:val="none" w:sz="0" w:space="0" w:color="auto"/>
                    <w:left w:val="none" w:sz="0" w:space="0" w:color="auto"/>
                    <w:bottom w:val="none" w:sz="0" w:space="0" w:color="auto"/>
                    <w:right w:val="none" w:sz="0" w:space="0" w:color="auto"/>
                  </w:divBdr>
                  <w:divsChild>
                    <w:div w:id="81341101">
                      <w:marLeft w:val="0"/>
                      <w:marRight w:val="0"/>
                      <w:marTop w:val="0"/>
                      <w:marBottom w:val="0"/>
                      <w:divBdr>
                        <w:top w:val="none" w:sz="0" w:space="0" w:color="auto"/>
                        <w:left w:val="none" w:sz="0" w:space="0" w:color="auto"/>
                        <w:bottom w:val="none" w:sz="0" w:space="0" w:color="auto"/>
                        <w:right w:val="none" w:sz="0" w:space="0" w:color="auto"/>
                      </w:divBdr>
                    </w:div>
                    <w:div w:id="738987123">
                      <w:marLeft w:val="0"/>
                      <w:marRight w:val="0"/>
                      <w:marTop w:val="0"/>
                      <w:marBottom w:val="0"/>
                      <w:divBdr>
                        <w:top w:val="none" w:sz="0" w:space="0" w:color="auto"/>
                        <w:left w:val="none" w:sz="0" w:space="0" w:color="auto"/>
                        <w:bottom w:val="none" w:sz="0" w:space="0" w:color="auto"/>
                        <w:right w:val="none" w:sz="0" w:space="0" w:color="auto"/>
                      </w:divBdr>
                    </w:div>
                  </w:divsChild>
                </w:div>
                <w:div w:id="1248034751">
                  <w:marLeft w:val="0"/>
                  <w:marRight w:val="0"/>
                  <w:marTop w:val="0"/>
                  <w:marBottom w:val="0"/>
                  <w:divBdr>
                    <w:top w:val="none" w:sz="0" w:space="0" w:color="auto"/>
                    <w:left w:val="none" w:sz="0" w:space="0" w:color="auto"/>
                    <w:bottom w:val="none" w:sz="0" w:space="0" w:color="auto"/>
                    <w:right w:val="none" w:sz="0" w:space="0" w:color="auto"/>
                  </w:divBdr>
                  <w:divsChild>
                    <w:div w:id="408890139">
                      <w:marLeft w:val="0"/>
                      <w:marRight w:val="0"/>
                      <w:marTop w:val="0"/>
                      <w:marBottom w:val="0"/>
                      <w:divBdr>
                        <w:top w:val="none" w:sz="0" w:space="0" w:color="auto"/>
                        <w:left w:val="none" w:sz="0" w:space="0" w:color="auto"/>
                        <w:bottom w:val="none" w:sz="0" w:space="0" w:color="auto"/>
                        <w:right w:val="none" w:sz="0" w:space="0" w:color="auto"/>
                      </w:divBdr>
                    </w:div>
                  </w:divsChild>
                </w:div>
                <w:div w:id="1257981937">
                  <w:marLeft w:val="0"/>
                  <w:marRight w:val="0"/>
                  <w:marTop w:val="0"/>
                  <w:marBottom w:val="0"/>
                  <w:divBdr>
                    <w:top w:val="none" w:sz="0" w:space="0" w:color="auto"/>
                    <w:left w:val="none" w:sz="0" w:space="0" w:color="auto"/>
                    <w:bottom w:val="none" w:sz="0" w:space="0" w:color="auto"/>
                    <w:right w:val="none" w:sz="0" w:space="0" w:color="auto"/>
                  </w:divBdr>
                  <w:divsChild>
                    <w:div w:id="178618230">
                      <w:marLeft w:val="0"/>
                      <w:marRight w:val="0"/>
                      <w:marTop w:val="0"/>
                      <w:marBottom w:val="0"/>
                      <w:divBdr>
                        <w:top w:val="none" w:sz="0" w:space="0" w:color="auto"/>
                        <w:left w:val="none" w:sz="0" w:space="0" w:color="auto"/>
                        <w:bottom w:val="none" w:sz="0" w:space="0" w:color="auto"/>
                        <w:right w:val="none" w:sz="0" w:space="0" w:color="auto"/>
                      </w:divBdr>
                    </w:div>
                    <w:div w:id="400644423">
                      <w:marLeft w:val="0"/>
                      <w:marRight w:val="0"/>
                      <w:marTop w:val="0"/>
                      <w:marBottom w:val="0"/>
                      <w:divBdr>
                        <w:top w:val="none" w:sz="0" w:space="0" w:color="auto"/>
                        <w:left w:val="none" w:sz="0" w:space="0" w:color="auto"/>
                        <w:bottom w:val="none" w:sz="0" w:space="0" w:color="auto"/>
                        <w:right w:val="none" w:sz="0" w:space="0" w:color="auto"/>
                      </w:divBdr>
                    </w:div>
                    <w:div w:id="648679336">
                      <w:marLeft w:val="0"/>
                      <w:marRight w:val="0"/>
                      <w:marTop w:val="0"/>
                      <w:marBottom w:val="0"/>
                      <w:divBdr>
                        <w:top w:val="none" w:sz="0" w:space="0" w:color="auto"/>
                        <w:left w:val="none" w:sz="0" w:space="0" w:color="auto"/>
                        <w:bottom w:val="none" w:sz="0" w:space="0" w:color="auto"/>
                        <w:right w:val="none" w:sz="0" w:space="0" w:color="auto"/>
                      </w:divBdr>
                    </w:div>
                    <w:div w:id="710804329">
                      <w:marLeft w:val="0"/>
                      <w:marRight w:val="0"/>
                      <w:marTop w:val="0"/>
                      <w:marBottom w:val="0"/>
                      <w:divBdr>
                        <w:top w:val="none" w:sz="0" w:space="0" w:color="auto"/>
                        <w:left w:val="none" w:sz="0" w:space="0" w:color="auto"/>
                        <w:bottom w:val="none" w:sz="0" w:space="0" w:color="auto"/>
                        <w:right w:val="none" w:sz="0" w:space="0" w:color="auto"/>
                      </w:divBdr>
                    </w:div>
                    <w:div w:id="963854571">
                      <w:marLeft w:val="0"/>
                      <w:marRight w:val="0"/>
                      <w:marTop w:val="0"/>
                      <w:marBottom w:val="0"/>
                      <w:divBdr>
                        <w:top w:val="none" w:sz="0" w:space="0" w:color="auto"/>
                        <w:left w:val="none" w:sz="0" w:space="0" w:color="auto"/>
                        <w:bottom w:val="none" w:sz="0" w:space="0" w:color="auto"/>
                        <w:right w:val="none" w:sz="0" w:space="0" w:color="auto"/>
                      </w:divBdr>
                    </w:div>
                  </w:divsChild>
                </w:div>
                <w:div w:id="1263607976">
                  <w:marLeft w:val="0"/>
                  <w:marRight w:val="0"/>
                  <w:marTop w:val="0"/>
                  <w:marBottom w:val="0"/>
                  <w:divBdr>
                    <w:top w:val="none" w:sz="0" w:space="0" w:color="auto"/>
                    <w:left w:val="none" w:sz="0" w:space="0" w:color="auto"/>
                    <w:bottom w:val="none" w:sz="0" w:space="0" w:color="auto"/>
                    <w:right w:val="none" w:sz="0" w:space="0" w:color="auto"/>
                  </w:divBdr>
                  <w:divsChild>
                    <w:div w:id="1560822751">
                      <w:marLeft w:val="0"/>
                      <w:marRight w:val="0"/>
                      <w:marTop w:val="0"/>
                      <w:marBottom w:val="0"/>
                      <w:divBdr>
                        <w:top w:val="none" w:sz="0" w:space="0" w:color="auto"/>
                        <w:left w:val="none" w:sz="0" w:space="0" w:color="auto"/>
                        <w:bottom w:val="none" w:sz="0" w:space="0" w:color="auto"/>
                        <w:right w:val="none" w:sz="0" w:space="0" w:color="auto"/>
                      </w:divBdr>
                    </w:div>
                    <w:div w:id="1721203381">
                      <w:marLeft w:val="0"/>
                      <w:marRight w:val="0"/>
                      <w:marTop w:val="0"/>
                      <w:marBottom w:val="0"/>
                      <w:divBdr>
                        <w:top w:val="none" w:sz="0" w:space="0" w:color="auto"/>
                        <w:left w:val="none" w:sz="0" w:space="0" w:color="auto"/>
                        <w:bottom w:val="none" w:sz="0" w:space="0" w:color="auto"/>
                        <w:right w:val="none" w:sz="0" w:space="0" w:color="auto"/>
                      </w:divBdr>
                    </w:div>
                  </w:divsChild>
                </w:div>
                <w:div w:id="1268078667">
                  <w:marLeft w:val="0"/>
                  <w:marRight w:val="0"/>
                  <w:marTop w:val="0"/>
                  <w:marBottom w:val="0"/>
                  <w:divBdr>
                    <w:top w:val="none" w:sz="0" w:space="0" w:color="auto"/>
                    <w:left w:val="none" w:sz="0" w:space="0" w:color="auto"/>
                    <w:bottom w:val="none" w:sz="0" w:space="0" w:color="auto"/>
                    <w:right w:val="none" w:sz="0" w:space="0" w:color="auto"/>
                  </w:divBdr>
                  <w:divsChild>
                    <w:div w:id="1203207866">
                      <w:marLeft w:val="0"/>
                      <w:marRight w:val="0"/>
                      <w:marTop w:val="0"/>
                      <w:marBottom w:val="0"/>
                      <w:divBdr>
                        <w:top w:val="none" w:sz="0" w:space="0" w:color="auto"/>
                        <w:left w:val="none" w:sz="0" w:space="0" w:color="auto"/>
                        <w:bottom w:val="none" w:sz="0" w:space="0" w:color="auto"/>
                        <w:right w:val="none" w:sz="0" w:space="0" w:color="auto"/>
                      </w:divBdr>
                    </w:div>
                    <w:div w:id="1731805003">
                      <w:marLeft w:val="0"/>
                      <w:marRight w:val="0"/>
                      <w:marTop w:val="0"/>
                      <w:marBottom w:val="0"/>
                      <w:divBdr>
                        <w:top w:val="none" w:sz="0" w:space="0" w:color="auto"/>
                        <w:left w:val="none" w:sz="0" w:space="0" w:color="auto"/>
                        <w:bottom w:val="none" w:sz="0" w:space="0" w:color="auto"/>
                        <w:right w:val="none" w:sz="0" w:space="0" w:color="auto"/>
                      </w:divBdr>
                    </w:div>
                  </w:divsChild>
                </w:div>
                <w:div w:id="1280454089">
                  <w:marLeft w:val="0"/>
                  <w:marRight w:val="0"/>
                  <w:marTop w:val="0"/>
                  <w:marBottom w:val="0"/>
                  <w:divBdr>
                    <w:top w:val="none" w:sz="0" w:space="0" w:color="auto"/>
                    <w:left w:val="none" w:sz="0" w:space="0" w:color="auto"/>
                    <w:bottom w:val="none" w:sz="0" w:space="0" w:color="auto"/>
                    <w:right w:val="none" w:sz="0" w:space="0" w:color="auto"/>
                  </w:divBdr>
                  <w:divsChild>
                    <w:div w:id="1071125825">
                      <w:marLeft w:val="0"/>
                      <w:marRight w:val="0"/>
                      <w:marTop w:val="0"/>
                      <w:marBottom w:val="0"/>
                      <w:divBdr>
                        <w:top w:val="none" w:sz="0" w:space="0" w:color="auto"/>
                        <w:left w:val="none" w:sz="0" w:space="0" w:color="auto"/>
                        <w:bottom w:val="none" w:sz="0" w:space="0" w:color="auto"/>
                        <w:right w:val="none" w:sz="0" w:space="0" w:color="auto"/>
                      </w:divBdr>
                    </w:div>
                    <w:div w:id="1547713262">
                      <w:marLeft w:val="0"/>
                      <w:marRight w:val="0"/>
                      <w:marTop w:val="0"/>
                      <w:marBottom w:val="0"/>
                      <w:divBdr>
                        <w:top w:val="none" w:sz="0" w:space="0" w:color="auto"/>
                        <w:left w:val="none" w:sz="0" w:space="0" w:color="auto"/>
                        <w:bottom w:val="none" w:sz="0" w:space="0" w:color="auto"/>
                        <w:right w:val="none" w:sz="0" w:space="0" w:color="auto"/>
                      </w:divBdr>
                    </w:div>
                  </w:divsChild>
                </w:div>
                <w:div w:id="1286236226">
                  <w:marLeft w:val="0"/>
                  <w:marRight w:val="0"/>
                  <w:marTop w:val="0"/>
                  <w:marBottom w:val="0"/>
                  <w:divBdr>
                    <w:top w:val="none" w:sz="0" w:space="0" w:color="auto"/>
                    <w:left w:val="none" w:sz="0" w:space="0" w:color="auto"/>
                    <w:bottom w:val="none" w:sz="0" w:space="0" w:color="auto"/>
                    <w:right w:val="none" w:sz="0" w:space="0" w:color="auto"/>
                  </w:divBdr>
                  <w:divsChild>
                    <w:div w:id="711422402">
                      <w:marLeft w:val="0"/>
                      <w:marRight w:val="0"/>
                      <w:marTop w:val="0"/>
                      <w:marBottom w:val="0"/>
                      <w:divBdr>
                        <w:top w:val="none" w:sz="0" w:space="0" w:color="auto"/>
                        <w:left w:val="none" w:sz="0" w:space="0" w:color="auto"/>
                        <w:bottom w:val="none" w:sz="0" w:space="0" w:color="auto"/>
                        <w:right w:val="none" w:sz="0" w:space="0" w:color="auto"/>
                      </w:divBdr>
                    </w:div>
                  </w:divsChild>
                </w:div>
                <w:div w:id="1290622409">
                  <w:marLeft w:val="0"/>
                  <w:marRight w:val="0"/>
                  <w:marTop w:val="0"/>
                  <w:marBottom w:val="0"/>
                  <w:divBdr>
                    <w:top w:val="none" w:sz="0" w:space="0" w:color="auto"/>
                    <w:left w:val="none" w:sz="0" w:space="0" w:color="auto"/>
                    <w:bottom w:val="none" w:sz="0" w:space="0" w:color="auto"/>
                    <w:right w:val="none" w:sz="0" w:space="0" w:color="auto"/>
                  </w:divBdr>
                  <w:divsChild>
                    <w:div w:id="1921867107">
                      <w:marLeft w:val="0"/>
                      <w:marRight w:val="0"/>
                      <w:marTop w:val="0"/>
                      <w:marBottom w:val="0"/>
                      <w:divBdr>
                        <w:top w:val="none" w:sz="0" w:space="0" w:color="auto"/>
                        <w:left w:val="none" w:sz="0" w:space="0" w:color="auto"/>
                        <w:bottom w:val="none" w:sz="0" w:space="0" w:color="auto"/>
                        <w:right w:val="none" w:sz="0" w:space="0" w:color="auto"/>
                      </w:divBdr>
                    </w:div>
                  </w:divsChild>
                </w:div>
                <w:div w:id="1296594443">
                  <w:marLeft w:val="0"/>
                  <w:marRight w:val="0"/>
                  <w:marTop w:val="0"/>
                  <w:marBottom w:val="0"/>
                  <w:divBdr>
                    <w:top w:val="none" w:sz="0" w:space="0" w:color="auto"/>
                    <w:left w:val="none" w:sz="0" w:space="0" w:color="auto"/>
                    <w:bottom w:val="none" w:sz="0" w:space="0" w:color="auto"/>
                    <w:right w:val="none" w:sz="0" w:space="0" w:color="auto"/>
                  </w:divBdr>
                  <w:divsChild>
                    <w:div w:id="338850389">
                      <w:marLeft w:val="0"/>
                      <w:marRight w:val="0"/>
                      <w:marTop w:val="0"/>
                      <w:marBottom w:val="0"/>
                      <w:divBdr>
                        <w:top w:val="none" w:sz="0" w:space="0" w:color="auto"/>
                        <w:left w:val="none" w:sz="0" w:space="0" w:color="auto"/>
                        <w:bottom w:val="none" w:sz="0" w:space="0" w:color="auto"/>
                        <w:right w:val="none" w:sz="0" w:space="0" w:color="auto"/>
                      </w:divBdr>
                    </w:div>
                  </w:divsChild>
                </w:div>
                <w:div w:id="1298146043">
                  <w:marLeft w:val="0"/>
                  <w:marRight w:val="0"/>
                  <w:marTop w:val="0"/>
                  <w:marBottom w:val="0"/>
                  <w:divBdr>
                    <w:top w:val="none" w:sz="0" w:space="0" w:color="auto"/>
                    <w:left w:val="none" w:sz="0" w:space="0" w:color="auto"/>
                    <w:bottom w:val="none" w:sz="0" w:space="0" w:color="auto"/>
                    <w:right w:val="none" w:sz="0" w:space="0" w:color="auto"/>
                  </w:divBdr>
                  <w:divsChild>
                    <w:div w:id="4745065">
                      <w:marLeft w:val="0"/>
                      <w:marRight w:val="0"/>
                      <w:marTop w:val="0"/>
                      <w:marBottom w:val="0"/>
                      <w:divBdr>
                        <w:top w:val="none" w:sz="0" w:space="0" w:color="auto"/>
                        <w:left w:val="none" w:sz="0" w:space="0" w:color="auto"/>
                        <w:bottom w:val="none" w:sz="0" w:space="0" w:color="auto"/>
                        <w:right w:val="none" w:sz="0" w:space="0" w:color="auto"/>
                      </w:divBdr>
                    </w:div>
                  </w:divsChild>
                </w:div>
                <w:div w:id="1326393940">
                  <w:marLeft w:val="0"/>
                  <w:marRight w:val="0"/>
                  <w:marTop w:val="0"/>
                  <w:marBottom w:val="0"/>
                  <w:divBdr>
                    <w:top w:val="none" w:sz="0" w:space="0" w:color="auto"/>
                    <w:left w:val="none" w:sz="0" w:space="0" w:color="auto"/>
                    <w:bottom w:val="none" w:sz="0" w:space="0" w:color="auto"/>
                    <w:right w:val="none" w:sz="0" w:space="0" w:color="auto"/>
                  </w:divBdr>
                  <w:divsChild>
                    <w:div w:id="601575357">
                      <w:marLeft w:val="0"/>
                      <w:marRight w:val="0"/>
                      <w:marTop w:val="0"/>
                      <w:marBottom w:val="0"/>
                      <w:divBdr>
                        <w:top w:val="none" w:sz="0" w:space="0" w:color="auto"/>
                        <w:left w:val="none" w:sz="0" w:space="0" w:color="auto"/>
                        <w:bottom w:val="none" w:sz="0" w:space="0" w:color="auto"/>
                        <w:right w:val="none" w:sz="0" w:space="0" w:color="auto"/>
                      </w:divBdr>
                    </w:div>
                    <w:div w:id="1722092794">
                      <w:marLeft w:val="0"/>
                      <w:marRight w:val="0"/>
                      <w:marTop w:val="0"/>
                      <w:marBottom w:val="0"/>
                      <w:divBdr>
                        <w:top w:val="none" w:sz="0" w:space="0" w:color="auto"/>
                        <w:left w:val="none" w:sz="0" w:space="0" w:color="auto"/>
                        <w:bottom w:val="none" w:sz="0" w:space="0" w:color="auto"/>
                        <w:right w:val="none" w:sz="0" w:space="0" w:color="auto"/>
                      </w:divBdr>
                    </w:div>
                  </w:divsChild>
                </w:div>
                <w:div w:id="1359162848">
                  <w:marLeft w:val="0"/>
                  <w:marRight w:val="0"/>
                  <w:marTop w:val="0"/>
                  <w:marBottom w:val="0"/>
                  <w:divBdr>
                    <w:top w:val="none" w:sz="0" w:space="0" w:color="auto"/>
                    <w:left w:val="none" w:sz="0" w:space="0" w:color="auto"/>
                    <w:bottom w:val="none" w:sz="0" w:space="0" w:color="auto"/>
                    <w:right w:val="none" w:sz="0" w:space="0" w:color="auto"/>
                  </w:divBdr>
                  <w:divsChild>
                    <w:div w:id="67770096">
                      <w:marLeft w:val="0"/>
                      <w:marRight w:val="0"/>
                      <w:marTop w:val="0"/>
                      <w:marBottom w:val="0"/>
                      <w:divBdr>
                        <w:top w:val="none" w:sz="0" w:space="0" w:color="auto"/>
                        <w:left w:val="none" w:sz="0" w:space="0" w:color="auto"/>
                        <w:bottom w:val="none" w:sz="0" w:space="0" w:color="auto"/>
                        <w:right w:val="none" w:sz="0" w:space="0" w:color="auto"/>
                      </w:divBdr>
                    </w:div>
                    <w:div w:id="1804304297">
                      <w:marLeft w:val="0"/>
                      <w:marRight w:val="0"/>
                      <w:marTop w:val="0"/>
                      <w:marBottom w:val="0"/>
                      <w:divBdr>
                        <w:top w:val="none" w:sz="0" w:space="0" w:color="auto"/>
                        <w:left w:val="none" w:sz="0" w:space="0" w:color="auto"/>
                        <w:bottom w:val="none" w:sz="0" w:space="0" w:color="auto"/>
                        <w:right w:val="none" w:sz="0" w:space="0" w:color="auto"/>
                      </w:divBdr>
                    </w:div>
                    <w:div w:id="2093314748">
                      <w:marLeft w:val="0"/>
                      <w:marRight w:val="0"/>
                      <w:marTop w:val="0"/>
                      <w:marBottom w:val="0"/>
                      <w:divBdr>
                        <w:top w:val="none" w:sz="0" w:space="0" w:color="auto"/>
                        <w:left w:val="none" w:sz="0" w:space="0" w:color="auto"/>
                        <w:bottom w:val="none" w:sz="0" w:space="0" w:color="auto"/>
                        <w:right w:val="none" w:sz="0" w:space="0" w:color="auto"/>
                      </w:divBdr>
                    </w:div>
                  </w:divsChild>
                </w:div>
                <w:div w:id="1368523370">
                  <w:marLeft w:val="0"/>
                  <w:marRight w:val="0"/>
                  <w:marTop w:val="0"/>
                  <w:marBottom w:val="0"/>
                  <w:divBdr>
                    <w:top w:val="none" w:sz="0" w:space="0" w:color="auto"/>
                    <w:left w:val="none" w:sz="0" w:space="0" w:color="auto"/>
                    <w:bottom w:val="none" w:sz="0" w:space="0" w:color="auto"/>
                    <w:right w:val="none" w:sz="0" w:space="0" w:color="auto"/>
                  </w:divBdr>
                  <w:divsChild>
                    <w:div w:id="918372267">
                      <w:marLeft w:val="0"/>
                      <w:marRight w:val="0"/>
                      <w:marTop w:val="0"/>
                      <w:marBottom w:val="0"/>
                      <w:divBdr>
                        <w:top w:val="none" w:sz="0" w:space="0" w:color="auto"/>
                        <w:left w:val="none" w:sz="0" w:space="0" w:color="auto"/>
                        <w:bottom w:val="none" w:sz="0" w:space="0" w:color="auto"/>
                        <w:right w:val="none" w:sz="0" w:space="0" w:color="auto"/>
                      </w:divBdr>
                    </w:div>
                    <w:div w:id="2099206446">
                      <w:marLeft w:val="0"/>
                      <w:marRight w:val="0"/>
                      <w:marTop w:val="0"/>
                      <w:marBottom w:val="0"/>
                      <w:divBdr>
                        <w:top w:val="none" w:sz="0" w:space="0" w:color="auto"/>
                        <w:left w:val="none" w:sz="0" w:space="0" w:color="auto"/>
                        <w:bottom w:val="none" w:sz="0" w:space="0" w:color="auto"/>
                        <w:right w:val="none" w:sz="0" w:space="0" w:color="auto"/>
                      </w:divBdr>
                    </w:div>
                  </w:divsChild>
                </w:div>
                <w:div w:id="1368994303">
                  <w:marLeft w:val="0"/>
                  <w:marRight w:val="0"/>
                  <w:marTop w:val="0"/>
                  <w:marBottom w:val="0"/>
                  <w:divBdr>
                    <w:top w:val="none" w:sz="0" w:space="0" w:color="auto"/>
                    <w:left w:val="none" w:sz="0" w:space="0" w:color="auto"/>
                    <w:bottom w:val="none" w:sz="0" w:space="0" w:color="auto"/>
                    <w:right w:val="none" w:sz="0" w:space="0" w:color="auto"/>
                  </w:divBdr>
                  <w:divsChild>
                    <w:div w:id="1705910803">
                      <w:marLeft w:val="0"/>
                      <w:marRight w:val="0"/>
                      <w:marTop w:val="0"/>
                      <w:marBottom w:val="0"/>
                      <w:divBdr>
                        <w:top w:val="none" w:sz="0" w:space="0" w:color="auto"/>
                        <w:left w:val="none" w:sz="0" w:space="0" w:color="auto"/>
                        <w:bottom w:val="none" w:sz="0" w:space="0" w:color="auto"/>
                        <w:right w:val="none" w:sz="0" w:space="0" w:color="auto"/>
                      </w:divBdr>
                    </w:div>
                    <w:div w:id="1962880112">
                      <w:marLeft w:val="0"/>
                      <w:marRight w:val="0"/>
                      <w:marTop w:val="0"/>
                      <w:marBottom w:val="0"/>
                      <w:divBdr>
                        <w:top w:val="none" w:sz="0" w:space="0" w:color="auto"/>
                        <w:left w:val="none" w:sz="0" w:space="0" w:color="auto"/>
                        <w:bottom w:val="none" w:sz="0" w:space="0" w:color="auto"/>
                        <w:right w:val="none" w:sz="0" w:space="0" w:color="auto"/>
                      </w:divBdr>
                    </w:div>
                    <w:div w:id="2056274791">
                      <w:marLeft w:val="0"/>
                      <w:marRight w:val="0"/>
                      <w:marTop w:val="0"/>
                      <w:marBottom w:val="0"/>
                      <w:divBdr>
                        <w:top w:val="none" w:sz="0" w:space="0" w:color="auto"/>
                        <w:left w:val="none" w:sz="0" w:space="0" w:color="auto"/>
                        <w:bottom w:val="none" w:sz="0" w:space="0" w:color="auto"/>
                        <w:right w:val="none" w:sz="0" w:space="0" w:color="auto"/>
                      </w:divBdr>
                    </w:div>
                  </w:divsChild>
                </w:div>
                <w:div w:id="1386837702">
                  <w:marLeft w:val="0"/>
                  <w:marRight w:val="0"/>
                  <w:marTop w:val="0"/>
                  <w:marBottom w:val="0"/>
                  <w:divBdr>
                    <w:top w:val="none" w:sz="0" w:space="0" w:color="auto"/>
                    <w:left w:val="none" w:sz="0" w:space="0" w:color="auto"/>
                    <w:bottom w:val="none" w:sz="0" w:space="0" w:color="auto"/>
                    <w:right w:val="none" w:sz="0" w:space="0" w:color="auto"/>
                  </w:divBdr>
                  <w:divsChild>
                    <w:div w:id="1855920956">
                      <w:marLeft w:val="0"/>
                      <w:marRight w:val="0"/>
                      <w:marTop w:val="0"/>
                      <w:marBottom w:val="0"/>
                      <w:divBdr>
                        <w:top w:val="none" w:sz="0" w:space="0" w:color="auto"/>
                        <w:left w:val="none" w:sz="0" w:space="0" w:color="auto"/>
                        <w:bottom w:val="none" w:sz="0" w:space="0" w:color="auto"/>
                        <w:right w:val="none" w:sz="0" w:space="0" w:color="auto"/>
                      </w:divBdr>
                    </w:div>
                  </w:divsChild>
                </w:div>
                <w:div w:id="1400907863">
                  <w:marLeft w:val="0"/>
                  <w:marRight w:val="0"/>
                  <w:marTop w:val="0"/>
                  <w:marBottom w:val="0"/>
                  <w:divBdr>
                    <w:top w:val="none" w:sz="0" w:space="0" w:color="auto"/>
                    <w:left w:val="none" w:sz="0" w:space="0" w:color="auto"/>
                    <w:bottom w:val="none" w:sz="0" w:space="0" w:color="auto"/>
                    <w:right w:val="none" w:sz="0" w:space="0" w:color="auto"/>
                  </w:divBdr>
                  <w:divsChild>
                    <w:div w:id="833107554">
                      <w:marLeft w:val="0"/>
                      <w:marRight w:val="0"/>
                      <w:marTop w:val="0"/>
                      <w:marBottom w:val="0"/>
                      <w:divBdr>
                        <w:top w:val="none" w:sz="0" w:space="0" w:color="auto"/>
                        <w:left w:val="none" w:sz="0" w:space="0" w:color="auto"/>
                        <w:bottom w:val="none" w:sz="0" w:space="0" w:color="auto"/>
                        <w:right w:val="none" w:sz="0" w:space="0" w:color="auto"/>
                      </w:divBdr>
                    </w:div>
                    <w:div w:id="1122574013">
                      <w:marLeft w:val="0"/>
                      <w:marRight w:val="0"/>
                      <w:marTop w:val="0"/>
                      <w:marBottom w:val="0"/>
                      <w:divBdr>
                        <w:top w:val="none" w:sz="0" w:space="0" w:color="auto"/>
                        <w:left w:val="none" w:sz="0" w:space="0" w:color="auto"/>
                        <w:bottom w:val="none" w:sz="0" w:space="0" w:color="auto"/>
                        <w:right w:val="none" w:sz="0" w:space="0" w:color="auto"/>
                      </w:divBdr>
                    </w:div>
                    <w:div w:id="1716269385">
                      <w:marLeft w:val="0"/>
                      <w:marRight w:val="0"/>
                      <w:marTop w:val="0"/>
                      <w:marBottom w:val="0"/>
                      <w:divBdr>
                        <w:top w:val="none" w:sz="0" w:space="0" w:color="auto"/>
                        <w:left w:val="none" w:sz="0" w:space="0" w:color="auto"/>
                        <w:bottom w:val="none" w:sz="0" w:space="0" w:color="auto"/>
                        <w:right w:val="none" w:sz="0" w:space="0" w:color="auto"/>
                      </w:divBdr>
                    </w:div>
                  </w:divsChild>
                </w:div>
                <w:div w:id="1412046925">
                  <w:marLeft w:val="0"/>
                  <w:marRight w:val="0"/>
                  <w:marTop w:val="0"/>
                  <w:marBottom w:val="0"/>
                  <w:divBdr>
                    <w:top w:val="none" w:sz="0" w:space="0" w:color="auto"/>
                    <w:left w:val="none" w:sz="0" w:space="0" w:color="auto"/>
                    <w:bottom w:val="none" w:sz="0" w:space="0" w:color="auto"/>
                    <w:right w:val="none" w:sz="0" w:space="0" w:color="auto"/>
                  </w:divBdr>
                  <w:divsChild>
                    <w:div w:id="221256167">
                      <w:marLeft w:val="0"/>
                      <w:marRight w:val="0"/>
                      <w:marTop w:val="0"/>
                      <w:marBottom w:val="0"/>
                      <w:divBdr>
                        <w:top w:val="none" w:sz="0" w:space="0" w:color="auto"/>
                        <w:left w:val="none" w:sz="0" w:space="0" w:color="auto"/>
                        <w:bottom w:val="none" w:sz="0" w:space="0" w:color="auto"/>
                        <w:right w:val="none" w:sz="0" w:space="0" w:color="auto"/>
                      </w:divBdr>
                    </w:div>
                  </w:divsChild>
                </w:div>
                <w:div w:id="1430931920">
                  <w:marLeft w:val="0"/>
                  <w:marRight w:val="0"/>
                  <w:marTop w:val="0"/>
                  <w:marBottom w:val="0"/>
                  <w:divBdr>
                    <w:top w:val="none" w:sz="0" w:space="0" w:color="auto"/>
                    <w:left w:val="none" w:sz="0" w:space="0" w:color="auto"/>
                    <w:bottom w:val="none" w:sz="0" w:space="0" w:color="auto"/>
                    <w:right w:val="none" w:sz="0" w:space="0" w:color="auto"/>
                  </w:divBdr>
                  <w:divsChild>
                    <w:div w:id="1369068695">
                      <w:marLeft w:val="0"/>
                      <w:marRight w:val="0"/>
                      <w:marTop w:val="0"/>
                      <w:marBottom w:val="0"/>
                      <w:divBdr>
                        <w:top w:val="none" w:sz="0" w:space="0" w:color="auto"/>
                        <w:left w:val="none" w:sz="0" w:space="0" w:color="auto"/>
                        <w:bottom w:val="none" w:sz="0" w:space="0" w:color="auto"/>
                        <w:right w:val="none" w:sz="0" w:space="0" w:color="auto"/>
                      </w:divBdr>
                    </w:div>
                  </w:divsChild>
                </w:div>
                <w:div w:id="1431317947">
                  <w:marLeft w:val="0"/>
                  <w:marRight w:val="0"/>
                  <w:marTop w:val="0"/>
                  <w:marBottom w:val="0"/>
                  <w:divBdr>
                    <w:top w:val="none" w:sz="0" w:space="0" w:color="auto"/>
                    <w:left w:val="none" w:sz="0" w:space="0" w:color="auto"/>
                    <w:bottom w:val="none" w:sz="0" w:space="0" w:color="auto"/>
                    <w:right w:val="none" w:sz="0" w:space="0" w:color="auto"/>
                  </w:divBdr>
                  <w:divsChild>
                    <w:div w:id="1926693296">
                      <w:marLeft w:val="0"/>
                      <w:marRight w:val="0"/>
                      <w:marTop w:val="0"/>
                      <w:marBottom w:val="0"/>
                      <w:divBdr>
                        <w:top w:val="none" w:sz="0" w:space="0" w:color="auto"/>
                        <w:left w:val="none" w:sz="0" w:space="0" w:color="auto"/>
                        <w:bottom w:val="none" w:sz="0" w:space="0" w:color="auto"/>
                        <w:right w:val="none" w:sz="0" w:space="0" w:color="auto"/>
                      </w:divBdr>
                    </w:div>
                  </w:divsChild>
                </w:div>
                <w:div w:id="1434935319">
                  <w:marLeft w:val="0"/>
                  <w:marRight w:val="0"/>
                  <w:marTop w:val="0"/>
                  <w:marBottom w:val="0"/>
                  <w:divBdr>
                    <w:top w:val="none" w:sz="0" w:space="0" w:color="auto"/>
                    <w:left w:val="none" w:sz="0" w:space="0" w:color="auto"/>
                    <w:bottom w:val="none" w:sz="0" w:space="0" w:color="auto"/>
                    <w:right w:val="none" w:sz="0" w:space="0" w:color="auto"/>
                  </w:divBdr>
                  <w:divsChild>
                    <w:div w:id="1195969966">
                      <w:marLeft w:val="0"/>
                      <w:marRight w:val="0"/>
                      <w:marTop w:val="0"/>
                      <w:marBottom w:val="0"/>
                      <w:divBdr>
                        <w:top w:val="none" w:sz="0" w:space="0" w:color="auto"/>
                        <w:left w:val="none" w:sz="0" w:space="0" w:color="auto"/>
                        <w:bottom w:val="none" w:sz="0" w:space="0" w:color="auto"/>
                        <w:right w:val="none" w:sz="0" w:space="0" w:color="auto"/>
                      </w:divBdr>
                    </w:div>
                  </w:divsChild>
                </w:div>
                <w:div w:id="1470437678">
                  <w:marLeft w:val="0"/>
                  <w:marRight w:val="0"/>
                  <w:marTop w:val="0"/>
                  <w:marBottom w:val="0"/>
                  <w:divBdr>
                    <w:top w:val="none" w:sz="0" w:space="0" w:color="auto"/>
                    <w:left w:val="none" w:sz="0" w:space="0" w:color="auto"/>
                    <w:bottom w:val="none" w:sz="0" w:space="0" w:color="auto"/>
                    <w:right w:val="none" w:sz="0" w:space="0" w:color="auto"/>
                  </w:divBdr>
                  <w:divsChild>
                    <w:div w:id="528227242">
                      <w:marLeft w:val="0"/>
                      <w:marRight w:val="0"/>
                      <w:marTop w:val="0"/>
                      <w:marBottom w:val="0"/>
                      <w:divBdr>
                        <w:top w:val="none" w:sz="0" w:space="0" w:color="auto"/>
                        <w:left w:val="none" w:sz="0" w:space="0" w:color="auto"/>
                        <w:bottom w:val="none" w:sz="0" w:space="0" w:color="auto"/>
                        <w:right w:val="none" w:sz="0" w:space="0" w:color="auto"/>
                      </w:divBdr>
                    </w:div>
                  </w:divsChild>
                </w:div>
                <w:div w:id="1474835322">
                  <w:marLeft w:val="0"/>
                  <w:marRight w:val="0"/>
                  <w:marTop w:val="0"/>
                  <w:marBottom w:val="0"/>
                  <w:divBdr>
                    <w:top w:val="none" w:sz="0" w:space="0" w:color="auto"/>
                    <w:left w:val="none" w:sz="0" w:space="0" w:color="auto"/>
                    <w:bottom w:val="none" w:sz="0" w:space="0" w:color="auto"/>
                    <w:right w:val="none" w:sz="0" w:space="0" w:color="auto"/>
                  </w:divBdr>
                  <w:divsChild>
                    <w:div w:id="890190384">
                      <w:marLeft w:val="0"/>
                      <w:marRight w:val="0"/>
                      <w:marTop w:val="0"/>
                      <w:marBottom w:val="0"/>
                      <w:divBdr>
                        <w:top w:val="none" w:sz="0" w:space="0" w:color="auto"/>
                        <w:left w:val="none" w:sz="0" w:space="0" w:color="auto"/>
                        <w:bottom w:val="none" w:sz="0" w:space="0" w:color="auto"/>
                        <w:right w:val="none" w:sz="0" w:space="0" w:color="auto"/>
                      </w:divBdr>
                    </w:div>
                  </w:divsChild>
                </w:div>
                <w:div w:id="1509370166">
                  <w:marLeft w:val="0"/>
                  <w:marRight w:val="0"/>
                  <w:marTop w:val="0"/>
                  <w:marBottom w:val="0"/>
                  <w:divBdr>
                    <w:top w:val="none" w:sz="0" w:space="0" w:color="auto"/>
                    <w:left w:val="none" w:sz="0" w:space="0" w:color="auto"/>
                    <w:bottom w:val="none" w:sz="0" w:space="0" w:color="auto"/>
                    <w:right w:val="none" w:sz="0" w:space="0" w:color="auto"/>
                  </w:divBdr>
                  <w:divsChild>
                    <w:div w:id="47998053">
                      <w:marLeft w:val="0"/>
                      <w:marRight w:val="0"/>
                      <w:marTop w:val="0"/>
                      <w:marBottom w:val="0"/>
                      <w:divBdr>
                        <w:top w:val="none" w:sz="0" w:space="0" w:color="auto"/>
                        <w:left w:val="none" w:sz="0" w:space="0" w:color="auto"/>
                        <w:bottom w:val="none" w:sz="0" w:space="0" w:color="auto"/>
                        <w:right w:val="none" w:sz="0" w:space="0" w:color="auto"/>
                      </w:divBdr>
                    </w:div>
                    <w:div w:id="1176843220">
                      <w:marLeft w:val="0"/>
                      <w:marRight w:val="0"/>
                      <w:marTop w:val="0"/>
                      <w:marBottom w:val="0"/>
                      <w:divBdr>
                        <w:top w:val="none" w:sz="0" w:space="0" w:color="auto"/>
                        <w:left w:val="none" w:sz="0" w:space="0" w:color="auto"/>
                        <w:bottom w:val="none" w:sz="0" w:space="0" w:color="auto"/>
                        <w:right w:val="none" w:sz="0" w:space="0" w:color="auto"/>
                      </w:divBdr>
                    </w:div>
                  </w:divsChild>
                </w:div>
                <w:div w:id="1519923905">
                  <w:marLeft w:val="0"/>
                  <w:marRight w:val="0"/>
                  <w:marTop w:val="0"/>
                  <w:marBottom w:val="0"/>
                  <w:divBdr>
                    <w:top w:val="none" w:sz="0" w:space="0" w:color="auto"/>
                    <w:left w:val="none" w:sz="0" w:space="0" w:color="auto"/>
                    <w:bottom w:val="none" w:sz="0" w:space="0" w:color="auto"/>
                    <w:right w:val="none" w:sz="0" w:space="0" w:color="auto"/>
                  </w:divBdr>
                  <w:divsChild>
                    <w:div w:id="1314524260">
                      <w:marLeft w:val="0"/>
                      <w:marRight w:val="0"/>
                      <w:marTop w:val="0"/>
                      <w:marBottom w:val="0"/>
                      <w:divBdr>
                        <w:top w:val="none" w:sz="0" w:space="0" w:color="auto"/>
                        <w:left w:val="none" w:sz="0" w:space="0" w:color="auto"/>
                        <w:bottom w:val="none" w:sz="0" w:space="0" w:color="auto"/>
                        <w:right w:val="none" w:sz="0" w:space="0" w:color="auto"/>
                      </w:divBdr>
                    </w:div>
                    <w:div w:id="1885944366">
                      <w:marLeft w:val="0"/>
                      <w:marRight w:val="0"/>
                      <w:marTop w:val="0"/>
                      <w:marBottom w:val="0"/>
                      <w:divBdr>
                        <w:top w:val="none" w:sz="0" w:space="0" w:color="auto"/>
                        <w:left w:val="none" w:sz="0" w:space="0" w:color="auto"/>
                        <w:bottom w:val="none" w:sz="0" w:space="0" w:color="auto"/>
                        <w:right w:val="none" w:sz="0" w:space="0" w:color="auto"/>
                      </w:divBdr>
                    </w:div>
                    <w:div w:id="1994292849">
                      <w:marLeft w:val="0"/>
                      <w:marRight w:val="0"/>
                      <w:marTop w:val="0"/>
                      <w:marBottom w:val="0"/>
                      <w:divBdr>
                        <w:top w:val="none" w:sz="0" w:space="0" w:color="auto"/>
                        <w:left w:val="none" w:sz="0" w:space="0" w:color="auto"/>
                        <w:bottom w:val="none" w:sz="0" w:space="0" w:color="auto"/>
                        <w:right w:val="none" w:sz="0" w:space="0" w:color="auto"/>
                      </w:divBdr>
                    </w:div>
                  </w:divsChild>
                </w:div>
                <w:div w:id="1520315216">
                  <w:marLeft w:val="0"/>
                  <w:marRight w:val="0"/>
                  <w:marTop w:val="0"/>
                  <w:marBottom w:val="0"/>
                  <w:divBdr>
                    <w:top w:val="none" w:sz="0" w:space="0" w:color="auto"/>
                    <w:left w:val="none" w:sz="0" w:space="0" w:color="auto"/>
                    <w:bottom w:val="none" w:sz="0" w:space="0" w:color="auto"/>
                    <w:right w:val="none" w:sz="0" w:space="0" w:color="auto"/>
                  </w:divBdr>
                  <w:divsChild>
                    <w:div w:id="116686058">
                      <w:marLeft w:val="0"/>
                      <w:marRight w:val="0"/>
                      <w:marTop w:val="0"/>
                      <w:marBottom w:val="0"/>
                      <w:divBdr>
                        <w:top w:val="none" w:sz="0" w:space="0" w:color="auto"/>
                        <w:left w:val="none" w:sz="0" w:space="0" w:color="auto"/>
                        <w:bottom w:val="none" w:sz="0" w:space="0" w:color="auto"/>
                        <w:right w:val="none" w:sz="0" w:space="0" w:color="auto"/>
                      </w:divBdr>
                    </w:div>
                  </w:divsChild>
                </w:div>
                <w:div w:id="1551333793">
                  <w:marLeft w:val="0"/>
                  <w:marRight w:val="0"/>
                  <w:marTop w:val="0"/>
                  <w:marBottom w:val="0"/>
                  <w:divBdr>
                    <w:top w:val="none" w:sz="0" w:space="0" w:color="auto"/>
                    <w:left w:val="none" w:sz="0" w:space="0" w:color="auto"/>
                    <w:bottom w:val="none" w:sz="0" w:space="0" w:color="auto"/>
                    <w:right w:val="none" w:sz="0" w:space="0" w:color="auto"/>
                  </w:divBdr>
                  <w:divsChild>
                    <w:div w:id="117913515">
                      <w:marLeft w:val="0"/>
                      <w:marRight w:val="0"/>
                      <w:marTop w:val="0"/>
                      <w:marBottom w:val="0"/>
                      <w:divBdr>
                        <w:top w:val="none" w:sz="0" w:space="0" w:color="auto"/>
                        <w:left w:val="none" w:sz="0" w:space="0" w:color="auto"/>
                        <w:bottom w:val="none" w:sz="0" w:space="0" w:color="auto"/>
                        <w:right w:val="none" w:sz="0" w:space="0" w:color="auto"/>
                      </w:divBdr>
                    </w:div>
                    <w:div w:id="1339040402">
                      <w:marLeft w:val="0"/>
                      <w:marRight w:val="0"/>
                      <w:marTop w:val="0"/>
                      <w:marBottom w:val="0"/>
                      <w:divBdr>
                        <w:top w:val="none" w:sz="0" w:space="0" w:color="auto"/>
                        <w:left w:val="none" w:sz="0" w:space="0" w:color="auto"/>
                        <w:bottom w:val="none" w:sz="0" w:space="0" w:color="auto"/>
                        <w:right w:val="none" w:sz="0" w:space="0" w:color="auto"/>
                      </w:divBdr>
                    </w:div>
                  </w:divsChild>
                </w:div>
                <w:div w:id="1553299757">
                  <w:marLeft w:val="0"/>
                  <w:marRight w:val="0"/>
                  <w:marTop w:val="0"/>
                  <w:marBottom w:val="0"/>
                  <w:divBdr>
                    <w:top w:val="none" w:sz="0" w:space="0" w:color="auto"/>
                    <w:left w:val="none" w:sz="0" w:space="0" w:color="auto"/>
                    <w:bottom w:val="none" w:sz="0" w:space="0" w:color="auto"/>
                    <w:right w:val="none" w:sz="0" w:space="0" w:color="auto"/>
                  </w:divBdr>
                  <w:divsChild>
                    <w:div w:id="964696881">
                      <w:marLeft w:val="0"/>
                      <w:marRight w:val="0"/>
                      <w:marTop w:val="0"/>
                      <w:marBottom w:val="0"/>
                      <w:divBdr>
                        <w:top w:val="none" w:sz="0" w:space="0" w:color="auto"/>
                        <w:left w:val="none" w:sz="0" w:space="0" w:color="auto"/>
                        <w:bottom w:val="none" w:sz="0" w:space="0" w:color="auto"/>
                        <w:right w:val="none" w:sz="0" w:space="0" w:color="auto"/>
                      </w:divBdr>
                    </w:div>
                    <w:div w:id="1712874879">
                      <w:marLeft w:val="0"/>
                      <w:marRight w:val="0"/>
                      <w:marTop w:val="0"/>
                      <w:marBottom w:val="0"/>
                      <w:divBdr>
                        <w:top w:val="none" w:sz="0" w:space="0" w:color="auto"/>
                        <w:left w:val="none" w:sz="0" w:space="0" w:color="auto"/>
                        <w:bottom w:val="none" w:sz="0" w:space="0" w:color="auto"/>
                        <w:right w:val="none" w:sz="0" w:space="0" w:color="auto"/>
                      </w:divBdr>
                    </w:div>
                  </w:divsChild>
                </w:div>
                <w:div w:id="1567107889">
                  <w:marLeft w:val="0"/>
                  <w:marRight w:val="0"/>
                  <w:marTop w:val="0"/>
                  <w:marBottom w:val="0"/>
                  <w:divBdr>
                    <w:top w:val="none" w:sz="0" w:space="0" w:color="auto"/>
                    <w:left w:val="none" w:sz="0" w:space="0" w:color="auto"/>
                    <w:bottom w:val="none" w:sz="0" w:space="0" w:color="auto"/>
                    <w:right w:val="none" w:sz="0" w:space="0" w:color="auto"/>
                  </w:divBdr>
                  <w:divsChild>
                    <w:div w:id="99304025">
                      <w:marLeft w:val="0"/>
                      <w:marRight w:val="0"/>
                      <w:marTop w:val="0"/>
                      <w:marBottom w:val="0"/>
                      <w:divBdr>
                        <w:top w:val="none" w:sz="0" w:space="0" w:color="auto"/>
                        <w:left w:val="none" w:sz="0" w:space="0" w:color="auto"/>
                        <w:bottom w:val="none" w:sz="0" w:space="0" w:color="auto"/>
                        <w:right w:val="none" w:sz="0" w:space="0" w:color="auto"/>
                      </w:divBdr>
                    </w:div>
                    <w:div w:id="1148519491">
                      <w:marLeft w:val="0"/>
                      <w:marRight w:val="0"/>
                      <w:marTop w:val="0"/>
                      <w:marBottom w:val="0"/>
                      <w:divBdr>
                        <w:top w:val="none" w:sz="0" w:space="0" w:color="auto"/>
                        <w:left w:val="none" w:sz="0" w:space="0" w:color="auto"/>
                        <w:bottom w:val="none" w:sz="0" w:space="0" w:color="auto"/>
                        <w:right w:val="none" w:sz="0" w:space="0" w:color="auto"/>
                      </w:divBdr>
                    </w:div>
                    <w:div w:id="1221209964">
                      <w:marLeft w:val="0"/>
                      <w:marRight w:val="0"/>
                      <w:marTop w:val="0"/>
                      <w:marBottom w:val="0"/>
                      <w:divBdr>
                        <w:top w:val="none" w:sz="0" w:space="0" w:color="auto"/>
                        <w:left w:val="none" w:sz="0" w:space="0" w:color="auto"/>
                        <w:bottom w:val="none" w:sz="0" w:space="0" w:color="auto"/>
                        <w:right w:val="none" w:sz="0" w:space="0" w:color="auto"/>
                      </w:divBdr>
                    </w:div>
                    <w:div w:id="1376812778">
                      <w:marLeft w:val="0"/>
                      <w:marRight w:val="0"/>
                      <w:marTop w:val="0"/>
                      <w:marBottom w:val="0"/>
                      <w:divBdr>
                        <w:top w:val="none" w:sz="0" w:space="0" w:color="auto"/>
                        <w:left w:val="none" w:sz="0" w:space="0" w:color="auto"/>
                        <w:bottom w:val="none" w:sz="0" w:space="0" w:color="auto"/>
                        <w:right w:val="none" w:sz="0" w:space="0" w:color="auto"/>
                      </w:divBdr>
                    </w:div>
                    <w:div w:id="1664049315">
                      <w:marLeft w:val="0"/>
                      <w:marRight w:val="0"/>
                      <w:marTop w:val="0"/>
                      <w:marBottom w:val="0"/>
                      <w:divBdr>
                        <w:top w:val="none" w:sz="0" w:space="0" w:color="auto"/>
                        <w:left w:val="none" w:sz="0" w:space="0" w:color="auto"/>
                        <w:bottom w:val="none" w:sz="0" w:space="0" w:color="auto"/>
                        <w:right w:val="none" w:sz="0" w:space="0" w:color="auto"/>
                      </w:divBdr>
                    </w:div>
                  </w:divsChild>
                </w:div>
                <w:div w:id="1570119521">
                  <w:marLeft w:val="0"/>
                  <w:marRight w:val="0"/>
                  <w:marTop w:val="0"/>
                  <w:marBottom w:val="0"/>
                  <w:divBdr>
                    <w:top w:val="none" w:sz="0" w:space="0" w:color="auto"/>
                    <w:left w:val="none" w:sz="0" w:space="0" w:color="auto"/>
                    <w:bottom w:val="none" w:sz="0" w:space="0" w:color="auto"/>
                    <w:right w:val="none" w:sz="0" w:space="0" w:color="auto"/>
                  </w:divBdr>
                  <w:divsChild>
                    <w:div w:id="521357483">
                      <w:marLeft w:val="0"/>
                      <w:marRight w:val="0"/>
                      <w:marTop w:val="0"/>
                      <w:marBottom w:val="0"/>
                      <w:divBdr>
                        <w:top w:val="none" w:sz="0" w:space="0" w:color="auto"/>
                        <w:left w:val="none" w:sz="0" w:space="0" w:color="auto"/>
                        <w:bottom w:val="none" w:sz="0" w:space="0" w:color="auto"/>
                        <w:right w:val="none" w:sz="0" w:space="0" w:color="auto"/>
                      </w:divBdr>
                    </w:div>
                  </w:divsChild>
                </w:div>
                <w:div w:id="1571840520">
                  <w:marLeft w:val="0"/>
                  <w:marRight w:val="0"/>
                  <w:marTop w:val="0"/>
                  <w:marBottom w:val="0"/>
                  <w:divBdr>
                    <w:top w:val="none" w:sz="0" w:space="0" w:color="auto"/>
                    <w:left w:val="none" w:sz="0" w:space="0" w:color="auto"/>
                    <w:bottom w:val="none" w:sz="0" w:space="0" w:color="auto"/>
                    <w:right w:val="none" w:sz="0" w:space="0" w:color="auto"/>
                  </w:divBdr>
                  <w:divsChild>
                    <w:div w:id="304554556">
                      <w:marLeft w:val="0"/>
                      <w:marRight w:val="0"/>
                      <w:marTop w:val="0"/>
                      <w:marBottom w:val="0"/>
                      <w:divBdr>
                        <w:top w:val="none" w:sz="0" w:space="0" w:color="auto"/>
                        <w:left w:val="none" w:sz="0" w:space="0" w:color="auto"/>
                        <w:bottom w:val="none" w:sz="0" w:space="0" w:color="auto"/>
                        <w:right w:val="none" w:sz="0" w:space="0" w:color="auto"/>
                      </w:divBdr>
                    </w:div>
                    <w:div w:id="716316115">
                      <w:marLeft w:val="0"/>
                      <w:marRight w:val="0"/>
                      <w:marTop w:val="0"/>
                      <w:marBottom w:val="0"/>
                      <w:divBdr>
                        <w:top w:val="none" w:sz="0" w:space="0" w:color="auto"/>
                        <w:left w:val="none" w:sz="0" w:space="0" w:color="auto"/>
                        <w:bottom w:val="none" w:sz="0" w:space="0" w:color="auto"/>
                        <w:right w:val="none" w:sz="0" w:space="0" w:color="auto"/>
                      </w:divBdr>
                    </w:div>
                    <w:div w:id="1840924264">
                      <w:marLeft w:val="0"/>
                      <w:marRight w:val="0"/>
                      <w:marTop w:val="0"/>
                      <w:marBottom w:val="0"/>
                      <w:divBdr>
                        <w:top w:val="none" w:sz="0" w:space="0" w:color="auto"/>
                        <w:left w:val="none" w:sz="0" w:space="0" w:color="auto"/>
                        <w:bottom w:val="none" w:sz="0" w:space="0" w:color="auto"/>
                        <w:right w:val="none" w:sz="0" w:space="0" w:color="auto"/>
                      </w:divBdr>
                    </w:div>
                  </w:divsChild>
                </w:div>
                <w:div w:id="1578977820">
                  <w:marLeft w:val="0"/>
                  <w:marRight w:val="0"/>
                  <w:marTop w:val="0"/>
                  <w:marBottom w:val="0"/>
                  <w:divBdr>
                    <w:top w:val="none" w:sz="0" w:space="0" w:color="auto"/>
                    <w:left w:val="none" w:sz="0" w:space="0" w:color="auto"/>
                    <w:bottom w:val="none" w:sz="0" w:space="0" w:color="auto"/>
                    <w:right w:val="none" w:sz="0" w:space="0" w:color="auto"/>
                  </w:divBdr>
                  <w:divsChild>
                    <w:div w:id="2137601374">
                      <w:marLeft w:val="0"/>
                      <w:marRight w:val="0"/>
                      <w:marTop w:val="0"/>
                      <w:marBottom w:val="0"/>
                      <w:divBdr>
                        <w:top w:val="none" w:sz="0" w:space="0" w:color="auto"/>
                        <w:left w:val="none" w:sz="0" w:space="0" w:color="auto"/>
                        <w:bottom w:val="none" w:sz="0" w:space="0" w:color="auto"/>
                        <w:right w:val="none" w:sz="0" w:space="0" w:color="auto"/>
                      </w:divBdr>
                    </w:div>
                  </w:divsChild>
                </w:div>
                <w:div w:id="1579513388">
                  <w:marLeft w:val="0"/>
                  <w:marRight w:val="0"/>
                  <w:marTop w:val="0"/>
                  <w:marBottom w:val="0"/>
                  <w:divBdr>
                    <w:top w:val="none" w:sz="0" w:space="0" w:color="auto"/>
                    <w:left w:val="none" w:sz="0" w:space="0" w:color="auto"/>
                    <w:bottom w:val="none" w:sz="0" w:space="0" w:color="auto"/>
                    <w:right w:val="none" w:sz="0" w:space="0" w:color="auto"/>
                  </w:divBdr>
                  <w:divsChild>
                    <w:div w:id="622536466">
                      <w:marLeft w:val="0"/>
                      <w:marRight w:val="0"/>
                      <w:marTop w:val="0"/>
                      <w:marBottom w:val="0"/>
                      <w:divBdr>
                        <w:top w:val="none" w:sz="0" w:space="0" w:color="auto"/>
                        <w:left w:val="none" w:sz="0" w:space="0" w:color="auto"/>
                        <w:bottom w:val="none" w:sz="0" w:space="0" w:color="auto"/>
                        <w:right w:val="none" w:sz="0" w:space="0" w:color="auto"/>
                      </w:divBdr>
                    </w:div>
                    <w:div w:id="650865245">
                      <w:marLeft w:val="0"/>
                      <w:marRight w:val="0"/>
                      <w:marTop w:val="0"/>
                      <w:marBottom w:val="0"/>
                      <w:divBdr>
                        <w:top w:val="none" w:sz="0" w:space="0" w:color="auto"/>
                        <w:left w:val="none" w:sz="0" w:space="0" w:color="auto"/>
                        <w:bottom w:val="none" w:sz="0" w:space="0" w:color="auto"/>
                        <w:right w:val="none" w:sz="0" w:space="0" w:color="auto"/>
                      </w:divBdr>
                    </w:div>
                    <w:div w:id="1245412797">
                      <w:marLeft w:val="0"/>
                      <w:marRight w:val="0"/>
                      <w:marTop w:val="0"/>
                      <w:marBottom w:val="0"/>
                      <w:divBdr>
                        <w:top w:val="none" w:sz="0" w:space="0" w:color="auto"/>
                        <w:left w:val="none" w:sz="0" w:space="0" w:color="auto"/>
                        <w:bottom w:val="none" w:sz="0" w:space="0" w:color="auto"/>
                        <w:right w:val="none" w:sz="0" w:space="0" w:color="auto"/>
                      </w:divBdr>
                    </w:div>
                    <w:div w:id="1962103838">
                      <w:marLeft w:val="0"/>
                      <w:marRight w:val="0"/>
                      <w:marTop w:val="0"/>
                      <w:marBottom w:val="0"/>
                      <w:divBdr>
                        <w:top w:val="none" w:sz="0" w:space="0" w:color="auto"/>
                        <w:left w:val="none" w:sz="0" w:space="0" w:color="auto"/>
                        <w:bottom w:val="none" w:sz="0" w:space="0" w:color="auto"/>
                        <w:right w:val="none" w:sz="0" w:space="0" w:color="auto"/>
                      </w:divBdr>
                    </w:div>
                  </w:divsChild>
                </w:div>
                <w:div w:id="1579706819">
                  <w:marLeft w:val="0"/>
                  <w:marRight w:val="0"/>
                  <w:marTop w:val="0"/>
                  <w:marBottom w:val="0"/>
                  <w:divBdr>
                    <w:top w:val="none" w:sz="0" w:space="0" w:color="auto"/>
                    <w:left w:val="none" w:sz="0" w:space="0" w:color="auto"/>
                    <w:bottom w:val="none" w:sz="0" w:space="0" w:color="auto"/>
                    <w:right w:val="none" w:sz="0" w:space="0" w:color="auto"/>
                  </w:divBdr>
                  <w:divsChild>
                    <w:div w:id="841580024">
                      <w:marLeft w:val="0"/>
                      <w:marRight w:val="0"/>
                      <w:marTop w:val="0"/>
                      <w:marBottom w:val="0"/>
                      <w:divBdr>
                        <w:top w:val="none" w:sz="0" w:space="0" w:color="auto"/>
                        <w:left w:val="none" w:sz="0" w:space="0" w:color="auto"/>
                        <w:bottom w:val="none" w:sz="0" w:space="0" w:color="auto"/>
                        <w:right w:val="none" w:sz="0" w:space="0" w:color="auto"/>
                      </w:divBdr>
                    </w:div>
                    <w:div w:id="1934124649">
                      <w:marLeft w:val="0"/>
                      <w:marRight w:val="0"/>
                      <w:marTop w:val="0"/>
                      <w:marBottom w:val="0"/>
                      <w:divBdr>
                        <w:top w:val="none" w:sz="0" w:space="0" w:color="auto"/>
                        <w:left w:val="none" w:sz="0" w:space="0" w:color="auto"/>
                        <w:bottom w:val="none" w:sz="0" w:space="0" w:color="auto"/>
                        <w:right w:val="none" w:sz="0" w:space="0" w:color="auto"/>
                      </w:divBdr>
                    </w:div>
                  </w:divsChild>
                </w:div>
                <w:div w:id="1582762986">
                  <w:marLeft w:val="0"/>
                  <w:marRight w:val="0"/>
                  <w:marTop w:val="0"/>
                  <w:marBottom w:val="0"/>
                  <w:divBdr>
                    <w:top w:val="none" w:sz="0" w:space="0" w:color="auto"/>
                    <w:left w:val="none" w:sz="0" w:space="0" w:color="auto"/>
                    <w:bottom w:val="none" w:sz="0" w:space="0" w:color="auto"/>
                    <w:right w:val="none" w:sz="0" w:space="0" w:color="auto"/>
                  </w:divBdr>
                  <w:divsChild>
                    <w:div w:id="95175906">
                      <w:marLeft w:val="0"/>
                      <w:marRight w:val="0"/>
                      <w:marTop w:val="0"/>
                      <w:marBottom w:val="0"/>
                      <w:divBdr>
                        <w:top w:val="none" w:sz="0" w:space="0" w:color="auto"/>
                        <w:left w:val="none" w:sz="0" w:space="0" w:color="auto"/>
                        <w:bottom w:val="none" w:sz="0" w:space="0" w:color="auto"/>
                        <w:right w:val="none" w:sz="0" w:space="0" w:color="auto"/>
                      </w:divBdr>
                    </w:div>
                    <w:div w:id="787237719">
                      <w:marLeft w:val="0"/>
                      <w:marRight w:val="0"/>
                      <w:marTop w:val="0"/>
                      <w:marBottom w:val="0"/>
                      <w:divBdr>
                        <w:top w:val="none" w:sz="0" w:space="0" w:color="auto"/>
                        <w:left w:val="none" w:sz="0" w:space="0" w:color="auto"/>
                        <w:bottom w:val="none" w:sz="0" w:space="0" w:color="auto"/>
                        <w:right w:val="none" w:sz="0" w:space="0" w:color="auto"/>
                      </w:divBdr>
                    </w:div>
                    <w:div w:id="1265189590">
                      <w:marLeft w:val="0"/>
                      <w:marRight w:val="0"/>
                      <w:marTop w:val="0"/>
                      <w:marBottom w:val="0"/>
                      <w:divBdr>
                        <w:top w:val="none" w:sz="0" w:space="0" w:color="auto"/>
                        <w:left w:val="none" w:sz="0" w:space="0" w:color="auto"/>
                        <w:bottom w:val="none" w:sz="0" w:space="0" w:color="auto"/>
                        <w:right w:val="none" w:sz="0" w:space="0" w:color="auto"/>
                      </w:divBdr>
                    </w:div>
                    <w:div w:id="1654020311">
                      <w:marLeft w:val="0"/>
                      <w:marRight w:val="0"/>
                      <w:marTop w:val="0"/>
                      <w:marBottom w:val="0"/>
                      <w:divBdr>
                        <w:top w:val="none" w:sz="0" w:space="0" w:color="auto"/>
                        <w:left w:val="none" w:sz="0" w:space="0" w:color="auto"/>
                        <w:bottom w:val="none" w:sz="0" w:space="0" w:color="auto"/>
                        <w:right w:val="none" w:sz="0" w:space="0" w:color="auto"/>
                      </w:divBdr>
                    </w:div>
                    <w:div w:id="1855725678">
                      <w:marLeft w:val="0"/>
                      <w:marRight w:val="0"/>
                      <w:marTop w:val="0"/>
                      <w:marBottom w:val="0"/>
                      <w:divBdr>
                        <w:top w:val="none" w:sz="0" w:space="0" w:color="auto"/>
                        <w:left w:val="none" w:sz="0" w:space="0" w:color="auto"/>
                        <w:bottom w:val="none" w:sz="0" w:space="0" w:color="auto"/>
                        <w:right w:val="none" w:sz="0" w:space="0" w:color="auto"/>
                      </w:divBdr>
                    </w:div>
                    <w:div w:id="2076388055">
                      <w:marLeft w:val="0"/>
                      <w:marRight w:val="0"/>
                      <w:marTop w:val="0"/>
                      <w:marBottom w:val="0"/>
                      <w:divBdr>
                        <w:top w:val="none" w:sz="0" w:space="0" w:color="auto"/>
                        <w:left w:val="none" w:sz="0" w:space="0" w:color="auto"/>
                        <w:bottom w:val="none" w:sz="0" w:space="0" w:color="auto"/>
                        <w:right w:val="none" w:sz="0" w:space="0" w:color="auto"/>
                      </w:divBdr>
                    </w:div>
                  </w:divsChild>
                </w:div>
                <w:div w:id="1610579501">
                  <w:marLeft w:val="0"/>
                  <w:marRight w:val="0"/>
                  <w:marTop w:val="0"/>
                  <w:marBottom w:val="0"/>
                  <w:divBdr>
                    <w:top w:val="none" w:sz="0" w:space="0" w:color="auto"/>
                    <w:left w:val="none" w:sz="0" w:space="0" w:color="auto"/>
                    <w:bottom w:val="none" w:sz="0" w:space="0" w:color="auto"/>
                    <w:right w:val="none" w:sz="0" w:space="0" w:color="auto"/>
                  </w:divBdr>
                  <w:divsChild>
                    <w:div w:id="70978134">
                      <w:marLeft w:val="0"/>
                      <w:marRight w:val="0"/>
                      <w:marTop w:val="0"/>
                      <w:marBottom w:val="0"/>
                      <w:divBdr>
                        <w:top w:val="none" w:sz="0" w:space="0" w:color="auto"/>
                        <w:left w:val="none" w:sz="0" w:space="0" w:color="auto"/>
                        <w:bottom w:val="none" w:sz="0" w:space="0" w:color="auto"/>
                        <w:right w:val="none" w:sz="0" w:space="0" w:color="auto"/>
                      </w:divBdr>
                    </w:div>
                    <w:div w:id="1020861715">
                      <w:marLeft w:val="0"/>
                      <w:marRight w:val="0"/>
                      <w:marTop w:val="0"/>
                      <w:marBottom w:val="0"/>
                      <w:divBdr>
                        <w:top w:val="none" w:sz="0" w:space="0" w:color="auto"/>
                        <w:left w:val="none" w:sz="0" w:space="0" w:color="auto"/>
                        <w:bottom w:val="none" w:sz="0" w:space="0" w:color="auto"/>
                        <w:right w:val="none" w:sz="0" w:space="0" w:color="auto"/>
                      </w:divBdr>
                    </w:div>
                  </w:divsChild>
                </w:div>
                <w:div w:id="1616987726">
                  <w:marLeft w:val="0"/>
                  <w:marRight w:val="0"/>
                  <w:marTop w:val="0"/>
                  <w:marBottom w:val="0"/>
                  <w:divBdr>
                    <w:top w:val="none" w:sz="0" w:space="0" w:color="auto"/>
                    <w:left w:val="none" w:sz="0" w:space="0" w:color="auto"/>
                    <w:bottom w:val="none" w:sz="0" w:space="0" w:color="auto"/>
                    <w:right w:val="none" w:sz="0" w:space="0" w:color="auto"/>
                  </w:divBdr>
                  <w:divsChild>
                    <w:div w:id="1565293125">
                      <w:marLeft w:val="0"/>
                      <w:marRight w:val="0"/>
                      <w:marTop w:val="0"/>
                      <w:marBottom w:val="0"/>
                      <w:divBdr>
                        <w:top w:val="none" w:sz="0" w:space="0" w:color="auto"/>
                        <w:left w:val="none" w:sz="0" w:space="0" w:color="auto"/>
                        <w:bottom w:val="none" w:sz="0" w:space="0" w:color="auto"/>
                        <w:right w:val="none" w:sz="0" w:space="0" w:color="auto"/>
                      </w:divBdr>
                    </w:div>
                  </w:divsChild>
                </w:div>
                <w:div w:id="1637296256">
                  <w:marLeft w:val="0"/>
                  <w:marRight w:val="0"/>
                  <w:marTop w:val="0"/>
                  <w:marBottom w:val="0"/>
                  <w:divBdr>
                    <w:top w:val="none" w:sz="0" w:space="0" w:color="auto"/>
                    <w:left w:val="none" w:sz="0" w:space="0" w:color="auto"/>
                    <w:bottom w:val="none" w:sz="0" w:space="0" w:color="auto"/>
                    <w:right w:val="none" w:sz="0" w:space="0" w:color="auto"/>
                  </w:divBdr>
                  <w:divsChild>
                    <w:div w:id="398943880">
                      <w:marLeft w:val="0"/>
                      <w:marRight w:val="0"/>
                      <w:marTop w:val="0"/>
                      <w:marBottom w:val="0"/>
                      <w:divBdr>
                        <w:top w:val="none" w:sz="0" w:space="0" w:color="auto"/>
                        <w:left w:val="none" w:sz="0" w:space="0" w:color="auto"/>
                        <w:bottom w:val="none" w:sz="0" w:space="0" w:color="auto"/>
                        <w:right w:val="none" w:sz="0" w:space="0" w:color="auto"/>
                      </w:divBdr>
                    </w:div>
                    <w:div w:id="1288394577">
                      <w:marLeft w:val="0"/>
                      <w:marRight w:val="0"/>
                      <w:marTop w:val="0"/>
                      <w:marBottom w:val="0"/>
                      <w:divBdr>
                        <w:top w:val="none" w:sz="0" w:space="0" w:color="auto"/>
                        <w:left w:val="none" w:sz="0" w:space="0" w:color="auto"/>
                        <w:bottom w:val="none" w:sz="0" w:space="0" w:color="auto"/>
                        <w:right w:val="none" w:sz="0" w:space="0" w:color="auto"/>
                      </w:divBdr>
                    </w:div>
                    <w:div w:id="1608852600">
                      <w:marLeft w:val="0"/>
                      <w:marRight w:val="0"/>
                      <w:marTop w:val="0"/>
                      <w:marBottom w:val="0"/>
                      <w:divBdr>
                        <w:top w:val="none" w:sz="0" w:space="0" w:color="auto"/>
                        <w:left w:val="none" w:sz="0" w:space="0" w:color="auto"/>
                        <w:bottom w:val="none" w:sz="0" w:space="0" w:color="auto"/>
                        <w:right w:val="none" w:sz="0" w:space="0" w:color="auto"/>
                      </w:divBdr>
                    </w:div>
                  </w:divsChild>
                </w:div>
                <w:div w:id="1656452854">
                  <w:marLeft w:val="0"/>
                  <w:marRight w:val="0"/>
                  <w:marTop w:val="0"/>
                  <w:marBottom w:val="0"/>
                  <w:divBdr>
                    <w:top w:val="none" w:sz="0" w:space="0" w:color="auto"/>
                    <w:left w:val="none" w:sz="0" w:space="0" w:color="auto"/>
                    <w:bottom w:val="none" w:sz="0" w:space="0" w:color="auto"/>
                    <w:right w:val="none" w:sz="0" w:space="0" w:color="auto"/>
                  </w:divBdr>
                  <w:divsChild>
                    <w:div w:id="389812793">
                      <w:marLeft w:val="0"/>
                      <w:marRight w:val="0"/>
                      <w:marTop w:val="0"/>
                      <w:marBottom w:val="0"/>
                      <w:divBdr>
                        <w:top w:val="none" w:sz="0" w:space="0" w:color="auto"/>
                        <w:left w:val="none" w:sz="0" w:space="0" w:color="auto"/>
                        <w:bottom w:val="none" w:sz="0" w:space="0" w:color="auto"/>
                        <w:right w:val="none" w:sz="0" w:space="0" w:color="auto"/>
                      </w:divBdr>
                    </w:div>
                    <w:div w:id="2064256280">
                      <w:marLeft w:val="0"/>
                      <w:marRight w:val="0"/>
                      <w:marTop w:val="0"/>
                      <w:marBottom w:val="0"/>
                      <w:divBdr>
                        <w:top w:val="none" w:sz="0" w:space="0" w:color="auto"/>
                        <w:left w:val="none" w:sz="0" w:space="0" w:color="auto"/>
                        <w:bottom w:val="none" w:sz="0" w:space="0" w:color="auto"/>
                        <w:right w:val="none" w:sz="0" w:space="0" w:color="auto"/>
                      </w:divBdr>
                    </w:div>
                  </w:divsChild>
                </w:div>
                <w:div w:id="1658682832">
                  <w:marLeft w:val="0"/>
                  <w:marRight w:val="0"/>
                  <w:marTop w:val="0"/>
                  <w:marBottom w:val="0"/>
                  <w:divBdr>
                    <w:top w:val="none" w:sz="0" w:space="0" w:color="auto"/>
                    <w:left w:val="none" w:sz="0" w:space="0" w:color="auto"/>
                    <w:bottom w:val="none" w:sz="0" w:space="0" w:color="auto"/>
                    <w:right w:val="none" w:sz="0" w:space="0" w:color="auto"/>
                  </w:divBdr>
                  <w:divsChild>
                    <w:div w:id="68886313">
                      <w:marLeft w:val="0"/>
                      <w:marRight w:val="0"/>
                      <w:marTop w:val="0"/>
                      <w:marBottom w:val="0"/>
                      <w:divBdr>
                        <w:top w:val="none" w:sz="0" w:space="0" w:color="auto"/>
                        <w:left w:val="none" w:sz="0" w:space="0" w:color="auto"/>
                        <w:bottom w:val="none" w:sz="0" w:space="0" w:color="auto"/>
                        <w:right w:val="none" w:sz="0" w:space="0" w:color="auto"/>
                      </w:divBdr>
                    </w:div>
                    <w:div w:id="191312238">
                      <w:marLeft w:val="0"/>
                      <w:marRight w:val="0"/>
                      <w:marTop w:val="0"/>
                      <w:marBottom w:val="0"/>
                      <w:divBdr>
                        <w:top w:val="none" w:sz="0" w:space="0" w:color="auto"/>
                        <w:left w:val="none" w:sz="0" w:space="0" w:color="auto"/>
                        <w:bottom w:val="none" w:sz="0" w:space="0" w:color="auto"/>
                        <w:right w:val="none" w:sz="0" w:space="0" w:color="auto"/>
                      </w:divBdr>
                    </w:div>
                  </w:divsChild>
                </w:div>
                <w:div w:id="1667787180">
                  <w:marLeft w:val="0"/>
                  <w:marRight w:val="0"/>
                  <w:marTop w:val="0"/>
                  <w:marBottom w:val="0"/>
                  <w:divBdr>
                    <w:top w:val="none" w:sz="0" w:space="0" w:color="auto"/>
                    <w:left w:val="none" w:sz="0" w:space="0" w:color="auto"/>
                    <w:bottom w:val="none" w:sz="0" w:space="0" w:color="auto"/>
                    <w:right w:val="none" w:sz="0" w:space="0" w:color="auto"/>
                  </w:divBdr>
                  <w:divsChild>
                    <w:div w:id="1939898289">
                      <w:marLeft w:val="0"/>
                      <w:marRight w:val="0"/>
                      <w:marTop w:val="0"/>
                      <w:marBottom w:val="0"/>
                      <w:divBdr>
                        <w:top w:val="none" w:sz="0" w:space="0" w:color="auto"/>
                        <w:left w:val="none" w:sz="0" w:space="0" w:color="auto"/>
                        <w:bottom w:val="none" w:sz="0" w:space="0" w:color="auto"/>
                        <w:right w:val="none" w:sz="0" w:space="0" w:color="auto"/>
                      </w:divBdr>
                    </w:div>
                  </w:divsChild>
                </w:div>
                <w:div w:id="1682512038">
                  <w:marLeft w:val="0"/>
                  <w:marRight w:val="0"/>
                  <w:marTop w:val="0"/>
                  <w:marBottom w:val="0"/>
                  <w:divBdr>
                    <w:top w:val="none" w:sz="0" w:space="0" w:color="auto"/>
                    <w:left w:val="none" w:sz="0" w:space="0" w:color="auto"/>
                    <w:bottom w:val="none" w:sz="0" w:space="0" w:color="auto"/>
                    <w:right w:val="none" w:sz="0" w:space="0" w:color="auto"/>
                  </w:divBdr>
                  <w:divsChild>
                    <w:div w:id="754667918">
                      <w:marLeft w:val="0"/>
                      <w:marRight w:val="0"/>
                      <w:marTop w:val="0"/>
                      <w:marBottom w:val="0"/>
                      <w:divBdr>
                        <w:top w:val="none" w:sz="0" w:space="0" w:color="auto"/>
                        <w:left w:val="none" w:sz="0" w:space="0" w:color="auto"/>
                        <w:bottom w:val="none" w:sz="0" w:space="0" w:color="auto"/>
                        <w:right w:val="none" w:sz="0" w:space="0" w:color="auto"/>
                      </w:divBdr>
                    </w:div>
                  </w:divsChild>
                </w:div>
                <w:div w:id="1695770627">
                  <w:marLeft w:val="0"/>
                  <w:marRight w:val="0"/>
                  <w:marTop w:val="0"/>
                  <w:marBottom w:val="0"/>
                  <w:divBdr>
                    <w:top w:val="none" w:sz="0" w:space="0" w:color="auto"/>
                    <w:left w:val="none" w:sz="0" w:space="0" w:color="auto"/>
                    <w:bottom w:val="none" w:sz="0" w:space="0" w:color="auto"/>
                    <w:right w:val="none" w:sz="0" w:space="0" w:color="auto"/>
                  </w:divBdr>
                  <w:divsChild>
                    <w:div w:id="586966216">
                      <w:marLeft w:val="0"/>
                      <w:marRight w:val="0"/>
                      <w:marTop w:val="0"/>
                      <w:marBottom w:val="0"/>
                      <w:divBdr>
                        <w:top w:val="none" w:sz="0" w:space="0" w:color="auto"/>
                        <w:left w:val="none" w:sz="0" w:space="0" w:color="auto"/>
                        <w:bottom w:val="none" w:sz="0" w:space="0" w:color="auto"/>
                        <w:right w:val="none" w:sz="0" w:space="0" w:color="auto"/>
                      </w:divBdr>
                    </w:div>
                    <w:div w:id="1605116728">
                      <w:marLeft w:val="0"/>
                      <w:marRight w:val="0"/>
                      <w:marTop w:val="0"/>
                      <w:marBottom w:val="0"/>
                      <w:divBdr>
                        <w:top w:val="none" w:sz="0" w:space="0" w:color="auto"/>
                        <w:left w:val="none" w:sz="0" w:space="0" w:color="auto"/>
                        <w:bottom w:val="none" w:sz="0" w:space="0" w:color="auto"/>
                        <w:right w:val="none" w:sz="0" w:space="0" w:color="auto"/>
                      </w:divBdr>
                    </w:div>
                  </w:divsChild>
                </w:div>
                <w:div w:id="1699619869">
                  <w:marLeft w:val="0"/>
                  <w:marRight w:val="0"/>
                  <w:marTop w:val="0"/>
                  <w:marBottom w:val="0"/>
                  <w:divBdr>
                    <w:top w:val="none" w:sz="0" w:space="0" w:color="auto"/>
                    <w:left w:val="none" w:sz="0" w:space="0" w:color="auto"/>
                    <w:bottom w:val="none" w:sz="0" w:space="0" w:color="auto"/>
                    <w:right w:val="none" w:sz="0" w:space="0" w:color="auto"/>
                  </w:divBdr>
                  <w:divsChild>
                    <w:div w:id="1634092561">
                      <w:marLeft w:val="0"/>
                      <w:marRight w:val="0"/>
                      <w:marTop w:val="0"/>
                      <w:marBottom w:val="0"/>
                      <w:divBdr>
                        <w:top w:val="none" w:sz="0" w:space="0" w:color="auto"/>
                        <w:left w:val="none" w:sz="0" w:space="0" w:color="auto"/>
                        <w:bottom w:val="none" w:sz="0" w:space="0" w:color="auto"/>
                        <w:right w:val="none" w:sz="0" w:space="0" w:color="auto"/>
                      </w:divBdr>
                    </w:div>
                    <w:div w:id="1721783728">
                      <w:marLeft w:val="0"/>
                      <w:marRight w:val="0"/>
                      <w:marTop w:val="0"/>
                      <w:marBottom w:val="0"/>
                      <w:divBdr>
                        <w:top w:val="none" w:sz="0" w:space="0" w:color="auto"/>
                        <w:left w:val="none" w:sz="0" w:space="0" w:color="auto"/>
                        <w:bottom w:val="none" w:sz="0" w:space="0" w:color="auto"/>
                        <w:right w:val="none" w:sz="0" w:space="0" w:color="auto"/>
                      </w:divBdr>
                    </w:div>
                  </w:divsChild>
                </w:div>
                <w:div w:id="1711030467">
                  <w:marLeft w:val="0"/>
                  <w:marRight w:val="0"/>
                  <w:marTop w:val="0"/>
                  <w:marBottom w:val="0"/>
                  <w:divBdr>
                    <w:top w:val="none" w:sz="0" w:space="0" w:color="auto"/>
                    <w:left w:val="none" w:sz="0" w:space="0" w:color="auto"/>
                    <w:bottom w:val="none" w:sz="0" w:space="0" w:color="auto"/>
                    <w:right w:val="none" w:sz="0" w:space="0" w:color="auto"/>
                  </w:divBdr>
                  <w:divsChild>
                    <w:div w:id="77098815">
                      <w:marLeft w:val="0"/>
                      <w:marRight w:val="0"/>
                      <w:marTop w:val="0"/>
                      <w:marBottom w:val="0"/>
                      <w:divBdr>
                        <w:top w:val="none" w:sz="0" w:space="0" w:color="auto"/>
                        <w:left w:val="none" w:sz="0" w:space="0" w:color="auto"/>
                        <w:bottom w:val="none" w:sz="0" w:space="0" w:color="auto"/>
                        <w:right w:val="none" w:sz="0" w:space="0" w:color="auto"/>
                      </w:divBdr>
                    </w:div>
                  </w:divsChild>
                </w:div>
                <w:div w:id="1725173388">
                  <w:marLeft w:val="0"/>
                  <w:marRight w:val="0"/>
                  <w:marTop w:val="0"/>
                  <w:marBottom w:val="0"/>
                  <w:divBdr>
                    <w:top w:val="none" w:sz="0" w:space="0" w:color="auto"/>
                    <w:left w:val="none" w:sz="0" w:space="0" w:color="auto"/>
                    <w:bottom w:val="none" w:sz="0" w:space="0" w:color="auto"/>
                    <w:right w:val="none" w:sz="0" w:space="0" w:color="auto"/>
                  </w:divBdr>
                  <w:divsChild>
                    <w:div w:id="74786828">
                      <w:marLeft w:val="0"/>
                      <w:marRight w:val="0"/>
                      <w:marTop w:val="0"/>
                      <w:marBottom w:val="0"/>
                      <w:divBdr>
                        <w:top w:val="none" w:sz="0" w:space="0" w:color="auto"/>
                        <w:left w:val="none" w:sz="0" w:space="0" w:color="auto"/>
                        <w:bottom w:val="none" w:sz="0" w:space="0" w:color="auto"/>
                        <w:right w:val="none" w:sz="0" w:space="0" w:color="auto"/>
                      </w:divBdr>
                    </w:div>
                    <w:div w:id="303969250">
                      <w:marLeft w:val="0"/>
                      <w:marRight w:val="0"/>
                      <w:marTop w:val="0"/>
                      <w:marBottom w:val="0"/>
                      <w:divBdr>
                        <w:top w:val="none" w:sz="0" w:space="0" w:color="auto"/>
                        <w:left w:val="none" w:sz="0" w:space="0" w:color="auto"/>
                        <w:bottom w:val="none" w:sz="0" w:space="0" w:color="auto"/>
                        <w:right w:val="none" w:sz="0" w:space="0" w:color="auto"/>
                      </w:divBdr>
                    </w:div>
                    <w:div w:id="832795394">
                      <w:marLeft w:val="0"/>
                      <w:marRight w:val="0"/>
                      <w:marTop w:val="0"/>
                      <w:marBottom w:val="0"/>
                      <w:divBdr>
                        <w:top w:val="none" w:sz="0" w:space="0" w:color="auto"/>
                        <w:left w:val="none" w:sz="0" w:space="0" w:color="auto"/>
                        <w:bottom w:val="none" w:sz="0" w:space="0" w:color="auto"/>
                        <w:right w:val="none" w:sz="0" w:space="0" w:color="auto"/>
                      </w:divBdr>
                    </w:div>
                    <w:div w:id="1562209364">
                      <w:marLeft w:val="0"/>
                      <w:marRight w:val="0"/>
                      <w:marTop w:val="0"/>
                      <w:marBottom w:val="0"/>
                      <w:divBdr>
                        <w:top w:val="none" w:sz="0" w:space="0" w:color="auto"/>
                        <w:left w:val="none" w:sz="0" w:space="0" w:color="auto"/>
                        <w:bottom w:val="none" w:sz="0" w:space="0" w:color="auto"/>
                        <w:right w:val="none" w:sz="0" w:space="0" w:color="auto"/>
                      </w:divBdr>
                    </w:div>
                  </w:divsChild>
                </w:div>
                <w:div w:id="1731229099">
                  <w:marLeft w:val="0"/>
                  <w:marRight w:val="0"/>
                  <w:marTop w:val="0"/>
                  <w:marBottom w:val="0"/>
                  <w:divBdr>
                    <w:top w:val="none" w:sz="0" w:space="0" w:color="auto"/>
                    <w:left w:val="none" w:sz="0" w:space="0" w:color="auto"/>
                    <w:bottom w:val="none" w:sz="0" w:space="0" w:color="auto"/>
                    <w:right w:val="none" w:sz="0" w:space="0" w:color="auto"/>
                  </w:divBdr>
                  <w:divsChild>
                    <w:div w:id="438718756">
                      <w:marLeft w:val="0"/>
                      <w:marRight w:val="0"/>
                      <w:marTop w:val="0"/>
                      <w:marBottom w:val="0"/>
                      <w:divBdr>
                        <w:top w:val="none" w:sz="0" w:space="0" w:color="auto"/>
                        <w:left w:val="none" w:sz="0" w:space="0" w:color="auto"/>
                        <w:bottom w:val="none" w:sz="0" w:space="0" w:color="auto"/>
                        <w:right w:val="none" w:sz="0" w:space="0" w:color="auto"/>
                      </w:divBdr>
                    </w:div>
                    <w:div w:id="2001304191">
                      <w:marLeft w:val="0"/>
                      <w:marRight w:val="0"/>
                      <w:marTop w:val="0"/>
                      <w:marBottom w:val="0"/>
                      <w:divBdr>
                        <w:top w:val="none" w:sz="0" w:space="0" w:color="auto"/>
                        <w:left w:val="none" w:sz="0" w:space="0" w:color="auto"/>
                        <w:bottom w:val="none" w:sz="0" w:space="0" w:color="auto"/>
                        <w:right w:val="none" w:sz="0" w:space="0" w:color="auto"/>
                      </w:divBdr>
                    </w:div>
                  </w:divsChild>
                </w:div>
                <w:div w:id="1762946712">
                  <w:marLeft w:val="0"/>
                  <w:marRight w:val="0"/>
                  <w:marTop w:val="0"/>
                  <w:marBottom w:val="0"/>
                  <w:divBdr>
                    <w:top w:val="none" w:sz="0" w:space="0" w:color="auto"/>
                    <w:left w:val="none" w:sz="0" w:space="0" w:color="auto"/>
                    <w:bottom w:val="none" w:sz="0" w:space="0" w:color="auto"/>
                    <w:right w:val="none" w:sz="0" w:space="0" w:color="auto"/>
                  </w:divBdr>
                  <w:divsChild>
                    <w:div w:id="1727339418">
                      <w:marLeft w:val="0"/>
                      <w:marRight w:val="0"/>
                      <w:marTop w:val="0"/>
                      <w:marBottom w:val="0"/>
                      <w:divBdr>
                        <w:top w:val="none" w:sz="0" w:space="0" w:color="auto"/>
                        <w:left w:val="none" w:sz="0" w:space="0" w:color="auto"/>
                        <w:bottom w:val="none" w:sz="0" w:space="0" w:color="auto"/>
                        <w:right w:val="none" w:sz="0" w:space="0" w:color="auto"/>
                      </w:divBdr>
                    </w:div>
                    <w:div w:id="2060400009">
                      <w:marLeft w:val="0"/>
                      <w:marRight w:val="0"/>
                      <w:marTop w:val="0"/>
                      <w:marBottom w:val="0"/>
                      <w:divBdr>
                        <w:top w:val="none" w:sz="0" w:space="0" w:color="auto"/>
                        <w:left w:val="none" w:sz="0" w:space="0" w:color="auto"/>
                        <w:bottom w:val="none" w:sz="0" w:space="0" w:color="auto"/>
                        <w:right w:val="none" w:sz="0" w:space="0" w:color="auto"/>
                      </w:divBdr>
                    </w:div>
                  </w:divsChild>
                </w:div>
                <w:div w:id="1768499307">
                  <w:marLeft w:val="0"/>
                  <w:marRight w:val="0"/>
                  <w:marTop w:val="0"/>
                  <w:marBottom w:val="0"/>
                  <w:divBdr>
                    <w:top w:val="none" w:sz="0" w:space="0" w:color="auto"/>
                    <w:left w:val="none" w:sz="0" w:space="0" w:color="auto"/>
                    <w:bottom w:val="none" w:sz="0" w:space="0" w:color="auto"/>
                    <w:right w:val="none" w:sz="0" w:space="0" w:color="auto"/>
                  </w:divBdr>
                  <w:divsChild>
                    <w:div w:id="766002044">
                      <w:marLeft w:val="0"/>
                      <w:marRight w:val="0"/>
                      <w:marTop w:val="0"/>
                      <w:marBottom w:val="0"/>
                      <w:divBdr>
                        <w:top w:val="none" w:sz="0" w:space="0" w:color="auto"/>
                        <w:left w:val="none" w:sz="0" w:space="0" w:color="auto"/>
                        <w:bottom w:val="none" w:sz="0" w:space="0" w:color="auto"/>
                        <w:right w:val="none" w:sz="0" w:space="0" w:color="auto"/>
                      </w:divBdr>
                    </w:div>
                    <w:div w:id="1171724589">
                      <w:marLeft w:val="0"/>
                      <w:marRight w:val="0"/>
                      <w:marTop w:val="0"/>
                      <w:marBottom w:val="0"/>
                      <w:divBdr>
                        <w:top w:val="none" w:sz="0" w:space="0" w:color="auto"/>
                        <w:left w:val="none" w:sz="0" w:space="0" w:color="auto"/>
                        <w:bottom w:val="none" w:sz="0" w:space="0" w:color="auto"/>
                        <w:right w:val="none" w:sz="0" w:space="0" w:color="auto"/>
                      </w:divBdr>
                    </w:div>
                  </w:divsChild>
                </w:div>
                <w:div w:id="1769347037">
                  <w:marLeft w:val="0"/>
                  <w:marRight w:val="0"/>
                  <w:marTop w:val="0"/>
                  <w:marBottom w:val="0"/>
                  <w:divBdr>
                    <w:top w:val="none" w:sz="0" w:space="0" w:color="auto"/>
                    <w:left w:val="none" w:sz="0" w:space="0" w:color="auto"/>
                    <w:bottom w:val="none" w:sz="0" w:space="0" w:color="auto"/>
                    <w:right w:val="none" w:sz="0" w:space="0" w:color="auto"/>
                  </w:divBdr>
                  <w:divsChild>
                    <w:div w:id="1368750198">
                      <w:marLeft w:val="0"/>
                      <w:marRight w:val="0"/>
                      <w:marTop w:val="0"/>
                      <w:marBottom w:val="0"/>
                      <w:divBdr>
                        <w:top w:val="none" w:sz="0" w:space="0" w:color="auto"/>
                        <w:left w:val="none" w:sz="0" w:space="0" w:color="auto"/>
                        <w:bottom w:val="none" w:sz="0" w:space="0" w:color="auto"/>
                        <w:right w:val="none" w:sz="0" w:space="0" w:color="auto"/>
                      </w:divBdr>
                    </w:div>
                  </w:divsChild>
                </w:div>
                <w:div w:id="1772386976">
                  <w:marLeft w:val="0"/>
                  <w:marRight w:val="0"/>
                  <w:marTop w:val="0"/>
                  <w:marBottom w:val="0"/>
                  <w:divBdr>
                    <w:top w:val="none" w:sz="0" w:space="0" w:color="auto"/>
                    <w:left w:val="none" w:sz="0" w:space="0" w:color="auto"/>
                    <w:bottom w:val="none" w:sz="0" w:space="0" w:color="auto"/>
                    <w:right w:val="none" w:sz="0" w:space="0" w:color="auto"/>
                  </w:divBdr>
                  <w:divsChild>
                    <w:div w:id="191385491">
                      <w:marLeft w:val="0"/>
                      <w:marRight w:val="0"/>
                      <w:marTop w:val="0"/>
                      <w:marBottom w:val="0"/>
                      <w:divBdr>
                        <w:top w:val="none" w:sz="0" w:space="0" w:color="auto"/>
                        <w:left w:val="none" w:sz="0" w:space="0" w:color="auto"/>
                        <w:bottom w:val="none" w:sz="0" w:space="0" w:color="auto"/>
                        <w:right w:val="none" w:sz="0" w:space="0" w:color="auto"/>
                      </w:divBdr>
                    </w:div>
                  </w:divsChild>
                </w:div>
                <w:div w:id="1776904013">
                  <w:marLeft w:val="0"/>
                  <w:marRight w:val="0"/>
                  <w:marTop w:val="0"/>
                  <w:marBottom w:val="0"/>
                  <w:divBdr>
                    <w:top w:val="none" w:sz="0" w:space="0" w:color="auto"/>
                    <w:left w:val="none" w:sz="0" w:space="0" w:color="auto"/>
                    <w:bottom w:val="none" w:sz="0" w:space="0" w:color="auto"/>
                    <w:right w:val="none" w:sz="0" w:space="0" w:color="auto"/>
                  </w:divBdr>
                  <w:divsChild>
                    <w:div w:id="1650788812">
                      <w:marLeft w:val="0"/>
                      <w:marRight w:val="0"/>
                      <w:marTop w:val="0"/>
                      <w:marBottom w:val="0"/>
                      <w:divBdr>
                        <w:top w:val="none" w:sz="0" w:space="0" w:color="auto"/>
                        <w:left w:val="none" w:sz="0" w:space="0" w:color="auto"/>
                        <w:bottom w:val="none" w:sz="0" w:space="0" w:color="auto"/>
                        <w:right w:val="none" w:sz="0" w:space="0" w:color="auto"/>
                      </w:divBdr>
                    </w:div>
                  </w:divsChild>
                </w:div>
                <w:div w:id="1777821910">
                  <w:marLeft w:val="0"/>
                  <w:marRight w:val="0"/>
                  <w:marTop w:val="0"/>
                  <w:marBottom w:val="0"/>
                  <w:divBdr>
                    <w:top w:val="none" w:sz="0" w:space="0" w:color="auto"/>
                    <w:left w:val="none" w:sz="0" w:space="0" w:color="auto"/>
                    <w:bottom w:val="none" w:sz="0" w:space="0" w:color="auto"/>
                    <w:right w:val="none" w:sz="0" w:space="0" w:color="auto"/>
                  </w:divBdr>
                  <w:divsChild>
                    <w:div w:id="1645813141">
                      <w:marLeft w:val="0"/>
                      <w:marRight w:val="0"/>
                      <w:marTop w:val="0"/>
                      <w:marBottom w:val="0"/>
                      <w:divBdr>
                        <w:top w:val="none" w:sz="0" w:space="0" w:color="auto"/>
                        <w:left w:val="none" w:sz="0" w:space="0" w:color="auto"/>
                        <w:bottom w:val="none" w:sz="0" w:space="0" w:color="auto"/>
                        <w:right w:val="none" w:sz="0" w:space="0" w:color="auto"/>
                      </w:divBdr>
                    </w:div>
                  </w:divsChild>
                </w:div>
                <w:div w:id="1845971669">
                  <w:marLeft w:val="0"/>
                  <w:marRight w:val="0"/>
                  <w:marTop w:val="0"/>
                  <w:marBottom w:val="0"/>
                  <w:divBdr>
                    <w:top w:val="none" w:sz="0" w:space="0" w:color="auto"/>
                    <w:left w:val="none" w:sz="0" w:space="0" w:color="auto"/>
                    <w:bottom w:val="none" w:sz="0" w:space="0" w:color="auto"/>
                    <w:right w:val="none" w:sz="0" w:space="0" w:color="auto"/>
                  </w:divBdr>
                  <w:divsChild>
                    <w:div w:id="290525589">
                      <w:marLeft w:val="0"/>
                      <w:marRight w:val="0"/>
                      <w:marTop w:val="0"/>
                      <w:marBottom w:val="0"/>
                      <w:divBdr>
                        <w:top w:val="none" w:sz="0" w:space="0" w:color="auto"/>
                        <w:left w:val="none" w:sz="0" w:space="0" w:color="auto"/>
                        <w:bottom w:val="none" w:sz="0" w:space="0" w:color="auto"/>
                        <w:right w:val="none" w:sz="0" w:space="0" w:color="auto"/>
                      </w:divBdr>
                    </w:div>
                    <w:div w:id="1349258277">
                      <w:marLeft w:val="0"/>
                      <w:marRight w:val="0"/>
                      <w:marTop w:val="0"/>
                      <w:marBottom w:val="0"/>
                      <w:divBdr>
                        <w:top w:val="none" w:sz="0" w:space="0" w:color="auto"/>
                        <w:left w:val="none" w:sz="0" w:space="0" w:color="auto"/>
                        <w:bottom w:val="none" w:sz="0" w:space="0" w:color="auto"/>
                        <w:right w:val="none" w:sz="0" w:space="0" w:color="auto"/>
                      </w:divBdr>
                    </w:div>
                  </w:divsChild>
                </w:div>
                <w:div w:id="1859151746">
                  <w:marLeft w:val="0"/>
                  <w:marRight w:val="0"/>
                  <w:marTop w:val="0"/>
                  <w:marBottom w:val="0"/>
                  <w:divBdr>
                    <w:top w:val="none" w:sz="0" w:space="0" w:color="auto"/>
                    <w:left w:val="none" w:sz="0" w:space="0" w:color="auto"/>
                    <w:bottom w:val="none" w:sz="0" w:space="0" w:color="auto"/>
                    <w:right w:val="none" w:sz="0" w:space="0" w:color="auto"/>
                  </w:divBdr>
                  <w:divsChild>
                    <w:div w:id="94256483">
                      <w:marLeft w:val="0"/>
                      <w:marRight w:val="0"/>
                      <w:marTop w:val="0"/>
                      <w:marBottom w:val="0"/>
                      <w:divBdr>
                        <w:top w:val="none" w:sz="0" w:space="0" w:color="auto"/>
                        <w:left w:val="none" w:sz="0" w:space="0" w:color="auto"/>
                        <w:bottom w:val="none" w:sz="0" w:space="0" w:color="auto"/>
                        <w:right w:val="none" w:sz="0" w:space="0" w:color="auto"/>
                      </w:divBdr>
                    </w:div>
                    <w:div w:id="820459579">
                      <w:marLeft w:val="0"/>
                      <w:marRight w:val="0"/>
                      <w:marTop w:val="0"/>
                      <w:marBottom w:val="0"/>
                      <w:divBdr>
                        <w:top w:val="none" w:sz="0" w:space="0" w:color="auto"/>
                        <w:left w:val="none" w:sz="0" w:space="0" w:color="auto"/>
                        <w:bottom w:val="none" w:sz="0" w:space="0" w:color="auto"/>
                        <w:right w:val="none" w:sz="0" w:space="0" w:color="auto"/>
                      </w:divBdr>
                    </w:div>
                    <w:div w:id="1224561783">
                      <w:marLeft w:val="0"/>
                      <w:marRight w:val="0"/>
                      <w:marTop w:val="0"/>
                      <w:marBottom w:val="0"/>
                      <w:divBdr>
                        <w:top w:val="none" w:sz="0" w:space="0" w:color="auto"/>
                        <w:left w:val="none" w:sz="0" w:space="0" w:color="auto"/>
                        <w:bottom w:val="none" w:sz="0" w:space="0" w:color="auto"/>
                        <w:right w:val="none" w:sz="0" w:space="0" w:color="auto"/>
                      </w:divBdr>
                    </w:div>
                  </w:divsChild>
                </w:div>
                <w:div w:id="1895312812">
                  <w:marLeft w:val="0"/>
                  <w:marRight w:val="0"/>
                  <w:marTop w:val="0"/>
                  <w:marBottom w:val="0"/>
                  <w:divBdr>
                    <w:top w:val="none" w:sz="0" w:space="0" w:color="auto"/>
                    <w:left w:val="none" w:sz="0" w:space="0" w:color="auto"/>
                    <w:bottom w:val="none" w:sz="0" w:space="0" w:color="auto"/>
                    <w:right w:val="none" w:sz="0" w:space="0" w:color="auto"/>
                  </w:divBdr>
                  <w:divsChild>
                    <w:div w:id="1568956602">
                      <w:marLeft w:val="0"/>
                      <w:marRight w:val="0"/>
                      <w:marTop w:val="0"/>
                      <w:marBottom w:val="0"/>
                      <w:divBdr>
                        <w:top w:val="none" w:sz="0" w:space="0" w:color="auto"/>
                        <w:left w:val="none" w:sz="0" w:space="0" w:color="auto"/>
                        <w:bottom w:val="none" w:sz="0" w:space="0" w:color="auto"/>
                        <w:right w:val="none" w:sz="0" w:space="0" w:color="auto"/>
                      </w:divBdr>
                    </w:div>
                  </w:divsChild>
                </w:div>
                <w:div w:id="1930196110">
                  <w:marLeft w:val="0"/>
                  <w:marRight w:val="0"/>
                  <w:marTop w:val="0"/>
                  <w:marBottom w:val="0"/>
                  <w:divBdr>
                    <w:top w:val="none" w:sz="0" w:space="0" w:color="auto"/>
                    <w:left w:val="none" w:sz="0" w:space="0" w:color="auto"/>
                    <w:bottom w:val="none" w:sz="0" w:space="0" w:color="auto"/>
                    <w:right w:val="none" w:sz="0" w:space="0" w:color="auto"/>
                  </w:divBdr>
                  <w:divsChild>
                    <w:div w:id="304092051">
                      <w:marLeft w:val="0"/>
                      <w:marRight w:val="0"/>
                      <w:marTop w:val="0"/>
                      <w:marBottom w:val="0"/>
                      <w:divBdr>
                        <w:top w:val="none" w:sz="0" w:space="0" w:color="auto"/>
                        <w:left w:val="none" w:sz="0" w:space="0" w:color="auto"/>
                        <w:bottom w:val="none" w:sz="0" w:space="0" w:color="auto"/>
                        <w:right w:val="none" w:sz="0" w:space="0" w:color="auto"/>
                      </w:divBdr>
                    </w:div>
                    <w:div w:id="1645311950">
                      <w:marLeft w:val="0"/>
                      <w:marRight w:val="0"/>
                      <w:marTop w:val="0"/>
                      <w:marBottom w:val="0"/>
                      <w:divBdr>
                        <w:top w:val="none" w:sz="0" w:space="0" w:color="auto"/>
                        <w:left w:val="none" w:sz="0" w:space="0" w:color="auto"/>
                        <w:bottom w:val="none" w:sz="0" w:space="0" w:color="auto"/>
                        <w:right w:val="none" w:sz="0" w:space="0" w:color="auto"/>
                      </w:divBdr>
                    </w:div>
                  </w:divsChild>
                </w:div>
                <w:div w:id="1979189846">
                  <w:marLeft w:val="0"/>
                  <w:marRight w:val="0"/>
                  <w:marTop w:val="0"/>
                  <w:marBottom w:val="0"/>
                  <w:divBdr>
                    <w:top w:val="none" w:sz="0" w:space="0" w:color="auto"/>
                    <w:left w:val="none" w:sz="0" w:space="0" w:color="auto"/>
                    <w:bottom w:val="none" w:sz="0" w:space="0" w:color="auto"/>
                    <w:right w:val="none" w:sz="0" w:space="0" w:color="auto"/>
                  </w:divBdr>
                  <w:divsChild>
                    <w:div w:id="514922477">
                      <w:marLeft w:val="0"/>
                      <w:marRight w:val="0"/>
                      <w:marTop w:val="0"/>
                      <w:marBottom w:val="0"/>
                      <w:divBdr>
                        <w:top w:val="none" w:sz="0" w:space="0" w:color="auto"/>
                        <w:left w:val="none" w:sz="0" w:space="0" w:color="auto"/>
                        <w:bottom w:val="none" w:sz="0" w:space="0" w:color="auto"/>
                        <w:right w:val="none" w:sz="0" w:space="0" w:color="auto"/>
                      </w:divBdr>
                    </w:div>
                  </w:divsChild>
                </w:div>
                <w:div w:id="1987010488">
                  <w:marLeft w:val="0"/>
                  <w:marRight w:val="0"/>
                  <w:marTop w:val="0"/>
                  <w:marBottom w:val="0"/>
                  <w:divBdr>
                    <w:top w:val="none" w:sz="0" w:space="0" w:color="auto"/>
                    <w:left w:val="none" w:sz="0" w:space="0" w:color="auto"/>
                    <w:bottom w:val="none" w:sz="0" w:space="0" w:color="auto"/>
                    <w:right w:val="none" w:sz="0" w:space="0" w:color="auto"/>
                  </w:divBdr>
                  <w:divsChild>
                    <w:div w:id="266357061">
                      <w:marLeft w:val="0"/>
                      <w:marRight w:val="0"/>
                      <w:marTop w:val="0"/>
                      <w:marBottom w:val="0"/>
                      <w:divBdr>
                        <w:top w:val="none" w:sz="0" w:space="0" w:color="auto"/>
                        <w:left w:val="none" w:sz="0" w:space="0" w:color="auto"/>
                        <w:bottom w:val="none" w:sz="0" w:space="0" w:color="auto"/>
                        <w:right w:val="none" w:sz="0" w:space="0" w:color="auto"/>
                      </w:divBdr>
                    </w:div>
                    <w:div w:id="2112386958">
                      <w:marLeft w:val="0"/>
                      <w:marRight w:val="0"/>
                      <w:marTop w:val="0"/>
                      <w:marBottom w:val="0"/>
                      <w:divBdr>
                        <w:top w:val="none" w:sz="0" w:space="0" w:color="auto"/>
                        <w:left w:val="none" w:sz="0" w:space="0" w:color="auto"/>
                        <w:bottom w:val="none" w:sz="0" w:space="0" w:color="auto"/>
                        <w:right w:val="none" w:sz="0" w:space="0" w:color="auto"/>
                      </w:divBdr>
                    </w:div>
                  </w:divsChild>
                </w:div>
                <w:div w:id="1998995543">
                  <w:marLeft w:val="0"/>
                  <w:marRight w:val="0"/>
                  <w:marTop w:val="0"/>
                  <w:marBottom w:val="0"/>
                  <w:divBdr>
                    <w:top w:val="none" w:sz="0" w:space="0" w:color="auto"/>
                    <w:left w:val="none" w:sz="0" w:space="0" w:color="auto"/>
                    <w:bottom w:val="none" w:sz="0" w:space="0" w:color="auto"/>
                    <w:right w:val="none" w:sz="0" w:space="0" w:color="auto"/>
                  </w:divBdr>
                  <w:divsChild>
                    <w:div w:id="41488688">
                      <w:marLeft w:val="0"/>
                      <w:marRight w:val="0"/>
                      <w:marTop w:val="0"/>
                      <w:marBottom w:val="0"/>
                      <w:divBdr>
                        <w:top w:val="none" w:sz="0" w:space="0" w:color="auto"/>
                        <w:left w:val="none" w:sz="0" w:space="0" w:color="auto"/>
                        <w:bottom w:val="none" w:sz="0" w:space="0" w:color="auto"/>
                        <w:right w:val="none" w:sz="0" w:space="0" w:color="auto"/>
                      </w:divBdr>
                    </w:div>
                  </w:divsChild>
                </w:div>
                <w:div w:id="2027249600">
                  <w:marLeft w:val="0"/>
                  <w:marRight w:val="0"/>
                  <w:marTop w:val="0"/>
                  <w:marBottom w:val="0"/>
                  <w:divBdr>
                    <w:top w:val="none" w:sz="0" w:space="0" w:color="auto"/>
                    <w:left w:val="none" w:sz="0" w:space="0" w:color="auto"/>
                    <w:bottom w:val="none" w:sz="0" w:space="0" w:color="auto"/>
                    <w:right w:val="none" w:sz="0" w:space="0" w:color="auto"/>
                  </w:divBdr>
                  <w:divsChild>
                    <w:div w:id="1632862143">
                      <w:marLeft w:val="0"/>
                      <w:marRight w:val="0"/>
                      <w:marTop w:val="0"/>
                      <w:marBottom w:val="0"/>
                      <w:divBdr>
                        <w:top w:val="none" w:sz="0" w:space="0" w:color="auto"/>
                        <w:left w:val="none" w:sz="0" w:space="0" w:color="auto"/>
                        <w:bottom w:val="none" w:sz="0" w:space="0" w:color="auto"/>
                        <w:right w:val="none" w:sz="0" w:space="0" w:color="auto"/>
                      </w:divBdr>
                    </w:div>
                  </w:divsChild>
                </w:div>
                <w:div w:id="2029213644">
                  <w:marLeft w:val="0"/>
                  <w:marRight w:val="0"/>
                  <w:marTop w:val="0"/>
                  <w:marBottom w:val="0"/>
                  <w:divBdr>
                    <w:top w:val="none" w:sz="0" w:space="0" w:color="auto"/>
                    <w:left w:val="none" w:sz="0" w:space="0" w:color="auto"/>
                    <w:bottom w:val="none" w:sz="0" w:space="0" w:color="auto"/>
                    <w:right w:val="none" w:sz="0" w:space="0" w:color="auto"/>
                  </w:divBdr>
                  <w:divsChild>
                    <w:div w:id="1096055858">
                      <w:marLeft w:val="0"/>
                      <w:marRight w:val="0"/>
                      <w:marTop w:val="0"/>
                      <w:marBottom w:val="0"/>
                      <w:divBdr>
                        <w:top w:val="none" w:sz="0" w:space="0" w:color="auto"/>
                        <w:left w:val="none" w:sz="0" w:space="0" w:color="auto"/>
                        <w:bottom w:val="none" w:sz="0" w:space="0" w:color="auto"/>
                        <w:right w:val="none" w:sz="0" w:space="0" w:color="auto"/>
                      </w:divBdr>
                    </w:div>
                    <w:div w:id="1799764085">
                      <w:marLeft w:val="0"/>
                      <w:marRight w:val="0"/>
                      <w:marTop w:val="0"/>
                      <w:marBottom w:val="0"/>
                      <w:divBdr>
                        <w:top w:val="none" w:sz="0" w:space="0" w:color="auto"/>
                        <w:left w:val="none" w:sz="0" w:space="0" w:color="auto"/>
                        <w:bottom w:val="none" w:sz="0" w:space="0" w:color="auto"/>
                        <w:right w:val="none" w:sz="0" w:space="0" w:color="auto"/>
                      </w:divBdr>
                    </w:div>
                    <w:div w:id="1903787118">
                      <w:marLeft w:val="0"/>
                      <w:marRight w:val="0"/>
                      <w:marTop w:val="0"/>
                      <w:marBottom w:val="0"/>
                      <w:divBdr>
                        <w:top w:val="none" w:sz="0" w:space="0" w:color="auto"/>
                        <w:left w:val="none" w:sz="0" w:space="0" w:color="auto"/>
                        <w:bottom w:val="none" w:sz="0" w:space="0" w:color="auto"/>
                        <w:right w:val="none" w:sz="0" w:space="0" w:color="auto"/>
                      </w:divBdr>
                    </w:div>
                  </w:divsChild>
                </w:div>
                <w:div w:id="2052144299">
                  <w:marLeft w:val="0"/>
                  <w:marRight w:val="0"/>
                  <w:marTop w:val="0"/>
                  <w:marBottom w:val="0"/>
                  <w:divBdr>
                    <w:top w:val="none" w:sz="0" w:space="0" w:color="auto"/>
                    <w:left w:val="none" w:sz="0" w:space="0" w:color="auto"/>
                    <w:bottom w:val="none" w:sz="0" w:space="0" w:color="auto"/>
                    <w:right w:val="none" w:sz="0" w:space="0" w:color="auto"/>
                  </w:divBdr>
                  <w:divsChild>
                    <w:div w:id="1102914319">
                      <w:marLeft w:val="0"/>
                      <w:marRight w:val="0"/>
                      <w:marTop w:val="0"/>
                      <w:marBottom w:val="0"/>
                      <w:divBdr>
                        <w:top w:val="none" w:sz="0" w:space="0" w:color="auto"/>
                        <w:left w:val="none" w:sz="0" w:space="0" w:color="auto"/>
                        <w:bottom w:val="none" w:sz="0" w:space="0" w:color="auto"/>
                        <w:right w:val="none" w:sz="0" w:space="0" w:color="auto"/>
                      </w:divBdr>
                    </w:div>
                    <w:div w:id="1654873953">
                      <w:marLeft w:val="0"/>
                      <w:marRight w:val="0"/>
                      <w:marTop w:val="0"/>
                      <w:marBottom w:val="0"/>
                      <w:divBdr>
                        <w:top w:val="none" w:sz="0" w:space="0" w:color="auto"/>
                        <w:left w:val="none" w:sz="0" w:space="0" w:color="auto"/>
                        <w:bottom w:val="none" w:sz="0" w:space="0" w:color="auto"/>
                        <w:right w:val="none" w:sz="0" w:space="0" w:color="auto"/>
                      </w:divBdr>
                    </w:div>
                  </w:divsChild>
                </w:div>
                <w:div w:id="2064714271">
                  <w:marLeft w:val="0"/>
                  <w:marRight w:val="0"/>
                  <w:marTop w:val="0"/>
                  <w:marBottom w:val="0"/>
                  <w:divBdr>
                    <w:top w:val="none" w:sz="0" w:space="0" w:color="auto"/>
                    <w:left w:val="none" w:sz="0" w:space="0" w:color="auto"/>
                    <w:bottom w:val="none" w:sz="0" w:space="0" w:color="auto"/>
                    <w:right w:val="none" w:sz="0" w:space="0" w:color="auto"/>
                  </w:divBdr>
                  <w:divsChild>
                    <w:div w:id="250938057">
                      <w:marLeft w:val="0"/>
                      <w:marRight w:val="0"/>
                      <w:marTop w:val="0"/>
                      <w:marBottom w:val="0"/>
                      <w:divBdr>
                        <w:top w:val="none" w:sz="0" w:space="0" w:color="auto"/>
                        <w:left w:val="none" w:sz="0" w:space="0" w:color="auto"/>
                        <w:bottom w:val="none" w:sz="0" w:space="0" w:color="auto"/>
                        <w:right w:val="none" w:sz="0" w:space="0" w:color="auto"/>
                      </w:divBdr>
                    </w:div>
                    <w:div w:id="351423683">
                      <w:marLeft w:val="0"/>
                      <w:marRight w:val="0"/>
                      <w:marTop w:val="0"/>
                      <w:marBottom w:val="0"/>
                      <w:divBdr>
                        <w:top w:val="none" w:sz="0" w:space="0" w:color="auto"/>
                        <w:left w:val="none" w:sz="0" w:space="0" w:color="auto"/>
                        <w:bottom w:val="none" w:sz="0" w:space="0" w:color="auto"/>
                        <w:right w:val="none" w:sz="0" w:space="0" w:color="auto"/>
                      </w:divBdr>
                    </w:div>
                    <w:div w:id="752432372">
                      <w:marLeft w:val="0"/>
                      <w:marRight w:val="0"/>
                      <w:marTop w:val="0"/>
                      <w:marBottom w:val="0"/>
                      <w:divBdr>
                        <w:top w:val="none" w:sz="0" w:space="0" w:color="auto"/>
                        <w:left w:val="none" w:sz="0" w:space="0" w:color="auto"/>
                        <w:bottom w:val="none" w:sz="0" w:space="0" w:color="auto"/>
                        <w:right w:val="none" w:sz="0" w:space="0" w:color="auto"/>
                      </w:divBdr>
                    </w:div>
                  </w:divsChild>
                </w:div>
                <w:div w:id="2081827232">
                  <w:marLeft w:val="0"/>
                  <w:marRight w:val="0"/>
                  <w:marTop w:val="0"/>
                  <w:marBottom w:val="0"/>
                  <w:divBdr>
                    <w:top w:val="none" w:sz="0" w:space="0" w:color="auto"/>
                    <w:left w:val="none" w:sz="0" w:space="0" w:color="auto"/>
                    <w:bottom w:val="none" w:sz="0" w:space="0" w:color="auto"/>
                    <w:right w:val="none" w:sz="0" w:space="0" w:color="auto"/>
                  </w:divBdr>
                  <w:divsChild>
                    <w:div w:id="1714690260">
                      <w:marLeft w:val="0"/>
                      <w:marRight w:val="0"/>
                      <w:marTop w:val="0"/>
                      <w:marBottom w:val="0"/>
                      <w:divBdr>
                        <w:top w:val="none" w:sz="0" w:space="0" w:color="auto"/>
                        <w:left w:val="none" w:sz="0" w:space="0" w:color="auto"/>
                        <w:bottom w:val="none" w:sz="0" w:space="0" w:color="auto"/>
                        <w:right w:val="none" w:sz="0" w:space="0" w:color="auto"/>
                      </w:divBdr>
                    </w:div>
                  </w:divsChild>
                </w:div>
                <w:div w:id="2091613611">
                  <w:marLeft w:val="0"/>
                  <w:marRight w:val="0"/>
                  <w:marTop w:val="0"/>
                  <w:marBottom w:val="0"/>
                  <w:divBdr>
                    <w:top w:val="none" w:sz="0" w:space="0" w:color="auto"/>
                    <w:left w:val="none" w:sz="0" w:space="0" w:color="auto"/>
                    <w:bottom w:val="none" w:sz="0" w:space="0" w:color="auto"/>
                    <w:right w:val="none" w:sz="0" w:space="0" w:color="auto"/>
                  </w:divBdr>
                  <w:divsChild>
                    <w:div w:id="29651145">
                      <w:marLeft w:val="0"/>
                      <w:marRight w:val="0"/>
                      <w:marTop w:val="0"/>
                      <w:marBottom w:val="0"/>
                      <w:divBdr>
                        <w:top w:val="none" w:sz="0" w:space="0" w:color="auto"/>
                        <w:left w:val="none" w:sz="0" w:space="0" w:color="auto"/>
                        <w:bottom w:val="none" w:sz="0" w:space="0" w:color="auto"/>
                        <w:right w:val="none" w:sz="0" w:space="0" w:color="auto"/>
                      </w:divBdr>
                    </w:div>
                    <w:div w:id="758059626">
                      <w:marLeft w:val="0"/>
                      <w:marRight w:val="0"/>
                      <w:marTop w:val="0"/>
                      <w:marBottom w:val="0"/>
                      <w:divBdr>
                        <w:top w:val="none" w:sz="0" w:space="0" w:color="auto"/>
                        <w:left w:val="none" w:sz="0" w:space="0" w:color="auto"/>
                        <w:bottom w:val="none" w:sz="0" w:space="0" w:color="auto"/>
                        <w:right w:val="none" w:sz="0" w:space="0" w:color="auto"/>
                      </w:divBdr>
                    </w:div>
                  </w:divsChild>
                </w:div>
                <w:div w:id="2104185184">
                  <w:marLeft w:val="0"/>
                  <w:marRight w:val="0"/>
                  <w:marTop w:val="0"/>
                  <w:marBottom w:val="0"/>
                  <w:divBdr>
                    <w:top w:val="none" w:sz="0" w:space="0" w:color="auto"/>
                    <w:left w:val="none" w:sz="0" w:space="0" w:color="auto"/>
                    <w:bottom w:val="none" w:sz="0" w:space="0" w:color="auto"/>
                    <w:right w:val="none" w:sz="0" w:space="0" w:color="auto"/>
                  </w:divBdr>
                  <w:divsChild>
                    <w:div w:id="1152211224">
                      <w:marLeft w:val="0"/>
                      <w:marRight w:val="0"/>
                      <w:marTop w:val="0"/>
                      <w:marBottom w:val="0"/>
                      <w:divBdr>
                        <w:top w:val="none" w:sz="0" w:space="0" w:color="auto"/>
                        <w:left w:val="none" w:sz="0" w:space="0" w:color="auto"/>
                        <w:bottom w:val="none" w:sz="0" w:space="0" w:color="auto"/>
                        <w:right w:val="none" w:sz="0" w:space="0" w:color="auto"/>
                      </w:divBdr>
                    </w:div>
                  </w:divsChild>
                </w:div>
                <w:div w:id="2109888303">
                  <w:marLeft w:val="0"/>
                  <w:marRight w:val="0"/>
                  <w:marTop w:val="0"/>
                  <w:marBottom w:val="0"/>
                  <w:divBdr>
                    <w:top w:val="none" w:sz="0" w:space="0" w:color="auto"/>
                    <w:left w:val="none" w:sz="0" w:space="0" w:color="auto"/>
                    <w:bottom w:val="none" w:sz="0" w:space="0" w:color="auto"/>
                    <w:right w:val="none" w:sz="0" w:space="0" w:color="auto"/>
                  </w:divBdr>
                  <w:divsChild>
                    <w:div w:id="1664967216">
                      <w:marLeft w:val="0"/>
                      <w:marRight w:val="0"/>
                      <w:marTop w:val="0"/>
                      <w:marBottom w:val="0"/>
                      <w:divBdr>
                        <w:top w:val="none" w:sz="0" w:space="0" w:color="auto"/>
                        <w:left w:val="none" w:sz="0" w:space="0" w:color="auto"/>
                        <w:bottom w:val="none" w:sz="0" w:space="0" w:color="auto"/>
                        <w:right w:val="none" w:sz="0" w:space="0" w:color="auto"/>
                      </w:divBdr>
                    </w:div>
                  </w:divsChild>
                </w:div>
                <w:div w:id="2132629808">
                  <w:marLeft w:val="0"/>
                  <w:marRight w:val="0"/>
                  <w:marTop w:val="0"/>
                  <w:marBottom w:val="0"/>
                  <w:divBdr>
                    <w:top w:val="none" w:sz="0" w:space="0" w:color="auto"/>
                    <w:left w:val="none" w:sz="0" w:space="0" w:color="auto"/>
                    <w:bottom w:val="none" w:sz="0" w:space="0" w:color="auto"/>
                    <w:right w:val="none" w:sz="0" w:space="0" w:color="auto"/>
                  </w:divBdr>
                  <w:divsChild>
                    <w:div w:id="1328359890">
                      <w:marLeft w:val="0"/>
                      <w:marRight w:val="0"/>
                      <w:marTop w:val="0"/>
                      <w:marBottom w:val="0"/>
                      <w:divBdr>
                        <w:top w:val="none" w:sz="0" w:space="0" w:color="auto"/>
                        <w:left w:val="none" w:sz="0" w:space="0" w:color="auto"/>
                        <w:bottom w:val="none" w:sz="0" w:space="0" w:color="auto"/>
                        <w:right w:val="none" w:sz="0" w:space="0" w:color="auto"/>
                      </w:divBdr>
                    </w:div>
                  </w:divsChild>
                </w:div>
                <w:div w:id="2141024934">
                  <w:marLeft w:val="0"/>
                  <w:marRight w:val="0"/>
                  <w:marTop w:val="0"/>
                  <w:marBottom w:val="0"/>
                  <w:divBdr>
                    <w:top w:val="none" w:sz="0" w:space="0" w:color="auto"/>
                    <w:left w:val="none" w:sz="0" w:space="0" w:color="auto"/>
                    <w:bottom w:val="none" w:sz="0" w:space="0" w:color="auto"/>
                    <w:right w:val="none" w:sz="0" w:space="0" w:color="auto"/>
                  </w:divBdr>
                  <w:divsChild>
                    <w:div w:id="1820879199">
                      <w:marLeft w:val="0"/>
                      <w:marRight w:val="0"/>
                      <w:marTop w:val="0"/>
                      <w:marBottom w:val="0"/>
                      <w:divBdr>
                        <w:top w:val="none" w:sz="0" w:space="0" w:color="auto"/>
                        <w:left w:val="none" w:sz="0" w:space="0" w:color="auto"/>
                        <w:bottom w:val="none" w:sz="0" w:space="0" w:color="auto"/>
                        <w:right w:val="none" w:sz="0" w:space="0" w:color="auto"/>
                      </w:divBdr>
                    </w:div>
                    <w:div w:id="18923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362">
          <w:marLeft w:val="0"/>
          <w:marRight w:val="0"/>
          <w:marTop w:val="0"/>
          <w:marBottom w:val="0"/>
          <w:divBdr>
            <w:top w:val="none" w:sz="0" w:space="0" w:color="auto"/>
            <w:left w:val="none" w:sz="0" w:space="0" w:color="auto"/>
            <w:bottom w:val="none" w:sz="0" w:space="0" w:color="auto"/>
            <w:right w:val="none" w:sz="0" w:space="0" w:color="auto"/>
          </w:divBdr>
        </w:div>
        <w:div w:id="374696528">
          <w:marLeft w:val="0"/>
          <w:marRight w:val="0"/>
          <w:marTop w:val="0"/>
          <w:marBottom w:val="0"/>
          <w:divBdr>
            <w:top w:val="none" w:sz="0" w:space="0" w:color="auto"/>
            <w:left w:val="none" w:sz="0" w:space="0" w:color="auto"/>
            <w:bottom w:val="none" w:sz="0" w:space="0" w:color="auto"/>
            <w:right w:val="none" w:sz="0" w:space="0" w:color="auto"/>
          </w:divBdr>
        </w:div>
        <w:div w:id="399985309">
          <w:marLeft w:val="0"/>
          <w:marRight w:val="0"/>
          <w:marTop w:val="0"/>
          <w:marBottom w:val="0"/>
          <w:divBdr>
            <w:top w:val="none" w:sz="0" w:space="0" w:color="auto"/>
            <w:left w:val="none" w:sz="0" w:space="0" w:color="auto"/>
            <w:bottom w:val="none" w:sz="0" w:space="0" w:color="auto"/>
            <w:right w:val="none" w:sz="0" w:space="0" w:color="auto"/>
          </w:divBdr>
          <w:divsChild>
            <w:div w:id="1188056343">
              <w:marLeft w:val="-75"/>
              <w:marRight w:val="0"/>
              <w:marTop w:val="30"/>
              <w:marBottom w:val="30"/>
              <w:divBdr>
                <w:top w:val="none" w:sz="0" w:space="0" w:color="auto"/>
                <w:left w:val="none" w:sz="0" w:space="0" w:color="auto"/>
                <w:bottom w:val="none" w:sz="0" w:space="0" w:color="auto"/>
                <w:right w:val="none" w:sz="0" w:space="0" w:color="auto"/>
              </w:divBdr>
              <w:divsChild>
                <w:div w:id="186214407">
                  <w:marLeft w:val="0"/>
                  <w:marRight w:val="0"/>
                  <w:marTop w:val="0"/>
                  <w:marBottom w:val="0"/>
                  <w:divBdr>
                    <w:top w:val="none" w:sz="0" w:space="0" w:color="auto"/>
                    <w:left w:val="none" w:sz="0" w:space="0" w:color="auto"/>
                    <w:bottom w:val="none" w:sz="0" w:space="0" w:color="auto"/>
                    <w:right w:val="none" w:sz="0" w:space="0" w:color="auto"/>
                  </w:divBdr>
                  <w:divsChild>
                    <w:div w:id="485904660">
                      <w:marLeft w:val="0"/>
                      <w:marRight w:val="0"/>
                      <w:marTop w:val="0"/>
                      <w:marBottom w:val="0"/>
                      <w:divBdr>
                        <w:top w:val="none" w:sz="0" w:space="0" w:color="auto"/>
                        <w:left w:val="none" w:sz="0" w:space="0" w:color="auto"/>
                        <w:bottom w:val="none" w:sz="0" w:space="0" w:color="auto"/>
                        <w:right w:val="none" w:sz="0" w:space="0" w:color="auto"/>
                      </w:divBdr>
                    </w:div>
                  </w:divsChild>
                </w:div>
                <w:div w:id="232551641">
                  <w:marLeft w:val="0"/>
                  <w:marRight w:val="0"/>
                  <w:marTop w:val="0"/>
                  <w:marBottom w:val="0"/>
                  <w:divBdr>
                    <w:top w:val="none" w:sz="0" w:space="0" w:color="auto"/>
                    <w:left w:val="none" w:sz="0" w:space="0" w:color="auto"/>
                    <w:bottom w:val="none" w:sz="0" w:space="0" w:color="auto"/>
                    <w:right w:val="none" w:sz="0" w:space="0" w:color="auto"/>
                  </w:divBdr>
                  <w:divsChild>
                    <w:div w:id="824248321">
                      <w:marLeft w:val="0"/>
                      <w:marRight w:val="0"/>
                      <w:marTop w:val="0"/>
                      <w:marBottom w:val="0"/>
                      <w:divBdr>
                        <w:top w:val="none" w:sz="0" w:space="0" w:color="auto"/>
                        <w:left w:val="none" w:sz="0" w:space="0" w:color="auto"/>
                        <w:bottom w:val="none" w:sz="0" w:space="0" w:color="auto"/>
                        <w:right w:val="none" w:sz="0" w:space="0" w:color="auto"/>
                      </w:divBdr>
                    </w:div>
                  </w:divsChild>
                </w:div>
                <w:div w:id="317078586">
                  <w:marLeft w:val="0"/>
                  <w:marRight w:val="0"/>
                  <w:marTop w:val="0"/>
                  <w:marBottom w:val="0"/>
                  <w:divBdr>
                    <w:top w:val="none" w:sz="0" w:space="0" w:color="auto"/>
                    <w:left w:val="none" w:sz="0" w:space="0" w:color="auto"/>
                    <w:bottom w:val="none" w:sz="0" w:space="0" w:color="auto"/>
                    <w:right w:val="none" w:sz="0" w:space="0" w:color="auto"/>
                  </w:divBdr>
                  <w:divsChild>
                    <w:div w:id="953483388">
                      <w:marLeft w:val="0"/>
                      <w:marRight w:val="0"/>
                      <w:marTop w:val="0"/>
                      <w:marBottom w:val="0"/>
                      <w:divBdr>
                        <w:top w:val="none" w:sz="0" w:space="0" w:color="auto"/>
                        <w:left w:val="none" w:sz="0" w:space="0" w:color="auto"/>
                        <w:bottom w:val="none" w:sz="0" w:space="0" w:color="auto"/>
                        <w:right w:val="none" w:sz="0" w:space="0" w:color="auto"/>
                      </w:divBdr>
                    </w:div>
                  </w:divsChild>
                </w:div>
                <w:div w:id="358359640">
                  <w:marLeft w:val="0"/>
                  <w:marRight w:val="0"/>
                  <w:marTop w:val="0"/>
                  <w:marBottom w:val="0"/>
                  <w:divBdr>
                    <w:top w:val="none" w:sz="0" w:space="0" w:color="auto"/>
                    <w:left w:val="none" w:sz="0" w:space="0" w:color="auto"/>
                    <w:bottom w:val="none" w:sz="0" w:space="0" w:color="auto"/>
                    <w:right w:val="none" w:sz="0" w:space="0" w:color="auto"/>
                  </w:divBdr>
                  <w:divsChild>
                    <w:div w:id="1201936816">
                      <w:marLeft w:val="0"/>
                      <w:marRight w:val="0"/>
                      <w:marTop w:val="0"/>
                      <w:marBottom w:val="0"/>
                      <w:divBdr>
                        <w:top w:val="none" w:sz="0" w:space="0" w:color="auto"/>
                        <w:left w:val="none" w:sz="0" w:space="0" w:color="auto"/>
                        <w:bottom w:val="none" w:sz="0" w:space="0" w:color="auto"/>
                        <w:right w:val="none" w:sz="0" w:space="0" w:color="auto"/>
                      </w:divBdr>
                    </w:div>
                  </w:divsChild>
                </w:div>
                <w:div w:id="404842915">
                  <w:marLeft w:val="0"/>
                  <w:marRight w:val="0"/>
                  <w:marTop w:val="0"/>
                  <w:marBottom w:val="0"/>
                  <w:divBdr>
                    <w:top w:val="none" w:sz="0" w:space="0" w:color="auto"/>
                    <w:left w:val="none" w:sz="0" w:space="0" w:color="auto"/>
                    <w:bottom w:val="none" w:sz="0" w:space="0" w:color="auto"/>
                    <w:right w:val="none" w:sz="0" w:space="0" w:color="auto"/>
                  </w:divBdr>
                  <w:divsChild>
                    <w:div w:id="213975274">
                      <w:marLeft w:val="0"/>
                      <w:marRight w:val="0"/>
                      <w:marTop w:val="0"/>
                      <w:marBottom w:val="0"/>
                      <w:divBdr>
                        <w:top w:val="none" w:sz="0" w:space="0" w:color="auto"/>
                        <w:left w:val="none" w:sz="0" w:space="0" w:color="auto"/>
                        <w:bottom w:val="none" w:sz="0" w:space="0" w:color="auto"/>
                        <w:right w:val="none" w:sz="0" w:space="0" w:color="auto"/>
                      </w:divBdr>
                    </w:div>
                  </w:divsChild>
                </w:div>
                <w:div w:id="498735380">
                  <w:marLeft w:val="0"/>
                  <w:marRight w:val="0"/>
                  <w:marTop w:val="0"/>
                  <w:marBottom w:val="0"/>
                  <w:divBdr>
                    <w:top w:val="none" w:sz="0" w:space="0" w:color="auto"/>
                    <w:left w:val="none" w:sz="0" w:space="0" w:color="auto"/>
                    <w:bottom w:val="none" w:sz="0" w:space="0" w:color="auto"/>
                    <w:right w:val="none" w:sz="0" w:space="0" w:color="auto"/>
                  </w:divBdr>
                  <w:divsChild>
                    <w:div w:id="1305770590">
                      <w:marLeft w:val="0"/>
                      <w:marRight w:val="0"/>
                      <w:marTop w:val="0"/>
                      <w:marBottom w:val="0"/>
                      <w:divBdr>
                        <w:top w:val="none" w:sz="0" w:space="0" w:color="auto"/>
                        <w:left w:val="none" w:sz="0" w:space="0" w:color="auto"/>
                        <w:bottom w:val="none" w:sz="0" w:space="0" w:color="auto"/>
                        <w:right w:val="none" w:sz="0" w:space="0" w:color="auto"/>
                      </w:divBdr>
                    </w:div>
                  </w:divsChild>
                </w:div>
                <w:div w:id="718406236">
                  <w:marLeft w:val="0"/>
                  <w:marRight w:val="0"/>
                  <w:marTop w:val="0"/>
                  <w:marBottom w:val="0"/>
                  <w:divBdr>
                    <w:top w:val="none" w:sz="0" w:space="0" w:color="auto"/>
                    <w:left w:val="none" w:sz="0" w:space="0" w:color="auto"/>
                    <w:bottom w:val="none" w:sz="0" w:space="0" w:color="auto"/>
                    <w:right w:val="none" w:sz="0" w:space="0" w:color="auto"/>
                  </w:divBdr>
                  <w:divsChild>
                    <w:div w:id="1813525745">
                      <w:marLeft w:val="0"/>
                      <w:marRight w:val="0"/>
                      <w:marTop w:val="0"/>
                      <w:marBottom w:val="0"/>
                      <w:divBdr>
                        <w:top w:val="none" w:sz="0" w:space="0" w:color="auto"/>
                        <w:left w:val="none" w:sz="0" w:space="0" w:color="auto"/>
                        <w:bottom w:val="none" w:sz="0" w:space="0" w:color="auto"/>
                        <w:right w:val="none" w:sz="0" w:space="0" w:color="auto"/>
                      </w:divBdr>
                    </w:div>
                  </w:divsChild>
                </w:div>
                <w:div w:id="860969987">
                  <w:marLeft w:val="0"/>
                  <w:marRight w:val="0"/>
                  <w:marTop w:val="0"/>
                  <w:marBottom w:val="0"/>
                  <w:divBdr>
                    <w:top w:val="none" w:sz="0" w:space="0" w:color="auto"/>
                    <w:left w:val="none" w:sz="0" w:space="0" w:color="auto"/>
                    <w:bottom w:val="none" w:sz="0" w:space="0" w:color="auto"/>
                    <w:right w:val="none" w:sz="0" w:space="0" w:color="auto"/>
                  </w:divBdr>
                  <w:divsChild>
                    <w:div w:id="1267542450">
                      <w:marLeft w:val="0"/>
                      <w:marRight w:val="0"/>
                      <w:marTop w:val="0"/>
                      <w:marBottom w:val="0"/>
                      <w:divBdr>
                        <w:top w:val="none" w:sz="0" w:space="0" w:color="auto"/>
                        <w:left w:val="none" w:sz="0" w:space="0" w:color="auto"/>
                        <w:bottom w:val="none" w:sz="0" w:space="0" w:color="auto"/>
                        <w:right w:val="none" w:sz="0" w:space="0" w:color="auto"/>
                      </w:divBdr>
                    </w:div>
                  </w:divsChild>
                </w:div>
                <w:div w:id="1018849399">
                  <w:marLeft w:val="0"/>
                  <w:marRight w:val="0"/>
                  <w:marTop w:val="0"/>
                  <w:marBottom w:val="0"/>
                  <w:divBdr>
                    <w:top w:val="none" w:sz="0" w:space="0" w:color="auto"/>
                    <w:left w:val="none" w:sz="0" w:space="0" w:color="auto"/>
                    <w:bottom w:val="none" w:sz="0" w:space="0" w:color="auto"/>
                    <w:right w:val="none" w:sz="0" w:space="0" w:color="auto"/>
                  </w:divBdr>
                  <w:divsChild>
                    <w:div w:id="2115174465">
                      <w:marLeft w:val="0"/>
                      <w:marRight w:val="0"/>
                      <w:marTop w:val="0"/>
                      <w:marBottom w:val="0"/>
                      <w:divBdr>
                        <w:top w:val="none" w:sz="0" w:space="0" w:color="auto"/>
                        <w:left w:val="none" w:sz="0" w:space="0" w:color="auto"/>
                        <w:bottom w:val="none" w:sz="0" w:space="0" w:color="auto"/>
                        <w:right w:val="none" w:sz="0" w:space="0" w:color="auto"/>
                      </w:divBdr>
                    </w:div>
                  </w:divsChild>
                </w:div>
                <w:div w:id="1030450750">
                  <w:marLeft w:val="0"/>
                  <w:marRight w:val="0"/>
                  <w:marTop w:val="0"/>
                  <w:marBottom w:val="0"/>
                  <w:divBdr>
                    <w:top w:val="none" w:sz="0" w:space="0" w:color="auto"/>
                    <w:left w:val="none" w:sz="0" w:space="0" w:color="auto"/>
                    <w:bottom w:val="none" w:sz="0" w:space="0" w:color="auto"/>
                    <w:right w:val="none" w:sz="0" w:space="0" w:color="auto"/>
                  </w:divBdr>
                  <w:divsChild>
                    <w:div w:id="1368068516">
                      <w:marLeft w:val="0"/>
                      <w:marRight w:val="0"/>
                      <w:marTop w:val="0"/>
                      <w:marBottom w:val="0"/>
                      <w:divBdr>
                        <w:top w:val="none" w:sz="0" w:space="0" w:color="auto"/>
                        <w:left w:val="none" w:sz="0" w:space="0" w:color="auto"/>
                        <w:bottom w:val="none" w:sz="0" w:space="0" w:color="auto"/>
                        <w:right w:val="none" w:sz="0" w:space="0" w:color="auto"/>
                      </w:divBdr>
                    </w:div>
                  </w:divsChild>
                </w:div>
                <w:div w:id="1253852127">
                  <w:marLeft w:val="0"/>
                  <w:marRight w:val="0"/>
                  <w:marTop w:val="0"/>
                  <w:marBottom w:val="0"/>
                  <w:divBdr>
                    <w:top w:val="none" w:sz="0" w:space="0" w:color="auto"/>
                    <w:left w:val="none" w:sz="0" w:space="0" w:color="auto"/>
                    <w:bottom w:val="none" w:sz="0" w:space="0" w:color="auto"/>
                    <w:right w:val="none" w:sz="0" w:space="0" w:color="auto"/>
                  </w:divBdr>
                  <w:divsChild>
                    <w:div w:id="1238439022">
                      <w:marLeft w:val="0"/>
                      <w:marRight w:val="0"/>
                      <w:marTop w:val="0"/>
                      <w:marBottom w:val="0"/>
                      <w:divBdr>
                        <w:top w:val="none" w:sz="0" w:space="0" w:color="auto"/>
                        <w:left w:val="none" w:sz="0" w:space="0" w:color="auto"/>
                        <w:bottom w:val="none" w:sz="0" w:space="0" w:color="auto"/>
                        <w:right w:val="none" w:sz="0" w:space="0" w:color="auto"/>
                      </w:divBdr>
                    </w:div>
                  </w:divsChild>
                </w:div>
                <w:div w:id="1339625622">
                  <w:marLeft w:val="0"/>
                  <w:marRight w:val="0"/>
                  <w:marTop w:val="0"/>
                  <w:marBottom w:val="0"/>
                  <w:divBdr>
                    <w:top w:val="none" w:sz="0" w:space="0" w:color="auto"/>
                    <w:left w:val="none" w:sz="0" w:space="0" w:color="auto"/>
                    <w:bottom w:val="none" w:sz="0" w:space="0" w:color="auto"/>
                    <w:right w:val="none" w:sz="0" w:space="0" w:color="auto"/>
                  </w:divBdr>
                  <w:divsChild>
                    <w:div w:id="1341464540">
                      <w:marLeft w:val="0"/>
                      <w:marRight w:val="0"/>
                      <w:marTop w:val="0"/>
                      <w:marBottom w:val="0"/>
                      <w:divBdr>
                        <w:top w:val="none" w:sz="0" w:space="0" w:color="auto"/>
                        <w:left w:val="none" w:sz="0" w:space="0" w:color="auto"/>
                        <w:bottom w:val="none" w:sz="0" w:space="0" w:color="auto"/>
                        <w:right w:val="none" w:sz="0" w:space="0" w:color="auto"/>
                      </w:divBdr>
                    </w:div>
                  </w:divsChild>
                </w:div>
                <w:div w:id="1361473809">
                  <w:marLeft w:val="0"/>
                  <w:marRight w:val="0"/>
                  <w:marTop w:val="0"/>
                  <w:marBottom w:val="0"/>
                  <w:divBdr>
                    <w:top w:val="none" w:sz="0" w:space="0" w:color="auto"/>
                    <w:left w:val="none" w:sz="0" w:space="0" w:color="auto"/>
                    <w:bottom w:val="none" w:sz="0" w:space="0" w:color="auto"/>
                    <w:right w:val="none" w:sz="0" w:space="0" w:color="auto"/>
                  </w:divBdr>
                  <w:divsChild>
                    <w:div w:id="1465392626">
                      <w:marLeft w:val="0"/>
                      <w:marRight w:val="0"/>
                      <w:marTop w:val="0"/>
                      <w:marBottom w:val="0"/>
                      <w:divBdr>
                        <w:top w:val="none" w:sz="0" w:space="0" w:color="auto"/>
                        <w:left w:val="none" w:sz="0" w:space="0" w:color="auto"/>
                        <w:bottom w:val="none" w:sz="0" w:space="0" w:color="auto"/>
                        <w:right w:val="none" w:sz="0" w:space="0" w:color="auto"/>
                      </w:divBdr>
                    </w:div>
                  </w:divsChild>
                </w:div>
                <w:div w:id="1382512311">
                  <w:marLeft w:val="0"/>
                  <w:marRight w:val="0"/>
                  <w:marTop w:val="0"/>
                  <w:marBottom w:val="0"/>
                  <w:divBdr>
                    <w:top w:val="none" w:sz="0" w:space="0" w:color="auto"/>
                    <w:left w:val="none" w:sz="0" w:space="0" w:color="auto"/>
                    <w:bottom w:val="none" w:sz="0" w:space="0" w:color="auto"/>
                    <w:right w:val="none" w:sz="0" w:space="0" w:color="auto"/>
                  </w:divBdr>
                  <w:divsChild>
                    <w:div w:id="1693267370">
                      <w:marLeft w:val="0"/>
                      <w:marRight w:val="0"/>
                      <w:marTop w:val="0"/>
                      <w:marBottom w:val="0"/>
                      <w:divBdr>
                        <w:top w:val="none" w:sz="0" w:space="0" w:color="auto"/>
                        <w:left w:val="none" w:sz="0" w:space="0" w:color="auto"/>
                        <w:bottom w:val="none" w:sz="0" w:space="0" w:color="auto"/>
                        <w:right w:val="none" w:sz="0" w:space="0" w:color="auto"/>
                      </w:divBdr>
                    </w:div>
                  </w:divsChild>
                </w:div>
                <w:div w:id="1424646251">
                  <w:marLeft w:val="0"/>
                  <w:marRight w:val="0"/>
                  <w:marTop w:val="0"/>
                  <w:marBottom w:val="0"/>
                  <w:divBdr>
                    <w:top w:val="none" w:sz="0" w:space="0" w:color="auto"/>
                    <w:left w:val="none" w:sz="0" w:space="0" w:color="auto"/>
                    <w:bottom w:val="none" w:sz="0" w:space="0" w:color="auto"/>
                    <w:right w:val="none" w:sz="0" w:space="0" w:color="auto"/>
                  </w:divBdr>
                  <w:divsChild>
                    <w:div w:id="335813863">
                      <w:marLeft w:val="0"/>
                      <w:marRight w:val="0"/>
                      <w:marTop w:val="0"/>
                      <w:marBottom w:val="0"/>
                      <w:divBdr>
                        <w:top w:val="none" w:sz="0" w:space="0" w:color="auto"/>
                        <w:left w:val="none" w:sz="0" w:space="0" w:color="auto"/>
                        <w:bottom w:val="none" w:sz="0" w:space="0" w:color="auto"/>
                        <w:right w:val="none" w:sz="0" w:space="0" w:color="auto"/>
                      </w:divBdr>
                    </w:div>
                  </w:divsChild>
                </w:div>
                <w:div w:id="1584990719">
                  <w:marLeft w:val="0"/>
                  <w:marRight w:val="0"/>
                  <w:marTop w:val="0"/>
                  <w:marBottom w:val="0"/>
                  <w:divBdr>
                    <w:top w:val="none" w:sz="0" w:space="0" w:color="auto"/>
                    <w:left w:val="none" w:sz="0" w:space="0" w:color="auto"/>
                    <w:bottom w:val="none" w:sz="0" w:space="0" w:color="auto"/>
                    <w:right w:val="none" w:sz="0" w:space="0" w:color="auto"/>
                  </w:divBdr>
                  <w:divsChild>
                    <w:div w:id="505480431">
                      <w:marLeft w:val="0"/>
                      <w:marRight w:val="0"/>
                      <w:marTop w:val="0"/>
                      <w:marBottom w:val="0"/>
                      <w:divBdr>
                        <w:top w:val="none" w:sz="0" w:space="0" w:color="auto"/>
                        <w:left w:val="none" w:sz="0" w:space="0" w:color="auto"/>
                        <w:bottom w:val="none" w:sz="0" w:space="0" w:color="auto"/>
                        <w:right w:val="none" w:sz="0" w:space="0" w:color="auto"/>
                      </w:divBdr>
                    </w:div>
                  </w:divsChild>
                </w:div>
                <w:div w:id="1648363255">
                  <w:marLeft w:val="0"/>
                  <w:marRight w:val="0"/>
                  <w:marTop w:val="0"/>
                  <w:marBottom w:val="0"/>
                  <w:divBdr>
                    <w:top w:val="none" w:sz="0" w:space="0" w:color="auto"/>
                    <w:left w:val="none" w:sz="0" w:space="0" w:color="auto"/>
                    <w:bottom w:val="none" w:sz="0" w:space="0" w:color="auto"/>
                    <w:right w:val="none" w:sz="0" w:space="0" w:color="auto"/>
                  </w:divBdr>
                  <w:divsChild>
                    <w:div w:id="2082752172">
                      <w:marLeft w:val="0"/>
                      <w:marRight w:val="0"/>
                      <w:marTop w:val="0"/>
                      <w:marBottom w:val="0"/>
                      <w:divBdr>
                        <w:top w:val="none" w:sz="0" w:space="0" w:color="auto"/>
                        <w:left w:val="none" w:sz="0" w:space="0" w:color="auto"/>
                        <w:bottom w:val="none" w:sz="0" w:space="0" w:color="auto"/>
                        <w:right w:val="none" w:sz="0" w:space="0" w:color="auto"/>
                      </w:divBdr>
                    </w:div>
                  </w:divsChild>
                </w:div>
                <w:div w:id="1694453688">
                  <w:marLeft w:val="0"/>
                  <w:marRight w:val="0"/>
                  <w:marTop w:val="0"/>
                  <w:marBottom w:val="0"/>
                  <w:divBdr>
                    <w:top w:val="none" w:sz="0" w:space="0" w:color="auto"/>
                    <w:left w:val="none" w:sz="0" w:space="0" w:color="auto"/>
                    <w:bottom w:val="none" w:sz="0" w:space="0" w:color="auto"/>
                    <w:right w:val="none" w:sz="0" w:space="0" w:color="auto"/>
                  </w:divBdr>
                  <w:divsChild>
                    <w:div w:id="1994210935">
                      <w:marLeft w:val="0"/>
                      <w:marRight w:val="0"/>
                      <w:marTop w:val="0"/>
                      <w:marBottom w:val="0"/>
                      <w:divBdr>
                        <w:top w:val="none" w:sz="0" w:space="0" w:color="auto"/>
                        <w:left w:val="none" w:sz="0" w:space="0" w:color="auto"/>
                        <w:bottom w:val="none" w:sz="0" w:space="0" w:color="auto"/>
                        <w:right w:val="none" w:sz="0" w:space="0" w:color="auto"/>
                      </w:divBdr>
                    </w:div>
                  </w:divsChild>
                </w:div>
                <w:div w:id="1765877267">
                  <w:marLeft w:val="0"/>
                  <w:marRight w:val="0"/>
                  <w:marTop w:val="0"/>
                  <w:marBottom w:val="0"/>
                  <w:divBdr>
                    <w:top w:val="none" w:sz="0" w:space="0" w:color="auto"/>
                    <w:left w:val="none" w:sz="0" w:space="0" w:color="auto"/>
                    <w:bottom w:val="none" w:sz="0" w:space="0" w:color="auto"/>
                    <w:right w:val="none" w:sz="0" w:space="0" w:color="auto"/>
                  </w:divBdr>
                  <w:divsChild>
                    <w:div w:id="488332804">
                      <w:marLeft w:val="0"/>
                      <w:marRight w:val="0"/>
                      <w:marTop w:val="0"/>
                      <w:marBottom w:val="0"/>
                      <w:divBdr>
                        <w:top w:val="none" w:sz="0" w:space="0" w:color="auto"/>
                        <w:left w:val="none" w:sz="0" w:space="0" w:color="auto"/>
                        <w:bottom w:val="none" w:sz="0" w:space="0" w:color="auto"/>
                        <w:right w:val="none" w:sz="0" w:space="0" w:color="auto"/>
                      </w:divBdr>
                    </w:div>
                  </w:divsChild>
                </w:div>
                <w:div w:id="1832063476">
                  <w:marLeft w:val="0"/>
                  <w:marRight w:val="0"/>
                  <w:marTop w:val="0"/>
                  <w:marBottom w:val="0"/>
                  <w:divBdr>
                    <w:top w:val="none" w:sz="0" w:space="0" w:color="auto"/>
                    <w:left w:val="none" w:sz="0" w:space="0" w:color="auto"/>
                    <w:bottom w:val="none" w:sz="0" w:space="0" w:color="auto"/>
                    <w:right w:val="none" w:sz="0" w:space="0" w:color="auto"/>
                  </w:divBdr>
                  <w:divsChild>
                    <w:div w:id="568854745">
                      <w:marLeft w:val="0"/>
                      <w:marRight w:val="0"/>
                      <w:marTop w:val="0"/>
                      <w:marBottom w:val="0"/>
                      <w:divBdr>
                        <w:top w:val="none" w:sz="0" w:space="0" w:color="auto"/>
                        <w:left w:val="none" w:sz="0" w:space="0" w:color="auto"/>
                        <w:bottom w:val="none" w:sz="0" w:space="0" w:color="auto"/>
                        <w:right w:val="none" w:sz="0" w:space="0" w:color="auto"/>
                      </w:divBdr>
                    </w:div>
                  </w:divsChild>
                </w:div>
                <w:div w:id="1855417384">
                  <w:marLeft w:val="0"/>
                  <w:marRight w:val="0"/>
                  <w:marTop w:val="0"/>
                  <w:marBottom w:val="0"/>
                  <w:divBdr>
                    <w:top w:val="none" w:sz="0" w:space="0" w:color="auto"/>
                    <w:left w:val="none" w:sz="0" w:space="0" w:color="auto"/>
                    <w:bottom w:val="none" w:sz="0" w:space="0" w:color="auto"/>
                    <w:right w:val="none" w:sz="0" w:space="0" w:color="auto"/>
                  </w:divBdr>
                  <w:divsChild>
                    <w:div w:id="1907105887">
                      <w:marLeft w:val="0"/>
                      <w:marRight w:val="0"/>
                      <w:marTop w:val="0"/>
                      <w:marBottom w:val="0"/>
                      <w:divBdr>
                        <w:top w:val="none" w:sz="0" w:space="0" w:color="auto"/>
                        <w:left w:val="none" w:sz="0" w:space="0" w:color="auto"/>
                        <w:bottom w:val="none" w:sz="0" w:space="0" w:color="auto"/>
                        <w:right w:val="none" w:sz="0" w:space="0" w:color="auto"/>
                      </w:divBdr>
                    </w:div>
                  </w:divsChild>
                </w:div>
                <w:div w:id="1887060782">
                  <w:marLeft w:val="0"/>
                  <w:marRight w:val="0"/>
                  <w:marTop w:val="0"/>
                  <w:marBottom w:val="0"/>
                  <w:divBdr>
                    <w:top w:val="none" w:sz="0" w:space="0" w:color="auto"/>
                    <w:left w:val="none" w:sz="0" w:space="0" w:color="auto"/>
                    <w:bottom w:val="none" w:sz="0" w:space="0" w:color="auto"/>
                    <w:right w:val="none" w:sz="0" w:space="0" w:color="auto"/>
                  </w:divBdr>
                  <w:divsChild>
                    <w:div w:id="2102985534">
                      <w:marLeft w:val="0"/>
                      <w:marRight w:val="0"/>
                      <w:marTop w:val="0"/>
                      <w:marBottom w:val="0"/>
                      <w:divBdr>
                        <w:top w:val="none" w:sz="0" w:space="0" w:color="auto"/>
                        <w:left w:val="none" w:sz="0" w:space="0" w:color="auto"/>
                        <w:bottom w:val="none" w:sz="0" w:space="0" w:color="auto"/>
                        <w:right w:val="none" w:sz="0" w:space="0" w:color="auto"/>
                      </w:divBdr>
                    </w:div>
                  </w:divsChild>
                </w:div>
                <w:div w:id="2088139801">
                  <w:marLeft w:val="0"/>
                  <w:marRight w:val="0"/>
                  <w:marTop w:val="0"/>
                  <w:marBottom w:val="0"/>
                  <w:divBdr>
                    <w:top w:val="none" w:sz="0" w:space="0" w:color="auto"/>
                    <w:left w:val="none" w:sz="0" w:space="0" w:color="auto"/>
                    <w:bottom w:val="none" w:sz="0" w:space="0" w:color="auto"/>
                    <w:right w:val="none" w:sz="0" w:space="0" w:color="auto"/>
                  </w:divBdr>
                  <w:divsChild>
                    <w:div w:id="1803424866">
                      <w:marLeft w:val="0"/>
                      <w:marRight w:val="0"/>
                      <w:marTop w:val="0"/>
                      <w:marBottom w:val="0"/>
                      <w:divBdr>
                        <w:top w:val="none" w:sz="0" w:space="0" w:color="auto"/>
                        <w:left w:val="none" w:sz="0" w:space="0" w:color="auto"/>
                        <w:bottom w:val="none" w:sz="0" w:space="0" w:color="auto"/>
                        <w:right w:val="none" w:sz="0" w:space="0" w:color="auto"/>
                      </w:divBdr>
                    </w:div>
                  </w:divsChild>
                </w:div>
                <w:div w:id="2145351071">
                  <w:marLeft w:val="0"/>
                  <w:marRight w:val="0"/>
                  <w:marTop w:val="0"/>
                  <w:marBottom w:val="0"/>
                  <w:divBdr>
                    <w:top w:val="none" w:sz="0" w:space="0" w:color="auto"/>
                    <w:left w:val="none" w:sz="0" w:space="0" w:color="auto"/>
                    <w:bottom w:val="none" w:sz="0" w:space="0" w:color="auto"/>
                    <w:right w:val="none" w:sz="0" w:space="0" w:color="auto"/>
                  </w:divBdr>
                  <w:divsChild>
                    <w:div w:id="895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2544">
          <w:marLeft w:val="0"/>
          <w:marRight w:val="0"/>
          <w:marTop w:val="0"/>
          <w:marBottom w:val="0"/>
          <w:divBdr>
            <w:top w:val="none" w:sz="0" w:space="0" w:color="auto"/>
            <w:left w:val="none" w:sz="0" w:space="0" w:color="auto"/>
            <w:bottom w:val="none" w:sz="0" w:space="0" w:color="auto"/>
            <w:right w:val="none" w:sz="0" w:space="0" w:color="auto"/>
          </w:divBdr>
        </w:div>
        <w:div w:id="430473084">
          <w:marLeft w:val="0"/>
          <w:marRight w:val="0"/>
          <w:marTop w:val="0"/>
          <w:marBottom w:val="0"/>
          <w:divBdr>
            <w:top w:val="none" w:sz="0" w:space="0" w:color="auto"/>
            <w:left w:val="none" w:sz="0" w:space="0" w:color="auto"/>
            <w:bottom w:val="none" w:sz="0" w:space="0" w:color="auto"/>
            <w:right w:val="none" w:sz="0" w:space="0" w:color="auto"/>
          </w:divBdr>
        </w:div>
        <w:div w:id="432945435">
          <w:marLeft w:val="0"/>
          <w:marRight w:val="0"/>
          <w:marTop w:val="0"/>
          <w:marBottom w:val="0"/>
          <w:divBdr>
            <w:top w:val="none" w:sz="0" w:space="0" w:color="auto"/>
            <w:left w:val="none" w:sz="0" w:space="0" w:color="auto"/>
            <w:bottom w:val="none" w:sz="0" w:space="0" w:color="auto"/>
            <w:right w:val="none" w:sz="0" w:space="0" w:color="auto"/>
          </w:divBdr>
        </w:div>
        <w:div w:id="454829476">
          <w:marLeft w:val="0"/>
          <w:marRight w:val="0"/>
          <w:marTop w:val="0"/>
          <w:marBottom w:val="0"/>
          <w:divBdr>
            <w:top w:val="none" w:sz="0" w:space="0" w:color="auto"/>
            <w:left w:val="none" w:sz="0" w:space="0" w:color="auto"/>
            <w:bottom w:val="none" w:sz="0" w:space="0" w:color="auto"/>
            <w:right w:val="none" w:sz="0" w:space="0" w:color="auto"/>
          </w:divBdr>
        </w:div>
        <w:div w:id="458955103">
          <w:marLeft w:val="0"/>
          <w:marRight w:val="0"/>
          <w:marTop w:val="0"/>
          <w:marBottom w:val="0"/>
          <w:divBdr>
            <w:top w:val="none" w:sz="0" w:space="0" w:color="auto"/>
            <w:left w:val="none" w:sz="0" w:space="0" w:color="auto"/>
            <w:bottom w:val="none" w:sz="0" w:space="0" w:color="auto"/>
            <w:right w:val="none" w:sz="0" w:space="0" w:color="auto"/>
          </w:divBdr>
        </w:div>
        <w:div w:id="471794362">
          <w:marLeft w:val="0"/>
          <w:marRight w:val="0"/>
          <w:marTop w:val="0"/>
          <w:marBottom w:val="0"/>
          <w:divBdr>
            <w:top w:val="none" w:sz="0" w:space="0" w:color="auto"/>
            <w:left w:val="none" w:sz="0" w:space="0" w:color="auto"/>
            <w:bottom w:val="none" w:sz="0" w:space="0" w:color="auto"/>
            <w:right w:val="none" w:sz="0" w:space="0" w:color="auto"/>
          </w:divBdr>
          <w:divsChild>
            <w:div w:id="1982691157">
              <w:marLeft w:val="-75"/>
              <w:marRight w:val="0"/>
              <w:marTop w:val="30"/>
              <w:marBottom w:val="30"/>
              <w:divBdr>
                <w:top w:val="none" w:sz="0" w:space="0" w:color="auto"/>
                <w:left w:val="none" w:sz="0" w:space="0" w:color="auto"/>
                <w:bottom w:val="none" w:sz="0" w:space="0" w:color="auto"/>
                <w:right w:val="none" w:sz="0" w:space="0" w:color="auto"/>
              </w:divBdr>
              <w:divsChild>
                <w:div w:id="11886627">
                  <w:marLeft w:val="0"/>
                  <w:marRight w:val="0"/>
                  <w:marTop w:val="0"/>
                  <w:marBottom w:val="0"/>
                  <w:divBdr>
                    <w:top w:val="none" w:sz="0" w:space="0" w:color="auto"/>
                    <w:left w:val="none" w:sz="0" w:space="0" w:color="auto"/>
                    <w:bottom w:val="none" w:sz="0" w:space="0" w:color="auto"/>
                    <w:right w:val="none" w:sz="0" w:space="0" w:color="auto"/>
                  </w:divBdr>
                  <w:divsChild>
                    <w:div w:id="1785613374">
                      <w:marLeft w:val="0"/>
                      <w:marRight w:val="0"/>
                      <w:marTop w:val="0"/>
                      <w:marBottom w:val="0"/>
                      <w:divBdr>
                        <w:top w:val="none" w:sz="0" w:space="0" w:color="auto"/>
                        <w:left w:val="none" w:sz="0" w:space="0" w:color="auto"/>
                        <w:bottom w:val="none" w:sz="0" w:space="0" w:color="auto"/>
                        <w:right w:val="none" w:sz="0" w:space="0" w:color="auto"/>
                      </w:divBdr>
                    </w:div>
                  </w:divsChild>
                </w:div>
                <w:div w:id="37172222">
                  <w:marLeft w:val="0"/>
                  <w:marRight w:val="0"/>
                  <w:marTop w:val="0"/>
                  <w:marBottom w:val="0"/>
                  <w:divBdr>
                    <w:top w:val="none" w:sz="0" w:space="0" w:color="auto"/>
                    <w:left w:val="none" w:sz="0" w:space="0" w:color="auto"/>
                    <w:bottom w:val="none" w:sz="0" w:space="0" w:color="auto"/>
                    <w:right w:val="none" w:sz="0" w:space="0" w:color="auto"/>
                  </w:divBdr>
                  <w:divsChild>
                    <w:div w:id="1481342745">
                      <w:marLeft w:val="0"/>
                      <w:marRight w:val="0"/>
                      <w:marTop w:val="0"/>
                      <w:marBottom w:val="0"/>
                      <w:divBdr>
                        <w:top w:val="none" w:sz="0" w:space="0" w:color="auto"/>
                        <w:left w:val="none" w:sz="0" w:space="0" w:color="auto"/>
                        <w:bottom w:val="none" w:sz="0" w:space="0" w:color="auto"/>
                        <w:right w:val="none" w:sz="0" w:space="0" w:color="auto"/>
                      </w:divBdr>
                    </w:div>
                  </w:divsChild>
                </w:div>
                <w:div w:id="63917100">
                  <w:marLeft w:val="0"/>
                  <w:marRight w:val="0"/>
                  <w:marTop w:val="0"/>
                  <w:marBottom w:val="0"/>
                  <w:divBdr>
                    <w:top w:val="none" w:sz="0" w:space="0" w:color="auto"/>
                    <w:left w:val="none" w:sz="0" w:space="0" w:color="auto"/>
                    <w:bottom w:val="none" w:sz="0" w:space="0" w:color="auto"/>
                    <w:right w:val="none" w:sz="0" w:space="0" w:color="auto"/>
                  </w:divBdr>
                  <w:divsChild>
                    <w:div w:id="1484200832">
                      <w:marLeft w:val="0"/>
                      <w:marRight w:val="0"/>
                      <w:marTop w:val="0"/>
                      <w:marBottom w:val="0"/>
                      <w:divBdr>
                        <w:top w:val="none" w:sz="0" w:space="0" w:color="auto"/>
                        <w:left w:val="none" w:sz="0" w:space="0" w:color="auto"/>
                        <w:bottom w:val="none" w:sz="0" w:space="0" w:color="auto"/>
                        <w:right w:val="none" w:sz="0" w:space="0" w:color="auto"/>
                      </w:divBdr>
                    </w:div>
                  </w:divsChild>
                </w:div>
                <w:div w:id="97138999">
                  <w:marLeft w:val="0"/>
                  <w:marRight w:val="0"/>
                  <w:marTop w:val="0"/>
                  <w:marBottom w:val="0"/>
                  <w:divBdr>
                    <w:top w:val="none" w:sz="0" w:space="0" w:color="auto"/>
                    <w:left w:val="none" w:sz="0" w:space="0" w:color="auto"/>
                    <w:bottom w:val="none" w:sz="0" w:space="0" w:color="auto"/>
                    <w:right w:val="none" w:sz="0" w:space="0" w:color="auto"/>
                  </w:divBdr>
                  <w:divsChild>
                    <w:div w:id="835532077">
                      <w:marLeft w:val="0"/>
                      <w:marRight w:val="0"/>
                      <w:marTop w:val="0"/>
                      <w:marBottom w:val="0"/>
                      <w:divBdr>
                        <w:top w:val="none" w:sz="0" w:space="0" w:color="auto"/>
                        <w:left w:val="none" w:sz="0" w:space="0" w:color="auto"/>
                        <w:bottom w:val="none" w:sz="0" w:space="0" w:color="auto"/>
                        <w:right w:val="none" w:sz="0" w:space="0" w:color="auto"/>
                      </w:divBdr>
                    </w:div>
                  </w:divsChild>
                </w:div>
                <w:div w:id="128595196">
                  <w:marLeft w:val="0"/>
                  <w:marRight w:val="0"/>
                  <w:marTop w:val="0"/>
                  <w:marBottom w:val="0"/>
                  <w:divBdr>
                    <w:top w:val="none" w:sz="0" w:space="0" w:color="auto"/>
                    <w:left w:val="none" w:sz="0" w:space="0" w:color="auto"/>
                    <w:bottom w:val="none" w:sz="0" w:space="0" w:color="auto"/>
                    <w:right w:val="none" w:sz="0" w:space="0" w:color="auto"/>
                  </w:divBdr>
                  <w:divsChild>
                    <w:div w:id="214315942">
                      <w:marLeft w:val="0"/>
                      <w:marRight w:val="0"/>
                      <w:marTop w:val="0"/>
                      <w:marBottom w:val="0"/>
                      <w:divBdr>
                        <w:top w:val="none" w:sz="0" w:space="0" w:color="auto"/>
                        <w:left w:val="none" w:sz="0" w:space="0" w:color="auto"/>
                        <w:bottom w:val="none" w:sz="0" w:space="0" w:color="auto"/>
                        <w:right w:val="none" w:sz="0" w:space="0" w:color="auto"/>
                      </w:divBdr>
                    </w:div>
                  </w:divsChild>
                </w:div>
                <w:div w:id="202864493">
                  <w:marLeft w:val="0"/>
                  <w:marRight w:val="0"/>
                  <w:marTop w:val="0"/>
                  <w:marBottom w:val="0"/>
                  <w:divBdr>
                    <w:top w:val="none" w:sz="0" w:space="0" w:color="auto"/>
                    <w:left w:val="none" w:sz="0" w:space="0" w:color="auto"/>
                    <w:bottom w:val="none" w:sz="0" w:space="0" w:color="auto"/>
                    <w:right w:val="none" w:sz="0" w:space="0" w:color="auto"/>
                  </w:divBdr>
                  <w:divsChild>
                    <w:div w:id="846098367">
                      <w:marLeft w:val="0"/>
                      <w:marRight w:val="0"/>
                      <w:marTop w:val="0"/>
                      <w:marBottom w:val="0"/>
                      <w:divBdr>
                        <w:top w:val="none" w:sz="0" w:space="0" w:color="auto"/>
                        <w:left w:val="none" w:sz="0" w:space="0" w:color="auto"/>
                        <w:bottom w:val="none" w:sz="0" w:space="0" w:color="auto"/>
                        <w:right w:val="none" w:sz="0" w:space="0" w:color="auto"/>
                      </w:divBdr>
                    </w:div>
                  </w:divsChild>
                </w:div>
                <w:div w:id="255797046">
                  <w:marLeft w:val="0"/>
                  <w:marRight w:val="0"/>
                  <w:marTop w:val="0"/>
                  <w:marBottom w:val="0"/>
                  <w:divBdr>
                    <w:top w:val="none" w:sz="0" w:space="0" w:color="auto"/>
                    <w:left w:val="none" w:sz="0" w:space="0" w:color="auto"/>
                    <w:bottom w:val="none" w:sz="0" w:space="0" w:color="auto"/>
                    <w:right w:val="none" w:sz="0" w:space="0" w:color="auto"/>
                  </w:divBdr>
                  <w:divsChild>
                    <w:div w:id="563948647">
                      <w:marLeft w:val="0"/>
                      <w:marRight w:val="0"/>
                      <w:marTop w:val="0"/>
                      <w:marBottom w:val="0"/>
                      <w:divBdr>
                        <w:top w:val="none" w:sz="0" w:space="0" w:color="auto"/>
                        <w:left w:val="none" w:sz="0" w:space="0" w:color="auto"/>
                        <w:bottom w:val="none" w:sz="0" w:space="0" w:color="auto"/>
                        <w:right w:val="none" w:sz="0" w:space="0" w:color="auto"/>
                      </w:divBdr>
                    </w:div>
                  </w:divsChild>
                </w:div>
                <w:div w:id="262107278">
                  <w:marLeft w:val="0"/>
                  <w:marRight w:val="0"/>
                  <w:marTop w:val="0"/>
                  <w:marBottom w:val="0"/>
                  <w:divBdr>
                    <w:top w:val="none" w:sz="0" w:space="0" w:color="auto"/>
                    <w:left w:val="none" w:sz="0" w:space="0" w:color="auto"/>
                    <w:bottom w:val="none" w:sz="0" w:space="0" w:color="auto"/>
                    <w:right w:val="none" w:sz="0" w:space="0" w:color="auto"/>
                  </w:divBdr>
                  <w:divsChild>
                    <w:div w:id="1570578091">
                      <w:marLeft w:val="0"/>
                      <w:marRight w:val="0"/>
                      <w:marTop w:val="0"/>
                      <w:marBottom w:val="0"/>
                      <w:divBdr>
                        <w:top w:val="none" w:sz="0" w:space="0" w:color="auto"/>
                        <w:left w:val="none" w:sz="0" w:space="0" w:color="auto"/>
                        <w:bottom w:val="none" w:sz="0" w:space="0" w:color="auto"/>
                        <w:right w:val="none" w:sz="0" w:space="0" w:color="auto"/>
                      </w:divBdr>
                    </w:div>
                  </w:divsChild>
                </w:div>
                <w:div w:id="315035999">
                  <w:marLeft w:val="0"/>
                  <w:marRight w:val="0"/>
                  <w:marTop w:val="0"/>
                  <w:marBottom w:val="0"/>
                  <w:divBdr>
                    <w:top w:val="none" w:sz="0" w:space="0" w:color="auto"/>
                    <w:left w:val="none" w:sz="0" w:space="0" w:color="auto"/>
                    <w:bottom w:val="none" w:sz="0" w:space="0" w:color="auto"/>
                    <w:right w:val="none" w:sz="0" w:space="0" w:color="auto"/>
                  </w:divBdr>
                  <w:divsChild>
                    <w:div w:id="362250226">
                      <w:marLeft w:val="0"/>
                      <w:marRight w:val="0"/>
                      <w:marTop w:val="0"/>
                      <w:marBottom w:val="0"/>
                      <w:divBdr>
                        <w:top w:val="none" w:sz="0" w:space="0" w:color="auto"/>
                        <w:left w:val="none" w:sz="0" w:space="0" w:color="auto"/>
                        <w:bottom w:val="none" w:sz="0" w:space="0" w:color="auto"/>
                        <w:right w:val="none" w:sz="0" w:space="0" w:color="auto"/>
                      </w:divBdr>
                    </w:div>
                  </w:divsChild>
                </w:div>
                <w:div w:id="337122769">
                  <w:marLeft w:val="0"/>
                  <w:marRight w:val="0"/>
                  <w:marTop w:val="0"/>
                  <w:marBottom w:val="0"/>
                  <w:divBdr>
                    <w:top w:val="none" w:sz="0" w:space="0" w:color="auto"/>
                    <w:left w:val="none" w:sz="0" w:space="0" w:color="auto"/>
                    <w:bottom w:val="none" w:sz="0" w:space="0" w:color="auto"/>
                    <w:right w:val="none" w:sz="0" w:space="0" w:color="auto"/>
                  </w:divBdr>
                  <w:divsChild>
                    <w:div w:id="1277519586">
                      <w:marLeft w:val="0"/>
                      <w:marRight w:val="0"/>
                      <w:marTop w:val="0"/>
                      <w:marBottom w:val="0"/>
                      <w:divBdr>
                        <w:top w:val="none" w:sz="0" w:space="0" w:color="auto"/>
                        <w:left w:val="none" w:sz="0" w:space="0" w:color="auto"/>
                        <w:bottom w:val="none" w:sz="0" w:space="0" w:color="auto"/>
                        <w:right w:val="none" w:sz="0" w:space="0" w:color="auto"/>
                      </w:divBdr>
                    </w:div>
                  </w:divsChild>
                </w:div>
                <w:div w:id="339240796">
                  <w:marLeft w:val="0"/>
                  <w:marRight w:val="0"/>
                  <w:marTop w:val="0"/>
                  <w:marBottom w:val="0"/>
                  <w:divBdr>
                    <w:top w:val="none" w:sz="0" w:space="0" w:color="auto"/>
                    <w:left w:val="none" w:sz="0" w:space="0" w:color="auto"/>
                    <w:bottom w:val="none" w:sz="0" w:space="0" w:color="auto"/>
                    <w:right w:val="none" w:sz="0" w:space="0" w:color="auto"/>
                  </w:divBdr>
                  <w:divsChild>
                    <w:div w:id="1968465571">
                      <w:marLeft w:val="0"/>
                      <w:marRight w:val="0"/>
                      <w:marTop w:val="0"/>
                      <w:marBottom w:val="0"/>
                      <w:divBdr>
                        <w:top w:val="none" w:sz="0" w:space="0" w:color="auto"/>
                        <w:left w:val="none" w:sz="0" w:space="0" w:color="auto"/>
                        <w:bottom w:val="none" w:sz="0" w:space="0" w:color="auto"/>
                        <w:right w:val="none" w:sz="0" w:space="0" w:color="auto"/>
                      </w:divBdr>
                    </w:div>
                  </w:divsChild>
                </w:div>
                <w:div w:id="357196410">
                  <w:marLeft w:val="0"/>
                  <w:marRight w:val="0"/>
                  <w:marTop w:val="0"/>
                  <w:marBottom w:val="0"/>
                  <w:divBdr>
                    <w:top w:val="none" w:sz="0" w:space="0" w:color="auto"/>
                    <w:left w:val="none" w:sz="0" w:space="0" w:color="auto"/>
                    <w:bottom w:val="none" w:sz="0" w:space="0" w:color="auto"/>
                    <w:right w:val="none" w:sz="0" w:space="0" w:color="auto"/>
                  </w:divBdr>
                  <w:divsChild>
                    <w:div w:id="1762096834">
                      <w:marLeft w:val="0"/>
                      <w:marRight w:val="0"/>
                      <w:marTop w:val="0"/>
                      <w:marBottom w:val="0"/>
                      <w:divBdr>
                        <w:top w:val="none" w:sz="0" w:space="0" w:color="auto"/>
                        <w:left w:val="none" w:sz="0" w:space="0" w:color="auto"/>
                        <w:bottom w:val="none" w:sz="0" w:space="0" w:color="auto"/>
                        <w:right w:val="none" w:sz="0" w:space="0" w:color="auto"/>
                      </w:divBdr>
                    </w:div>
                  </w:divsChild>
                </w:div>
                <w:div w:id="439952344">
                  <w:marLeft w:val="0"/>
                  <w:marRight w:val="0"/>
                  <w:marTop w:val="0"/>
                  <w:marBottom w:val="0"/>
                  <w:divBdr>
                    <w:top w:val="none" w:sz="0" w:space="0" w:color="auto"/>
                    <w:left w:val="none" w:sz="0" w:space="0" w:color="auto"/>
                    <w:bottom w:val="none" w:sz="0" w:space="0" w:color="auto"/>
                    <w:right w:val="none" w:sz="0" w:space="0" w:color="auto"/>
                  </w:divBdr>
                  <w:divsChild>
                    <w:div w:id="315765884">
                      <w:marLeft w:val="0"/>
                      <w:marRight w:val="0"/>
                      <w:marTop w:val="0"/>
                      <w:marBottom w:val="0"/>
                      <w:divBdr>
                        <w:top w:val="none" w:sz="0" w:space="0" w:color="auto"/>
                        <w:left w:val="none" w:sz="0" w:space="0" w:color="auto"/>
                        <w:bottom w:val="none" w:sz="0" w:space="0" w:color="auto"/>
                        <w:right w:val="none" w:sz="0" w:space="0" w:color="auto"/>
                      </w:divBdr>
                    </w:div>
                  </w:divsChild>
                </w:div>
                <w:div w:id="443036310">
                  <w:marLeft w:val="0"/>
                  <w:marRight w:val="0"/>
                  <w:marTop w:val="0"/>
                  <w:marBottom w:val="0"/>
                  <w:divBdr>
                    <w:top w:val="none" w:sz="0" w:space="0" w:color="auto"/>
                    <w:left w:val="none" w:sz="0" w:space="0" w:color="auto"/>
                    <w:bottom w:val="none" w:sz="0" w:space="0" w:color="auto"/>
                    <w:right w:val="none" w:sz="0" w:space="0" w:color="auto"/>
                  </w:divBdr>
                  <w:divsChild>
                    <w:div w:id="798112532">
                      <w:marLeft w:val="0"/>
                      <w:marRight w:val="0"/>
                      <w:marTop w:val="0"/>
                      <w:marBottom w:val="0"/>
                      <w:divBdr>
                        <w:top w:val="none" w:sz="0" w:space="0" w:color="auto"/>
                        <w:left w:val="none" w:sz="0" w:space="0" w:color="auto"/>
                        <w:bottom w:val="none" w:sz="0" w:space="0" w:color="auto"/>
                        <w:right w:val="none" w:sz="0" w:space="0" w:color="auto"/>
                      </w:divBdr>
                    </w:div>
                  </w:divsChild>
                </w:div>
                <w:div w:id="468549365">
                  <w:marLeft w:val="0"/>
                  <w:marRight w:val="0"/>
                  <w:marTop w:val="0"/>
                  <w:marBottom w:val="0"/>
                  <w:divBdr>
                    <w:top w:val="none" w:sz="0" w:space="0" w:color="auto"/>
                    <w:left w:val="none" w:sz="0" w:space="0" w:color="auto"/>
                    <w:bottom w:val="none" w:sz="0" w:space="0" w:color="auto"/>
                    <w:right w:val="none" w:sz="0" w:space="0" w:color="auto"/>
                  </w:divBdr>
                  <w:divsChild>
                    <w:div w:id="1398937148">
                      <w:marLeft w:val="0"/>
                      <w:marRight w:val="0"/>
                      <w:marTop w:val="0"/>
                      <w:marBottom w:val="0"/>
                      <w:divBdr>
                        <w:top w:val="none" w:sz="0" w:space="0" w:color="auto"/>
                        <w:left w:val="none" w:sz="0" w:space="0" w:color="auto"/>
                        <w:bottom w:val="none" w:sz="0" w:space="0" w:color="auto"/>
                        <w:right w:val="none" w:sz="0" w:space="0" w:color="auto"/>
                      </w:divBdr>
                    </w:div>
                  </w:divsChild>
                </w:div>
                <w:div w:id="473522223">
                  <w:marLeft w:val="0"/>
                  <w:marRight w:val="0"/>
                  <w:marTop w:val="0"/>
                  <w:marBottom w:val="0"/>
                  <w:divBdr>
                    <w:top w:val="none" w:sz="0" w:space="0" w:color="auto"/>
                    <w:left w:val="none" w:sz="0" w:space="0" w:color="auto"/>
                    <w:bottom w:val="none" w:sz="0" w:space="0" w:color="auto"/>
                    <w:right w:val="none" w:sz="0" w:space="0" w:color="auto"/>
                  </w:divBdr>
                  <w:divsChild>
                    <w:div w:id="1924100808">
                      <w:marLeft w:val="0"/>
                      <w:marRight w:val="0"/>
                      <w:marTop w:val="0"/>
                      <w:marBottom w:val="0"/>
                      <w:divBdr>
                        <w:top w:val="none" w:sz="0" w:space="0" w:color="auto"/>
                        <w:left w:val="none" w:sz="0" w:space="0" w:color="auto"/>
                        <w:bottom w:val="none" w:sz="0" w:space="0" w:color="auto"/>
                        <w:right w:val="none" w:sz="0" w:space="0" w:color="auto"/>
                      </w:divBdr>
                    </w:div>
                  </w:divsChild>
                </w:div>
                <w:div w:id="480269346">
                  <w:marLeft w:val="0"/>
                  <w:marRight w:val="0"/>
                  <w:marTop w:val="0"/>
                  <w:marBottom w:val="0"/>
                  <w:divBdr>
                    <w:top w:val="none" w:sz="0" w:space="0" w:color="auto"/>
                    <w:left w:val="none" w:sz="0" w:space="0" w:color="auto"/>
                    <w:bottom w:val="none" w:sz="0" w:space="0" w:color="auto"/>
                    <w:right w:val="none" w:sz="0" w:space="0" w:color="auto"/>
                  </w:divBdr>
                  <w:divsChild>
                    <w:div w:id="215707560">
                      <w:marLeft w:val="0"/>
                      <w:marRight w:val="0"/>
                      <w:marTop w:val="0"/>
                      <w:marBottom w:val="0"/>
                      <w:divBdr>
                        <w:top w:val="none" w:sz="0" w:space="0" w:color="auto"/>
                        <w:left w:val="none" w:sz="0" w:space="0" w:color="auto"/>
                        <w:bottom w:val="none" w:sz="0" w:space="0" w:color="auto"/>
                        <w:right w:val="none" w:sz="0" w:space="0" w:color="auto"/>
                      </w:divBdr>
                    </w:div>
                  </w:divsChild>
                </w:div>
                <w:div w:id="632056854">
                  <w:marLeft w:val="0"/>
                  <w:marRight w:val="0"/>
                  <w:marTop w:val="0"/>
                  <w:marBottom w:val="0"/>
                  <w:divBdr>
                    <w:top w:val="none" w:sz="0" w:space="0" w:color="auto"/>
                    <w:left w:val="none" w:sz="0" w:space="0" w:color="auto"/>
                    <w:bottom w:val="none" w:sz="0" w:space="0" w:color="auto"/>
                    <w:right w:val="none" w:sz="0" w:space="0" w:color="auto"/>
                  </w:divBdr>
                  <w:divsChild>
                    <w:div w:id="609749597">
                      <w:marLeft w:val="0"/>
                      <w:marRight w:val="0"/>
                      <w:marTop w:val="0"/>
                      <w:marBottom w:val="0"/>
                      <w:divBdr>
                        <w:top w:val="none" w:sz="0" w:space="0" w:color="auto"/>
                        <w:left w:val="none" w:sz="0" w:space="0" w:color="auto"/>
                        <w:bottom w:val="none" w:sz="0" w:space="0" w:color="auto"/>
                        <w:right w:val="none" w:sz="0" w:space="0" w:color="auto"/>
                      </w:divBdr>
                    </w:div>
                  </w:divsChild>
                </w:div>
                <w:div w:id="651326632">
                  <w:marLeft w:val="0"/>
                  <w:marRight w:val="0"/>
                  <w:marTop w:val="0"/>
                  <w:marBottom w:val="0"/>
                  <w:divBdr>
                    <w:top w:val="none" w:sz="0" w:space="0" w:color="auto"/>
                    <w:left w:val="none" w:sz="0" w:space="0" w:color="auto"/>
                    <w:bottom w:val="none" w:sz="0" w:space="0" w:color="auto"/>
                    <w:right w:val="none" w:sz="0" w:space="0" w:color="auto"/>
                  </w:divBdr>
                  <w:divsChild>
                    <w:div w:id="1102993475">
                      <w:marLeft w:val="0"/>
                      <w:marRight w:val="0"/>
                      <w:marTop w:val="0"/>
                      <w:marBottom w:val="0"/>
                      <w:divBdr>
                        <w:top w:val="none" w:sz="0" w:space="0" w:color="auto"/>
                        <w:left w:val="none" w:sz="0" w:space="0" w:color="auto"/>
                        <w:bottom w:val="none" w:sz="0" w:space="0" w:color="auto"/>
                        <w:right w:val="none" w:sz="0" w:space="0" w:color="auto"/>
                      </w:divBdr>
                    </w:div>
                  </w:divsChild>
                </w:div>
                <w:div w:id="655299139">
                  <w:marLeft w:val="0"/>
                  <w:marRight w:val="0"/>
                  <w:marTop w:val="0"/>
                  <w:marBottom w:val="0"/>
                  <w:divBdr>
                    <w:top w:val="none" w:sz="0" w:space="0" w:color="auto"/>
                    <w:left w:val="none" w:sz="0" w:space="0" w:color="auto"/>
                    <w:bottom w:val="none" w:sz="0" w:space="0" w:color="auto"/>
                    <w:right w:val="none" w:sz="0" w:space="0" w:color="auto"/>
                  </w:divBdr>
                  <w:divsChild>
                    <w:div w:id="1901555244">
                      <w:marLeft w:val="0"/>
                      <w:marRight w:val="0"/>
                      <w:marTop w:val="0"/>
                      <w:marBottom w:val="0"/>
                      <w:divBdr>
                        <w:top w:val="none" w:sz="0" w:space="0" w:color="auto"/>
                        <w:left w:val="none" w:sz="0" w:space="0" w:color="auto"/>
                        <w:bottom w:val="none" w:sz="0" w:space="0" w:color="auto"/>
                        <w:right w:val="none" w:sz="0" w:space="0" w:color="auto"/>
                      </w:divBdr>
                    </w:div>
                  </w:divsChild>
                </w:div>
                <w:div w:id="667096436">
                  <w:marLeft w:val="0"/>
                  <w:marRight w:val="0"/>
                  <w:marTop w:val="0"/>
                  <w:marBottom w:val="0"/>
                  <w:divBdr>
                    <w:top w:val="none" w:sz="0" w:space="0" w:color="auto"/>
                    <w:left w:val="none" w:sz="0" w:space="0" w:color="auto"/>
                    <w:bottom w:val="none" w:sz="0" w:space="0" w:color="auto"/>
                    <w:right w:val="none" w:sz="0" w:space="0" w:color="auto"/>
                  </w:divBdr>
                  <w:divsChild>
                    <w:div w:id="1076130231">
                      <w:marLeft w:val="0"/>
                      <w:marRight w:val="0"/>
                      <w:marTop w:val="0"/>
                      <w:marBottom w:val="0"/>
                      <w:divBdr>
                        <w:top w:val="none" w:sz="0" w:space="0" w:color="auto"/>
                        <w:left w:val="none" w:sz="0" w:space="0" w:color="auto"/>
                        <w:bottom w:val="none" w:sz="0" w:space="0" w:color="auto"/>
                        <w:right w:val="none" w:sz="0" w:space="0" w:color="auto"/>
                      </w:divBdr>
                    </w:div>
                  </w:divsChild>
                </w:div>
                <w:div w:id="688526810">
                  <w:marLeft w:val="0"/>
                  <w:marRight w:val="0"/>
                  <w:marTop w:val="0"/>
                  <w:marBottom w:val="0"/>
                  <w:divBdr>
                    <w:top w:val="none" w:sz="0" w:space="0" w:color="auto"/>
                    <w:left w:val="none" w:sz="0" w:space="0" w:color="auto"/>
                    <w:bottom w:val="none" w:sz="0" w:space="0" w:color="auto"/>
                    <w:right w:val="none" w:sz="0" w:space="0" w:color="auto"/>
                  </w:divBdr>
                  <w:divsChild>
                    <w:div w:id="1204168">
                      <w:marLeft w:val="0"/>
                      <w:marRight w:val="0"/>
                      <w:marTop w:val="0"/>
                      <w:marBottom w:val="0"/>
                      <w:divBdr>
                        <w:top w:val="none" w:sz="0" w:space="0" w:color="auto"/>
                        <w:left w:val="none" w:sz="0" w:space="0" w:color="auto"/>
                        <w:bottom w:val="none" w:sz="0" w:space="0" w:color="auto"/>
                        <w:right w:val="none" w:sz="0" w:space="0" w:color="auto"/>
                      </w:divBdr>
                    </w:div>
                  </w:divsChild>
                </w:div>
                <w:div w:id="697580855">
                  <w:marLeft w:val="0"/>
                  <w:marRight w:val="0"/>
                  <w:marTop w:val="0"/>
                  <w:marBottom w:val="0"/>
                  <w:divBdr>
                    <w:top w:val="none" w:sz="0" w:space="0" w:color="auto"/>
                    <w:left w:val="none" w:sz="0" w:space="0" w:color="auto"/>
                    <w:bottom w:val="none" w:sz="0" w:space="0" w:color="auto"/>
                    <w:right w:val="none" w:sz="0" w:space="0" w:color="auto"/>
                  </w:divBdr>
                  <w:divsChild>
                    <w:div w:id="1663004591">
                      <w:marLeft w:val="0"/>
                      <w:marRight w:val="0"/>
                      <w:marTop w:val="0"/>
                      <w:marBottom w:val="0"/>
                      <w:divBdr>
                        <w:top w:val="none" w:sz="0" w:space="0" w:color="auto"/>
                        <w:left w:val="none" w:sz="0" w:space="0" w:color="auto"/>
                        <w:bottom w:val="none" w:sz="0" w:space="0" w:color="auto"/>
                        <w:right w:val="none" w:sz="0" w:space="0" w:color="auto"/>
                      </w:divBdr>
                    </w:div>
                  </w:divsChild>
                </w:div>
                <w:div w:id="706218404">
                  <w:marLeft w:val="0"/>
                  <w:marRight w:val="0"/>
                  <w:marTop w:val="0"/>
                  <w:marBottom w:val="0"/>
                  <w:divBdr>
                    <w:top w:val="none" w:sz="0" w:space="0" w:color="auto"/>
                    <w:left w:val="none" w:sz="0" w:space="0" w:color="auto"/>
                    <w:bottom w:val="none" w:sz="0" w:space="0" w:color="auto"/>
                    <w:right w:val="none" w:sz="0" w:space="0" w:color="auto"/>
                  </w:divBdr>
                  <w:divsChild>
                    <w:div w:id="225458328">
                      <w:marLeft w:val="0"/>
                      <w:marRight w:val="0"/>
                      <w:marTop w:val="0"/>
                      <w:marBottom w:val="0"/>
                      <w:divBdr>
                        <w:top w:val="none" w:sz="0" w:space="0" w:color="auto"/>
                        <w:left w:val="none" w:sz="0" w:space="0" w:color="auto"/>
                        <w:bottom w:val="none" w:sz="0" w:space="0" w:color="auto"/>
                        <w:right w:val="none" w:sz="0" w:space="0" w:color="auto"/>
                      </w:divBdr>
                    </w:div>
                  </w:divsChild>
                </w:div>
                <w:div w:id="799373515">
                  <w:marLeft w:val="0"/>
                  <w:marRight w:val="0"/>
                  <w:marTop w:val="0"/>
                  <w:marBottom w:val="0"/>
                  <w:divBdr>
                    <w:top w:val="none" w:sz="0" w:space="0" w:color="auto"/>
                    <w:left w:val="none" w:sz="0" w:space="0" w:color="auto"/>
                    <w:bottom w:val="none" w:sz="0" w:space="0" w:color="auto"/>
                    <w:right w:val="none" w:sz="0" w:space="0" w:color="auto"/>
                  </w:divBdr>
                  <w:divsChild>
                    <w:div w:id="1785613252">
                      <w:marLeft w:val="0"/>
                      <w:marRight w:val="0"/>
                      <w:marTop w:val="0"/>
                      <w:marBottom w:val="0"/>
                      <w:divBdr>
                        <w:top w:val="none" w:sz="0" w:space="0" w:color="auto"/>
                        <w:left w:val="none" w:sz="0" w:space="0" w:color="auto"/>
                        <w:bottom w:val="none" w:sz="0" w:space="0" w:color="auto"/>
                        <w:right w:val="none" w:sz="0" w:space="0" w:color="auto"/>
                      </w:divBdr>
                    </w:div>
                  </w:divsChild>
                </w:div>
                <w:div w:id="808327410">
                  <w:marLeft w:val="0"/>
                  <w:marRight w:val="0"/>
                  <w:marTop w:val="0"/>
                  <w:marBottom w:val="0"/>
                  <w:divBdr>
                    <w:top w:val="none" w:sz="0" w:space="0" w:color="auto"/>
                    <w:left w:val="none" w:sz="0" w:space="0" w:color="auto"/>
                    <w:bottom w:val="none" w:sz="0" w:space="0" w:color="auto"/>
                    <w:right w:val="none" w:sz="0" w:space="0" w:color="auto"/>
                  </w:divBdr>
                  <w:divsChild>
                    <w:div w:id="108555219">
                      <w:marLeft w:val="0"/>
                      <w:marRight w:val="0"/>
                      <w:marTop w:val="0"/>
                      <w:marBottom w:val="0"/>
                      <w:divBdr>
                        <w:top w:val="none" w:sz="0" w:space="0" w:color="auto"/>
                        <w:left w:val="none" w:sz="0" w:space="0" w:color="auto"/>
                        <w:bottom w:val="none" w:sz="0" w:space="0" w:color="auto"/>
                        <w:right w:val="none" w:sz="0" w:space="0" w:color="auto"/>
                      </w:divBdr>
                    </w:div>
                  </w:divsChild>
                </w:div>
                <w:div w:id="829711210">
                  <w:marLeft w:val="0"/>
                  <w:marRight w:val="0"/>
                  <w:marTop w:val="0"/>
                  <w:marBottom w:val="0"/>
                  <w:divBdr>
                    <w:top w:val="none" w:sz="0" w:space="0" w:color="auto"/>
                    <w:left w:val="none" w:sz="0" w:space="0" w:color="auto"/>
                    <w:bottom w:val="none" w:sz="0" w:space="0" w:color="auto"/>
                    <w:right w:val="none" w:sz="0" w:space="0" w:color="auto"/>
                  </w:divBdr>
                  <w:divsChild>
                    <w:div w:id="1258827710">
                      <w:marLeft w:val="0"/>
                      <w:marRight w:val="0"/>
                      <w:marTop w:val="0"/>
                      <w:marBottom w:val="0"/>
                      <w:divBdr>
                        <w:top w:val="none" w:sz="0" w:space="0" w:color="auto"/>
                        <w:left w:val="none" w:sz="0" w:space="0" w:color="auto"/>
                        <w:bottom w:val="none" w:sz="0" w:space="0" w:color="auto"/>
                        <w:right w:val="none" w:sz="0" w:space="0" w:color="auto"/>
                      </w:divBdr>
                    </w:div>
                  </w:divsChild>
                </w:div>
                <w:div w:id="920984274">
                  <w:marLeft w:val="0"/>
                  <w:marRight w:val="0"/>
                  <w:marTop w:val="0"/>
                  <w:marBottom w:val="0"/>
                  <w:divBdr>
                    <w:top w:val="none" w:sz="0" w:space="0" w:color="auto"/>
                    <w:left w:val="none" w:sz="0" w:space="0" w:color="auto"/>
                    <w:bottom w:val="none" w:sz="0" w:space="0" w:color="auto"/>
                    <w:right w:val="none" w:sz="0" w:space="0" w:color="auto"/>
                  </w:divBdr>
                  <w:divsChild>
                    <w:div w:id="38750521">
                      <w:marLeft w:val="0"/>
                      <w:marRight w:val="0"/>
                      <w:marTop w:val="0"/>
                      <w:marBottom w:val="0"/>
                      <w:divBdr>
                        <w:top w:val="none" w:sz="0" w:space="0" w:color="auto"/>
                        <w:left w:val="none" w:sz="0" w:space="0" w:color="auto"/>
                        <w:bottom w:val="none" w:sz="0" w:space="0" w:color="auto"/>
                        <w:right w:val="none" w:sz="0" w:space="0" w:color="auto"/>
                      </w:divBdr>
                    </w:div>
                  </w:divsChild>
                </w:div>
                <w:div w:id="947782756">
                  <w:marLeft w:val="0"/>
                  <w:marRight w:val="0"/>
                  <w:marTop w:val="0"/>
                  <w:marBottom w:val="0"/>
                  <w:divBdr>
                    <w:top w:val="none" w:sz="0" w:space="0" w:color="auto"/>
                    <w:left w:val="none" w:sz="0" w:space="0" w:color="auto"/>
                    <w:bottom w:val="none" w:sz="0" w:space="0" w:color="auto"/>
                    <w:right w:val="none" w:sz="0" w:space="0" w:color="auto"/>
                  </w:divBdr>
                  <w:divsChild>
                    <w:div w:id="1459448417">
                      <w:marLeft w:val="0"/>
                      <w:marRight w:val="0"/>
                      <w:marTop w:val="0"/>
                      <w:marBottom w:val="0"/>
                      <w:divBdr>
                        <w:top w:val="none" w:sz="0" w:space="0" w:color="auto"/>
                        <w:left w:val="none" w:sz="0" w:space="0" w:color="auto"/>
                        <w:bottom w:val="none" w:sz="0" w:space="0" w:color="auto"/>
                        <w:right w:val="none" w:sz="0" w:space="0" w:color="auto"/>
                      </w:divBdr>
                    </w:div>
                  </w:divsChild>
                </w:div>
                <w:div w:id="1064643134">
                  <w:marLeft w:val="0"/>
                  <w:marRight w:val="0"/>
                  <w:marTop w:val="0"/>
                  <w:marBottom w:val="0"/>
                  <w:divBdr>
                    <w:top w:val="none" w:sz="0" w:space="0" w:color="auto"/>
                    <w:left w:val="none" w:sz="0" w:space="0" w:color="auto"/>
                    <w:bottom w:val="none" w:sz="0" w:space="0" w:color="auto"/>
                    <w:right w:val="none" w:sz="0" w:space="0" w:color="auto"/>
                  </w:divBdr>
                  <w:divsChild>
                    <w:div w:id="455221766">
                      <w:marLeft w:val="0"/>
                      <w:marRight w:val="0"/>
                      <w:marTop w:val="0"/>
                      <w:marBottom w:val="0"/>
                      <w:divBdr>
                        <w:top w:val="none" w:sz="0" w:space="0" w:color="auto"/>
                        <w:left w:val="none" w:sz="0" w:space="0" w:color="auto"/>
                        <w:bottom w:val="none" w:sz="0" w:space="0" w:color="auto"/>
                        <w:right w:val="none" w:sz="0" w:space="0" w:color="auto"/>
                      </w:divBdr>
                    </w:div>
                  </w:divsChild>
                </w:div>
                <w:div w:id="1069838633">
                  <w:marLeft w:val="0"/>
                  <w:marRight w:val="0"/>
                  <w:marTop w:val="0"/>
                  <w:marBottom w:val="0"/>
                  <w:divBdr>
                    <w:top w:val="none" w:sz="0" w:space="0" w:color="auto"/>
                    <w:left w:val="none" w:sz="0" w:space="0" w:color="auto"/>
                    <w:bottom w:val="none" w:sz="0" w:space="0" w:color="auto"/>
                    <w:right w:val="none" w:sz="0" w:space="0" w:color="auto"/>
                  </w:divBdr>
                  <w:divsChild>
                    <w:div w:id="1700276535">
                      <w:marLeft w:val="0"/>
                      <w:marRight w:val="0"/>
                      <w:marTop w:val="0"/>
                      <w:marBottom w:val="0"/>
                      <w:divBdr>
                        <w:top w:val="none" w:sz="0" w:space="0" w:color="auto"/>
                        <w:left w:val="none" w:sz="0" w:space="0" w:color="auto"/>
                        <w:bottom w:val="none" w:sz="0" w:space="0" w:color="auto"/>
                        <w:right w:val="none" w:sz="0" w:space="0" w:color="auto"/>
                      </w:divBdr>
                    </w:div>
                  </w:divsChild>
                </w:div>
                <w:div w:id="1075006959">
                  <w:marLeft w:val="0"/>
                  <w:marRight w:val="0"/>
                  <w:marTop w:val="0"/>
                  <w:marBottom w:val="0"/>
                  <w:divBdr>
                    <w:top w:val="none" w:sz="0" w:space="0" w:color="auto"/>
                    <w:left w:val="none" w:sz="0" w:space="0" w:color="auto"/>
                    <w:bottom w:val="none" w:sz="0" w:space="0" w:color="auto"/>
                    <w:right w:val="none" w:sz="0" w:space="0" w:color="auto"/>
                  </w:divBdr>
                  <w:divsChild>
                    <w:div w:id="1326780946">
                      <w:marLeft w:val="0"/>
                      <w:marRight w:val="0"/>
                      <w:marTop w:val="0"/>
                      <w:marBottom w:val="0"/>
                      <w:divBdr>
                        <w:top w:val="none" w:sz="0" w:space="0" w:color="auto"/>
                        <w:left w:val="none" w:sz="0" w:space="0" w:color="auto"/>
                        <w:bottom w:val="none" w:sz="0" w:space="0" w:color="auto"/>
                        <w:right w:val="none" w:sz="0" w:space="0" w:color="auto"/>
                      </w:divBdr>
                    </w:div>
                  </w:divsChild>
                </w:div>
                <w:div w:id="1113597474">
                  <w:marLeft w:val="0"/>
                  <w:marRight w:val="0"/>
                  <w:marTop w:val="0"/>
                  <w:marBottom w:val="0"/>
                  <w:divBdr>
                    <w:top w:val="none" w:sz="0" w:space="0" w:color="auto"/>
                    <w:left w:val="none" w:sz="0" w:space="0" w:color="auto"/>
                    <w:bottom w:val="none" w:sz="0" w:space="0" w:color="auto"/>
                    <w:right w:val="none" w:sz="0" w:space="0" w:color="auto"/>
                  </w:divBdr>
                  <w:divsChild>
                    <w:div w:id="1137181898">
                      <w:marLeft w:val="0"/>
                      <w:marRight w:val="0"/>
                      <w:marTop w:val="0"/>
                      <w:marBottom w:val="0"/>
                      <w:divBdr>
                        <w:top w:val="none" w:sz="0" w:space="0" w:color="auto"/>
                        <w:left w:val="none" w:sz="0" w:space="0" w:color="auto"/>
                        <w:bottom w:val="none" w:sz="0" w:space="0" w:color="auto"/>
                        <w:right w:val="none" w:sz="0" w:space="0" w:color="auto"/>
                      </w:divBdr>
                    </w:div>
                  </w:divsChild>
                </w:div>
                <w:div w:id="1199119853">
                  <w:marLeft w:val="0"/>
                  <w:marRight w:val="0"/>
                  <w:marTop w:val="0"/>
                  <w:marBottom w:val="0"/>
                  <w:divBdr>
                    <w:top w:val="none" w:sz="0" w:space="0" w:color="auto"/>
                    <w:left w:val="none" w:sz="0" w:space="0" w:color="auto"/>
                    <w:bottom w:val="none" w:sz="0" w:space="0" w:color="auto"/>
                    <w:right w:val="none" w:sz="0" w:space="0" w:color="auto"/>
                  </w:divBdr>
                  <w:divsChild>
                    <w:div w:id="649948249">
                      <w:marLeft w:val="0"/>
                      <w:marRight w:val="0"/>
                      <w:marTop w:val="0"/>
                      <w:marBottom w:val="0"/>
                      <w:divBdr>
                        <w:top w:val="none" w:sz="0" w:space="0" w:color="auto"/>
                        <w:left w:val="none" w:sz="0" w:space="0" w:color="auto"/>
                        <w:bottom w:val="none" w:sz="0" w:space="0" w:color="auto"/>
                        <w:right w:val="none" w:sz="0" w:space="0" w:color="auto"/>
                      </w:divBdr>
                    </w:div>
                  </w:divsChild>
                </w:div>
                <w:div w:id="1219588759">
                  <w:marLeft w:val="0"/>
                  <w:marRight w:val="0"/>
                  <w:marTop w:val="0"/>
                  <w:marBottom w:val="0"/>
                  <w:divBdr>
                    <w:top w:val="none" w:sz="0" w:space="0" w:color="auto"/>
                    <w:left w:val="none" w:sz="0" w:space="0" w:color="auto"/>
                    <w:bottom w:val="none" w:sz="0" w:space="0" w:color="auto"/>
                    <w:right w:val="none" w:sz="0" w:space="0" w:color="auto"/>
                  </w:divBdr>
                  <w:divsChild>
                    <w:div w:id="2086295737">
                      <w:marLeft w:val="0"/>
                      <w:marRight w:val="0"/>
                      <w:marTop w:val="0"/>
                      <w:marBottom w:val="0"/>
                      <w:divBdr>
                        <w:top w:val="none" w:sz="0" w:space="0" w:color="auto"/>
                        <w:left w:val="none" w:sz="0" w:space="0" w:color="auto"/>
                        <w:bottom w:val="none" w:sz="0" w:space="0" w:color="auto"/>
                        <w:right w:val="none" w:sz="0" w:space="0" w:color="auto"/>
                      </w:divBdr>
                    </w:div>
                  </w:divsChild>
                </w:div>
                <w:div w:id="1391490715">
                  <w:marLeft w:val="0"/>
                  <w:marRight w:val="0"/>
                  <w:marTop w:val="0"/>
                  <w:marBottom w:val="0"/>
                  <w:divBdr>
                    <w:top w:val="none" w:sz="0" w:space="0" w:color="auto"/>
                    <w:left w:val="none" w:sz="0" w:space="0" w:color="auto"/>
                    <w:bottom w:val="none" w:sz="0" w:space="0" w:color="auto"/>
                    <w:right w:val="none" w:sz="0" w:space="0" w:color="auto"/>
                  </w:divBdr>
                  <w:divsChild>
                    <w:div w:id="1698506510">
                      <w:marLeft w:val="0"/>
                      <w:marRight w:val="0"/>
                      <w:marTop w:val="0"/>
                      <w:marBottom w:val="0"/>
                      <w:divBdr>
                        <w:top w:val="none" w:sz="0" w:space="0" w:color="auto"/>
                        <w:left w:val="none" w:sz="0" w:space="0" w:color="auto"/>
                        <w:bottom w:val="none" w:sz="0" w:space="0" w:color="auto"/>
                        <w:right w:val="none" w:sz="0" w:space="0" w:color="auto"/>
                      </w:divBdr>
                    </w:div>
                  </w:divsChild>
                </w:div>
                <w:div w:id="1391928457">
                  <w:marLeft w:val="0"/>
                  <w:marRight w:val="0"/>
                  <w:marTop w:val="0"/>
                  <w:marBottom w:val="0"/>
                  <w:divBdr>
                    <w:top w:val="none" w:sz="0" w:space="0" w:color="auto"/>
                    <w:left w:val="none" w:sz="0" w:space="0" w:color="auto"/>
                    <w:bottom w:val="none" w:sz="0" w:space="0" w:color="auto"/>
                    <w:right w:val="none" w:sz="0" w:space="0" w:color="auto"/>
                  </w:divBdr>
                  <w:divsChild>
                    <w:div w:id="954558470">
                      <w:marLeft w:val="0"/>
                      <w:marRight w:val="0"/>
                      <w:marTop w:val="0"/>
                      <w:marBottom w:val="0"/>
                      <w:divBdr>
                        <w:top w:val="none" w:sz="0" w:space="0" w:color="auto"/>
                        <w:left w:val="none" w:sz="0" w:space="0" w:color="auto"/>
                        <w:bottom w:val="none" w:sz="0" w:space="0" w:color="auto"/>
                        <w:right w:val="none" w:sz="0" w:space="0" w:color="auto"/>
                      </w:divBdr>
                    </w:div>
                  </w:divsChild>
                </w:div>
                <w:div w:id="1401252805">
                  <w:marLeft w:val="0"/>
                  <w:marRight w:val="0"/>
                  <w:marTop w:val="0"/>
                  <w:marBottom w:val="0"/>
                  <w:divBdr>
                    <w:top w:val="none" w:sz="0" w:space="0" w:color="auto"/>
                    <w:left w:val="none" w:sz="0" w:space="0" w:color="auto"/>
                    <w:bottom w:val="none" w:sz="0" w:space="0" w:color="auto"/>
                    <w:right w:val="none" w:sz="0" w:space="0" w:color="auto"/>
                  </w:divBdr>
                  <w:divsChild>
                    <w:div w:id="34477296">
                      <w:marLeft w:val="0"/>
                      <w:marRight w:val="0"/>
                      <w:marTop w:val="0"/>
                      <w:marBottom w:val="0"/>
                      <w:divBdr>
                        <w:top w:val="none" w:sz="0" w:space="0" w:color="auto"/>
                        <w:left w:val="none" w:sz="0" w:space="0" w:color="auto"/>
                        <w:bottom w:val="none" w:sz="0" w:space="0" w:color="auto"/>
                        <w:right w:val="none" w:sz="0" w:space="0" w:color="auto"/>
                      </w:divBdr>
                    </w:div>
                  </w:divsChild>
                </w:div>
                <w:div w:id="1469323437">
                  <w:marLeft w:val="0"/>
                  <w:marRight w:val="0"/>
                  <w:marTop w:val="0"/>
                  <w:marBottom w:val="0"/>
                  <w:divBdr>
                    <w:top w:val="none" w:sz="0" w:space="0" w:color="auto"/>
                    <w:left w:val="none" w:sz="0" w:space="0" w:color="auto"/>
                    <w:bottom w:val="none" w:sz="0" w:space="0" w:color="auto"/>
                    <w:right w:val="none" w:sz="0" w:space="0" w:color="auto"/>
                  </w:divBdr>
                  <w:divsChild>
                    <w:div w:id="1773741368">
                      <w:marLeft w:val="0"/>
                      <w:marRight w:val="0"/>
                      <w:marTop w:val="0"/>
                      <w:marBottom w:val="0"/>
                      <w:divBdr>
                        <w:top w:val="none" w:sz="0" w:space="0" w:color="auto"/>
                        <w:left w:val="none" w:sz="0" w:space="0" w:color="auto"/>
                        <w:bottom w:val="none" w:sz="0" w:space="0" w:color="auto"/>
                        <w:right w:val="none" w:sz="0" w:space="0" w:color="auto"/>
                      </w:divBdr>
                    </w:div>
                  </w:divsChild>
                </w:div>
                <w:div w:id="1538197718">
                  <w:marLeft w:val="0"/>
                  <w:marRight w:val="0"/>
                  <w:marTop w:val="0"/>
                  <w:marBottom w:val="0"/>
                  <w:divBdr>
                    <w:top w:val="none" w:sz="0" w:space="0" w:color="auto"/>
                    <w:left w:val="none" w:sz="0" w:space="0" w:color="auto"/>
                    <w:bottom w:val="none" w:sz="0" w:space="0" w:color="auto"/>
                    <w:right w:val="none" w:sz="0" w:space="0" w:color="auto"/>
                  </w:divBdr>
                  <w:divsChild>
                    <w:div w:id="870192762">
                      <w:marLeft w:val="0"/>
                      <w:marRight w:val="0"/>
                      <w:marTop w:val="0"/>
                      <w:marBottom w:val="0"/>
                      <w:divBdr>
                        <w:top w:val="none" w:sz="0" w:space="0" w:color="auto"/>
                        <w:left w:val="none" w:sz="0" w:space="0" w:color="auto"/>
                        <w:bottom w:val="none" w:sz="0" w:space="0" w:color="auto"/>
                        <w:right w:val="none" w:sz="0" w:space="0" w:color="auto"/>
                      </w:divBdr>
                    </w:div>
                  </w:divsChild>
                </w:div>
                <w:div w:id="1665933534">
                  <w:marLeft w:val="0"/>
                  <w:marRight w:val="0"/>
                  <w:marTop w:val="0"/>
                  <w:marBottom w:val="0"/>
                  <w:divBdr>
                    <w:top w:val="none" w:sz="0" w:space="0" w:color="auto"/>
                    <w:left w:val="none" w:sz="0" w:space="0" w:color="auto"/>
                    <w:bottom w:val="none" w:sz="0" w:space="0" w:color="auto"/>
                    <w:right w:val="none" w:sz="0" w:space="0" w:color="auto"/>
                  </w:divBdr>
                  <w:divsChild>
                    <w:div w:id="984316946">
                      <w:marLeft w:val="0"/>
                      <w:marRight w:val="0"/>
                      <w:marTop w:val="0"/>
                      <w:marBottom w:val="0"/>
                      <w:divBdr>
                        <w:top w:val="none" w:sz="0" w:space="0" w:color="auto"/>
                        <w:left w:val="none" w:sz="0" w:space="0" w:color="auto"/>
                        <w:bottom w:val="none" w:sz="0" w:space="0" w:color="auto"/>
                        <w:right w:val="none" w:sz="0" w:space="0" w:color="auto"/>
                      </w:divBdr>
                    </w:div>
                  </w:divsChild>
                </w:div>
                <w:div w:id="1691488689">
                  <w:marLeft w:val="0"/>
                  <w:marRight w:val="0"/>
                  <w:marTop w:val="0"/>
                  <w:marBottom w:val="0"/>
                  <w:divBdr>
                    <w:top w:val="none" w:sz="0" w:space="0" w:color="auto"/>
                    <w:left w:val="none" w:sz="0" w:space="0" w:color="auto"/>
                    <w:bottom w:val="none" w:sz="0" w:space="0" w:color="auto"/>
                    <w:right w:val="none" w:sz="0" w:space="0" w:color="auto"/>
                  </w:divBdr>
                  <w:divsChild>
                    <w:div w:id="95487679">
                      <w:marLeft w:val="0"/>
                      <w:marRight w:val="0"/>
                      <w:marTop w:val="0"/>
                      <w:marBottom w:val="0"/>
                      <w:divBdr>
                        <w:top w:val="none" w:sz="0" w:space="0" w:color="auto"/>
                        <w:left w:val="none" w:sz="0" w:space="0" w:color="auto"/>
                        <w:bottom w:val="none" w:sz="0" w:space="0" w:color="auto"/>
                        <w:right w:val="none" w:sz="0" w:space="0" w:color="auto"/>
                      </w:divBdr>
                    </w:div>
                  </w:divsChild>
                </w:div>
                <w:div w:id="1712412992">
                  <w:marLeft w:val="0"/>
                  <w:marRight w:val="0"/>
                  <w:marTop w:val="0"/>
                  <w:marBottom w:val="0"/>
                  <w:divBdr>
                    <w:top w:val="none" w:sz="0" w:space="0" w:color="auto"/>
                    <w:left w:val="none" w:sz="0" w:space="0" w:color="auto"/>
                    <w:bottom w:val="none" w:sz="0" w:space="0" w:color="auto"/>
                    <w:right w:val="none" w:sz="0" w:space="0" w:color="auto"/>
                  </w:divBdr>
                  <w:divsChild>
                    <w:div w:id="855539260">
                      <w:marLeft w:val="0"/>
                      <w:marRight w:val="0"/>
                      <w:marTop w:val="0"/>
                      <w:marBottom w:val="0"/>
                      <w:divBdr>
                        <w:top w:val="none" w:sz="0" w:space="0" w:color="auto"/>
                        <w:left w:val="none" w:sz="0" w:space="0" w:color="auto"/>
                        <w:bottom w:val="none" w:sz="0" w:space="0" w:color="auto"/>
                        <w:right w:val="none" w:sz="0" w:space="0" w:color="auto"/>
                      </w:divBdr>
                    </w:div>
                  </w:divsChild>
                </w:div>
                <w:div w:id="1717579884">
                  <w:marLeft w:val="0"/>
                  <w:marRight w:val="0"/>
                  <w:marTop w:val="0"/>
                  <w:marBottom w:val="0"/>
                  <w:divBdr>
                    <w:top w:val="none" w:sz="0" w:space="0" w:color="auto"/>
                    <w:left w:val="none" w:sz="0" w:space="0" w:color="auto"/>
                    <w:bottom w:val="none" w:sz="0" w:space="0" w:color="auto"/>
                    <w:right w:val="none" w:sz="0" w:space="0" w:color="auto"/>
                  </w:divBdr>
                  <w:divsChild>
                    <w:div w:id="711031492">
                      <w:marLeft w:val="0"/>
                      <w:marRight w:val="0"/>
                      <w:marTop w:val="0"/>
                      <w:marBottom w:val="0"/>
                      <w:divBdr>
                        <w:top w:val="none" w:sz="0" w:space="0" w:color="auto"/>
                        <w:left w:val="none" w:sz="0" w:space="0" w:color="auto"/>
                        <w:bottom w:val="none" w:sz="0" w:space="0" w:color="auto"/>
                        <w:right w:val="none" w:sz="0" w:space="0" w:color="auto"/>
                      </w:divBdr>
                    </w:div>
                  </w:divsChild>
                </w:div>
                <w:div w:id="1720084275">
                  <w:marLeft w:val="0"/>
                  <w:marRight w:val="0"/>
                  <w:marTop w:val="0"/>
                  <w:marBottom w:val="0"/>
                  <w:divBdr>
                    <w:top w:val="none" w:sz="0" w:space="0" w:color="auto"/>
                    <w:left w:val="none" w:sz="0" w:space="0" w:color="auto"/>
                    <w:bottom w:val="none" w:sz="0" w:space="0" w:color="auto"/>
                    <w:right w:val="none" w:sz="0" w:space="0" w:color="auto"/>
                  </w:divBdr>
                  <w:divsChild>
                    <w:div w:id="706835036">
                      <w:marLeft w:val="0"/>
                      <w:marRight w:val="0"/>
                      <w:marTop w:val="0"/>
                      <w:marBottom w:val="0"/>
                      <w:divBdr>
                        <w:top w:val="none" w:sz="0" w:space="0" w:color="auto"/>
                        <w:left w:val="none" w:sz="0" w:space="0" w:color="auto"/>
                        <w:bottom w:val="none" w:sz="0" w:space="0" w:color="auto"/>
                        <w:right w:val="none" w:sz="0" w:space="0" w:color="auto"/>
                      </w:divBdr>
                    </w:div>
                  </w:divsChild>
                </w:div>
                <w:div w:id="1734767525">
                  <w:marLeft w:val="0"/>
                  <w:marRight w:val="0"/>
                  <w:marTop w:val="0"/>
                  <w:marBottom w:val="0"/>
                  <w:divBdr>
                    <w:top w:val="none" w:sz="0" w:space="0" w:color="auto"/>
                    <w:left w:val="none" w:sz="0" w:space="0" w:color="auto"/>
                    <w:bottom w:val="none" w:sz="0" w:space="0" w:color="auto"/>
                    <w:right w:val="none" w:sz="0" w:space="0" w:color="auto"/>
                  </w:divBdr>
                  <w:divsChild>
                    <w:div w:id="1827352522">
                      <w:marLeft w:val="0"/>
                      <w:marRight w:val="0"/>
                      <w:marTop w:val="0"/>
                      <w:marBottom w:val="0"/>
                      <w:divBdr>
                        <w:top w:val="none" w:sz="0" w:space="0" w:color="auto"/>
                        <w:left w:val="none" w:sz="0" w:space="0" w:color="auto"/>
                        <w:bottom w:val="none" w:sz="0" w:space="0" w:color="auto"/>
                        <w:right w:val="none" w:sz="0" w:space="0" w:color="auto"/>
                      </w:divBdr>
                    </w:div>
                  </w:divsChild>
                </w:div>
                <w:div w:id="1795715213">
                  <w:marLeft w:val="0"/>
                  <w:marRight w:val="0"/>
                  <w:marTop w:val="0"/>
                  <w:marBottom w:val="0"/>
                  <w:divBdr>
                    <w:top w:val="none" w:sz="0" w:space="0" w:color="auto"/>
                    <w:left w:val="none" w:sz="0" w:space="0" w:color="auto"/>
                    <w:bottom w:val="none" w:sz="0" w:space="0" w:color="auto"/>
                    <w:right w:val="none" w:sz="0" w:space="0" w:color="auto"/>
                  </w:divBdr>
                  <w:divsChild>
                    <w:div w:id="1141460733">
                      <w:marLeft w:val="0"/>
                      <w:marRight w:val="0"/>
                      <w:marTop w:val="0"/>
                      <w:marBottom w:val="0"/>
                      <w:divBdr>
                        <w:top w:val="none" w:sz="0" w:space="0" w:color="auto"/>
                        <w:left w:val="none" w:sz="0" w:space="0" w:color="auto"/>
                        <w:bottom w:val="none" w:sz="0" w:space="0" w:color="auto"/>
                        <w:right w:val="none" w:sz="0" w:space="0" w:color="auto"/>
                      </w:divBdr>
                    </w:div>
                  </w:divsChild>
                </w:div>
                <w:div w:id="1827740825">
                  <w:marLeft w:val="0"/>
                  <w:marRight w:val="0"/>
                  <w:marTop w:val="0"/>
                  <w:marBottom w:val="0"/>
                  <w:divBdr>
                    <w:top w:val="none" w:sz="0" w:space="0" w:color="auto"/>
                    <w:left w:val="none" w:sz="0" w:space="0" w:color="auto"/>
                    <w:bottom w:val="none" w:sz="0" w:space="0" w:color="auto"/>
                    <w:right w:val="none" w:sz="0" w:space="0" w:color="auto"/>
                  </w:divBdr>
                  <w:divsChild>
                    <w:div w:id="896866228">
                      <w:marLeft w:val="0"/>
                      <w:marRight w:val="0"/>
                      <w:marTop w:val="0"/>
                      <w:marBottom w:val="0"/>
                      <w:divBdr>
                        <w:top w:val="none" w:sz="0" w:space="0" w:color="auto"/>
                        <w:left w:val="none" w:sz="0" w:space="0" w:color="auto"/>
                        <w:bottom w:val="none" w:sz="0" w:space="0" w:color="auto"/>
                        <w:right w:val="none" w:sz="0" w:space="0" w:color="auto"/>
                      </w:divBdr>
                    </w:div>
                  </w:divsChild>
                </w:div>
                <w:div w:id="1857421383">
                  <w:marLeft w:val="0"/>
                  <w:marRight w:val="0"/>
                  <w:marTop w:val="0"/>
                  <w:marBottom w:val="0"/>
                  <w:divBdr>
                    <w:top w:val="none" w:sz="0" w:space="0" w:color="auto"/>
                    <w:left w:val="none" w:sz="0" w:space="0" w:color="auto"/>
                    <w:bottom w:val="none" w:sz="0" w:space="0" w:color="auto"/>
                    <w:right w:val="none" w:sz="0" w:space="0" w:color="auto"/>
                  </w:divBdr>
                  <w:divsChild>
                    <w:div w:id="617100077">
                      <w:marLeft w:val="0"/>
                      <w:marRight w:val="0"/>
                      <w:marTop w:val="0"/>
                      <w:marBottom w:val="0"/>
                      <w:divBdr>
                        <w:top w:val="none" w:sz="0" w:space="0" w:color="auto"/>
                        <w:left w:val="none" w:sz="0" w:space="0" w:color="auto"/>
                        <w:bottom w:val="none" w:sz="0" w:space="0" w:color="auto"/>
                        <w:right w:val="none" w:sz="0" w:space="0" w:color="auto"/>
                      </w:divBdr>
                    </w:div>
                  </w:divsChild>
                </w:div>
                <w:div w:id="1980957281">
                  <w:marLeft w:val="0"/>
                  <w:marRight w:val="0"/>
                  <w:marTop w:val="0"/>
                  <w:marBottom w:val="0"/>
                  <w:divBdr>
                    <w:top w:val="none" w:sz="0" w:space="0" w:color="auto"/>
                    <w:left w:val="none" w:sz="0" w:space="0" w:color="auto"/>
                    <w:bottom w:val="none" w:sz="0" w:space="0" w:color="auto"/>
                    <w:right w:val="none" w:sz="0" w:space="0" w:color="auto"/>
                  </w:divBdr>
                  <w:divsChild>
                    <w:div w:id="389232647">
                      <w:marLeft w:val="0"/>
                      <w:marRight w:val="0"/>
                      <w:marTop w:val="0"/>
                      <w:marBottom w:val="0"/>
                      <w:divBdr>
                        <w:top w:val="none" w:sz="0" w:space="0" w:color="auto"/>
                        <w:left w:val="none" w:sz="0" w:space="0" w:color="auto"/>
                        <w:bottom w:val="none" w:sz="0" w:space="0" w:color="auto"/>
                        <w:right w:val="none" w:sz="0" w:space="0" w:color="auto"/>
                      </w:divBdr>
                    </w:div>
                  </w:divsChild>
                </w:div>
                <w:div w:id="2010675907">
                  <w:marLeft w:val="0"/>
                  <w:marRight w:val="0"/>
                  <w:marTop w:val="0"/>
                  <w:marBottom w:val="0"/>
                  <w:divBdr>
                    <w:top w:val="none" w:sz="0" w:space="0" w:color="auto"/>
                    <w:left w:val="none" w:sz="0" w:space="0" w:color="auto"/>
                    <w:bottom w:val="none" w:sz="0" w:space="0" w:color="auto"/>
                    <w:right w:val="none" w:sz="0" w:space="0" w:color="auto"/>
                  </w:divBdr>
                  <w:divsChild>
                    <w:div w:id="898828618">
                      <w:marLeft w:val="0"/>
                      <w:marRight w:val="0"/>
                      <w:marTop w:val="0"/>
                      <w:marBottom w:val="0"/>
                      <w:divBdr>
                        <w:top w:val="none" w:sz="0" w:space="0" w:color="auto"/>
                        <w:left w:val="none" w:sz="0" w:space="0" w:color="auto"/>
                        <w:bottom w:val="none" w:sz="0" w:space="0" w:color="auto"/>
                        <w:right w:val="none" w:sz="0" w:space="0" w:color="auto"/>
                      </w:divBdr>
                    </w:div>
                  </w:divsChild>
                </w:div>
                <w:div w:id="2024164113">
                  <w:marLeft w:val="0"/>
                  <w:marRight w:val="0"/>
                  <w:marTop w:val="0"/>
                  <w:marBottom w:val="0"/>
                  <w:divBdr>
                    <w:top w:val="none" w:sz="0" w:space="0" w:color="auto"/>
                    <w:left w:val="none" w:sz="0" w:space="0" w:color="auto"/>
                    <w:bottom w:val="none" w:sz="0" w:space="0" w:color="auto"/>
                    <w:right w:val="none" w:sz="0" w:space="0" w:color="auto"/>
                  </w:divBdr>
                  <w:divsChild>
                    <w:div w:id="2016685743">
                      <w:marLeft w:val="0"/>
                      <w:marRight w:val="0"/>
                      <w:marTop w:val="0"/>
                      <w:marBottom w:val="0"/>
                      <w:divBdr>
                        <w:top w:val="none" w:sz="0" w:space="0" w:color="auto"/>
                        <w:left w:val="none" w:sz="0" w:space="0" w:color="auto"/>
                        <w:bottom w:val="none" w:sz="0" w:space="0" w:color="auto"/>
                        <w:right w:val="none" w:sz="0" w:space="0" w:color="auto"/>
                      </w:divBdr>
                    </w:div>
                  </w:divsChild>
                </w:div>
                <w:div w:id="2035811090">
                  <w:marLeft w:val="0"/>
                  <w:marRight w:val="0"/>
                  <w:marTop w:val="0"/>
                  <w:marBottom w:val="0"/>
                  <w:divBdr>
                    <w:top w:val="none" w:sz="0" w:space="0" w:color="auto"/>
                    <w:left w:val="none" w:sz="0" w:space="0" w:color="auto"/>
                    <w:bottom w:val="none" w:sz="0" w:space="0" w:color="auto"/>
                    <w:right w:val="none" w:sz="0" w:space="0" w:color="auto"/>
                  </w:divBdr>
                  <w:divsChild>
                    <w:div w:id="1356299189">
                      <w:marLeft w:val="0"/>
                      <w:marRight w:val="0"/>
                      <w:marTop w:val="0"/>
                      <w:marBottom w:val="0"/>
                      <w:divBdr>
                        <w:top w:val="none" w:sz="0" w:space="0" w:color="auto"/>
                        <w:left w:val="none" w:sz="0" w:space="0" w:color="auto"/>
                        <w:bottom w:val="none" w:sz="0" w:space="0" w:color="auto"/>
                        <w:right w:val="none" w:sz="0" w:space="0" w:color="auto"/>
                      </w:divBdr>
                    </w:div>
                  </w:divsChild>
                </w:div>
                <w:div w:id="2038235815">
                  <w:marLeft w:val="0"/>
                  <w:marRight w:val="0"/>
                  <w:marTop w:val="0"/>
                  <w:marBottom w:val="0"/>
                  <w:divBdr>
                    <w:top w:val="none" w:sz="0" w:space="0" w:color="auto"/>
                    <w:left w:val="none" w:sz="0" w:space="0" w:color="auto"/>
                    <w:bottom w:val="none" w:sz="0" w:space="0" w:color="auto"/>
                    <w:right w:val="none" w:sz="0" w:space="0" w:color="auto"/>
                  </w:divBdr>
                  <w:divsChild>
                    <w:div w:id="1990593833">
                      <w:marLeft w:val="0"/>
                      <w:marRight w:val="0"/>
                      <w:marTop w:val="0"/>
                      <w:marBottom w:val="0"/>
                      <w:divBdr>
                        <w:top w:val="none" w:sz="0" w:space="0" w:color="auto"/>
                        <w:left w:val="none" w:sz="0" w:space="0" w:color="auto"/>
                        <w:bottom w:val="none" w:sz="0" w:space="0" w:color="auto"/>
                        <w:right w:val="none" w:sz="0" w:space="0" w:color="auto"/>
                      </w:divBdr>
                    </w:div>
                  </w:divsChild>
                </w:div>
                <w:div w:id="2059039257">
                  <w:marLeft w:val="0"/>
                  <w:marRight w:val="0"/>
                  <w:marTop w:val="0"/>
                  <w:marBottom w:val="0"/>
                  <w:divBdr>
                    <w:top w:val="none" w:sz="0" w:space="0" w:color="auto"/>
                    <w:left w:val="none" w:sz="0" w:space="0" w:color="auto"/>
                    <w:bottom w:val="none" w:sz="0" w:space="0" w:color="auto"/>
                    <w:right w:val="none" w:sz="0" w:space="0" w:color="auto"/>
                  </w:divBdr>
                  <w:divsChild>
                    <w:div w:id="5650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73030">
          <w:marLeft w:val="0"/>
          <w:marRight w:val="0"/>
          <w:marTop w:val="0"/>
          <w:marBottom w:val="0"/>
          <w:divBdr>
            <w:top w:val="none" w:sz="0" w:space="0" w:color="auto"/>
            <w:left w:val="none" w:sz="0" w:space="0" w:color="auto"/>
            <w:bottom w:val="none" w:sz="0" w:space="0" w:color="auto"/>
            <w:right w:val="none" w:sz="0" w:space="0" w:color="auto"/>
          </w:divBdr>
        </w:div>
        <w:div w:id="483009891">
          <w:marLeft w:val="0"/>
          <w:marRight w:val="0"/>
          <w:marTop w:val="0"/>
          <w:marBottom w:val="0"/>
          <w:divBdr>
            <w:top w:val="none" w:sz="0" w:space="0" w:color="auto"/>
            <w:left w:val="none" w:sz="0" w:space="0" w:color="auto"/>
            <w:bottom w:val="none" w:sz="0" w:space="0" w:color="auto"/>
            <w:right w:val="none" w:sz="0" w:space="0" w:color="auto"/>
          </w:divBdr>
        </w:div>
        <w:div w:id="500973629">
          <w:marLeft w:val="0"/>
          <w:marRight w:val="0"/>
          <w:marTop w:val="0"/>
          <w:marBottom w:val="0"/>
          <w:divBdr>
            <w:top w:val="none" w:sz="0" w:space="0" w:color="auto"/>
            <w:left w:val="none" w:sz="0" w:space="0" w:color="auto"/>
            <w:bottom w:val="none" w:sz="0" w:space="0" w:color="auto"/>
            <w:right w:val="none" w:sz="0" w:space="0" w:color="auto"/>
          </w:divBdr>
        </w:div>
        <w:div w:id="523443907">
          <w:marLeft w:val="0"/>
          <w:marRight w:val="0"/>
          <w:marTop w:val="0"/>
          <w:marBottom w:val="0"/>
          <w:divBdr>
            <w:top w:val="none" w:sz="0" w:space="0" w:color="auto"/>
            <w:left w:val="none" w:sz="0" w:space="0" w:color="auto"/>
            <w:bottom w:val="none" w:sz="0" w:space="0" w:color="auto"/>
            <w:right w:val="none" w:sz="0" w:space="0" w:color="auto"/>
          </w:divBdr>
        </w:div>
        <w:div w:id="536743975">
          <w:marLeft w:val="0"/>
          <w:marRight w:val="0"/>
          <w:marTop w:val="0"/>
          <w:marBottom w:val="0"/>
          <w:divBdr>
            <w:top w:val="none" w:sz="0" w:space="0" w:color="auto"/>
            <w:left w:val="none" w:sz="0" w:space="0" w:color="auto"/>
            <w:bottom w:val="none" w:sz="0" w:space="0" w:color="auto"/>
            <w:right w:val="none" w:sz="0" w:space="0" w:color="auto"/>
          </w:divBdr>
          <w:divsChild>
            <w:div w:id="1602369350">
              <w:marLeft w:val="-75"/>
              <w:marRight w:val="0"/>
              <w:marTop w:val="30"/>
              <w:marBottom w:val="30"/>
              <w:divBdr>
                <w:top w:val="none" w:sz="0" w:space="0" w:color="auto"/>
                <w:left w:val="none" w:sz="0" w:space="0" w:color="auto"/>
                <w:bottom w:val="none" w:sz="0" w:space="0" w:color="auto"/>
                <w:right w:val="none" w:sz="0" w:space="0" w:color="auto"/>
              </w:divBdr>
              <w:divsChild>
                <w:div w:id="184754248">
                  <w:marLeft w:val="0"/>
                  <w:marRight w:val="0"/>
                  <w:marTop w:val="0"/>
                  <w:marBottom w:val="0"/>
                  <w:divBdr>
                    <w:top w:val="none" w:sz="0" w:space="0" w:color="auto"/>
                    <w:left w:val="none" w:sz="0" w:space="0" w:color="auto"/>
                    <w:bottom w:val="none" w:sz="0" w:space="0" w:color="auto"/>
                    <w:right w:val="none" w:sz="0" w:space="0" w:color="auto"/>
                  </w:divBdr>
                  <w:divsChild>
                    <w:div w:id="701595140">
                      <w:marLeft w:val="0"/>
                      <w:marRight w:val="0"/>
                      <w:marTop w:val="0"/>
                      <w:marBottom w:val="0"/>
                      <w:divBdr>
                        <w:top w:val="none" w:sz="0" w:space="0" w:color="auto"/>
                        <w:left w:val="none" w:sz="0" w:space="0" w:color="auto"/>
                        <w:bottom w:val="none" w:sz="0" w:space="0" w:color="auto"/>
                        <w:right w:val="none" w:sz="0" w:space="0" w:color="auto"/>
                      </w:divBdr>
                    </w:div>
                  </w:divsChild>
                </w:div>
                <w:div w:id="215893622">
                  <w:marLeft w:val="0"/>
                  <w:marRight w:val="0"/>
                  <w:marTop w:val="0"/>
                  <w:marBottom w:val="0"/>
                  <w:divBdr>
                    <w:top w:val="none" w:sz="0" w:space="0" w:color="auto"/>
                    <w:left w:val="none" w:sz="0" w:space="0" w:color="auto"/>
                    <w:bottom w:val="none" w:sz="0" w:space="0" w:color="auto"/>
                    <w:right w:val="none" w:sz="0" w:space="0" w:color="auto"/>
                  </w:divBdr>
                  <w:divsChild>
                    <w:div w:id="116535456">
                      <w:marLeft w:val="0"/>
                      <w:marRight w:val="0"/>
                      <w:marTop w:val="0"/>
                      <w:marBottom w:val="0"/>
                      <w:divBdr>
                        <w:top w:val="none" w:sz="0" w:space="0" w:color="auto"/>
                        <w:left w:val="none" w:sz="0" w:space="0" w:color="auto"/>
                        <w:bottom w:val="none" w:sz="0" w:space="0" w:color="auto"/>
                        <w:right w:val="none" w:sz="0" w:space="0" w:color="auto"/>
                      </w:divBdr>
                    </w:div>
                  </w:divsChild>
                </w:div>
                <w:div w:id="324674115">
                  <w:marLeft w:val="0"/>
                  <w:marRight w:val="0"/>
                  <w:marTop w:val="0"/>
                  <w:marBottom w:val="0"/>
                  <w:divBdr>
                    <w:top w:val="none" w:sz="0" w:space="0" w:color="auto"/>
                    <w:left w:val="none" w:sz="0" w:space="0" w:color="auto"/>
                    <w:bottom w:val="none" w:sz="0" w:space="0" w:color="auto"/>
                    <w:right w:val="none" w:sz="0" w:space="0" w:color="auto"/>
                  </w:divBdr>
                  <w:divsChild>
                    <w:div w:id="1574001277">
                      <w:marLeft w:val="0"/>
                      <w:marRight w:val="0"/>
                      <w:marTop w:val="0"/>
                      <w:marBottom w:val="0"/>
                      <w:divBdr>
                        <w:top w:val="none" w:sz="0" w:space="0" w:color="auto"/>
                        <w:left w:val="none" w:sz="0" w:space="0" w:color="auto"/>
                        <w:bottom w:val="none" w:sz="0" w:space="0" w:color="auto"/>
                        <w:right w:val="none" w:sz="0" w:space="0" w:color="auto"/>
                      </w:divBdr>
                    </w:div>
                  </w:divsChild>
                </w:div>
                <w:div w:id="517542169">
                  <w:marLeft w:val="0"/>
                  <w:marRight w:val="0"/>
                  <w:marTop w:val="0"/>
                  <w:marBottom w:val="0"/>
                  <w:divBdr>
                    <w:top w:val="none" w:sz="0" w:space="0" w:color="auto"/>
                    <w:left w:val="none" w:sz="0" w:space="0" w:color="auto"/>
                    <w:bottom w:val="none" w:sz="0" w:space="0" w:color="auto"/>
                    <w:right w:val="none" w:sz="0" w:space="0" w:color="auto"/>
                  </w:divBdr>
                  <w:divsChild>
                    <w:div w:id="329330745">
                      <w:marLeft w:val="0"/>
                      <w:marRight w:val="0"/>
                      <w:marTop w:val="0"/>
                      <w:marBottom w:val="0"/>
                      <w:divBdr>
                        <w:top w:val="none" w:sz="0" w:space="0" w:color="auto"/>
                        <w:left w:val="none" w:sz="0" w:space="0" w:color="auto"/>
                        <w:bottom w:val="none" w:sz="0" w:space="0" w:color="auto"/>
                        <w:right w:val="none" w:sz="0" w:space="0" w:color="auto"/>
                      </w:divBdr>
                    </w:div>
                  </w:divsChild>
                </w:div>
                <w:div w:id="571812050">
                  <w:marLeft w:val="0"/>
                  <w:marRight w:val="0"/>
                  <w:marTop w:val="0"/>
                  <w:marBottom w:val="0"/>
                  <w:divBdr>
                    <w:top w:val="none" w:sz="0" w:space="0" w:color="auto"/>
                    <w:left w:val="none" w:sz="0" w:space="0" w:color="auto"/>
                    <w:bottom w:val="none" w:sz="0" w:space="0" w:color="auto"/>
                    <w:right w:val="none" w:sz="0" w:space="0" w:color="auto"/>
                  </w:divBdr>
                  <w:divsChild>
                    <w:div w:id="989096751">
                      <w:marLeft w:val="0"/>
                      <w:marRight w:val="0"/>
                      <w:marTop w:val="0"/>
                      <w:marBottom w:val="0"/>
                      <w:divBdr>
                        <w:top w:val="none" w:sz="0" w:space="0" w:color="auto"/>
                        <w:left w:val="none" w:sz="0" w:space="0" w:color="auto"/>
                        <w:bottom w:val="none" w:sz="0" w:space="0" w:color="auto"/>
                        <w:right w:val="none" w:sz="0" w:space="0" w:color="auto"/>
                      </w:divBdr>
                    </w:div>
                  </w:divsChild>
                </w:div>
                <w:div w:id="707143010">
                  <w:marLeft w:val="0"/>
                  <w:marRight w:val="0"/>
                  <w:marTop w:val="0"/>
                  <w:marBottom w:val="0"/>
                  <w:divBdr>
                    <w:top w:val="none" w:sz="0" w:space="0" w:color="auto"/>
                    <w:left w:val="none" w:sz="0" w:space="0" w:color="auto"/>
                    <w:bottom w:val="none" w:sz="0" w:space="0" w:color="auto"/>
                    <w:right w:val="none" w:sz="0" w:space="0" w:color="auto"/>
                  </w:divBdr>
                  <w:divsChild>
                    <w:div w:id="607666018">
                      <w:marLeft w:val="0"/>
                      <w:marRight w:val="0"/>
                      <w:marTop w:val="0"/>
                      <w:marBottom w:val="0"/>
                      <w:divBdr>
                        <w:top w:val="none" w:sz="0" w:space="0" w:color="auto"/>
                        <w:left w:val="none" w:sz="0" w:space="0" w:color="auto"/>
                        <w:bottom w:val="none" w:sz="0" w:space="0" w:color="auto"/>
                        <w:right w:val="none" w:sz="0" w:space="0" w:color="auto"/>
                      </w:divBdr>
                    </w:div>
                  </w:divsChild>
                </w:div>
                <w:div w:id="863133968">
                  <w:marLeft w:val="0"/>
                  <w:marRight w:val="0"/>
                  <w:marTop w:val="0"/>
                  <w:marBottom w:val="0"/>
                  <w:divBdr>
                    <w:top w:val="none" w:sz="0" w:space="0" w:color="auto"/>
                    <w:left w:val="none" w:sz="0" w:space="0" w:color="auto"/>
                    <w:bottom w:val="none" w:sz="0" w:space="0" w:color="auto"/>
                    <w:right w:val="none" w:sz="0" w:space="0" w:color="auto"/>
                  </w:divBdr>
                  <w:divsChild>
                    <w:div w:id="2004694838">
                      <w:marLeft w:val="0"/>
                      <w:marRight w:val="0"/>
                      <w:marTop w:val="0"/>
                      <w:marBottom w:val="0"/>
                      <w:divBdr>
                        <w:top w:val="none" w:sz="0" w:space="0" w:color="auto"/>
                        <w:left w:val="none" w:sz="0" w:space="0" w:color="auto"/>
                        <w:bottom w:val="none" w:sz="0" w:space="0" w:color="auto"/>
                        <w:right w:val="none" w:sz="0" w:space="0" w:color="auto"/>
                      </w:divBdr>
                    </w:div>
                  </w:divsChild>
                </w:div>
                <w:div w:id="1049374742">
                  <w:marLeft w:val="0"/>
                  <w:marRight w:val="0"/>
                  <w:marTop w:val="0"/>
                  <w:marBottom w:val="0"/>
                  <w:divBdr>
                    <w:top w:val="none" w:sz="0" w:space="0" w:color="auto"/>
                    <w:left w:val="none" w:sz="0" w:space="0" w:color="auto"/>
                    <w:bottom w:val="none" w:sz="0" w:space="0" w:color="auto"/>
                    <w:right w:val="none" w:sz="0" w:space="0" w:color="auto"/>
                  </w:divBdr>
                  <w:divsChild>
                    <w:div w:id="1941527059">
                      <w:marLeft w:val="0"/>
                      <w:marRight w:val="0"/>
                      <w:marTop w:val="0"/>
                      <w:marBottom w:val="0"/>
                      <w:divBdr>
                        <w:top w:val="none" w:sz="0" w:space="0" w:color="auto"/>
                        <w:left w:val="none" w:sz="0" w:space="0" w:color="auto"/>
                        <w:bottom w:val="none" w:sz="0" w:space="0" w:color="auto"/>
                        <w:right w:val="none" w:sz="0" w:space="0" w:color="auto"/>
                      </w:divBdr>
                    </w:div>
                  </w:divsChild>
                </w:div>
                <w:div w:id="1225682016">
                  <w:marLeft w:val="0"/>
                  <w:marRight w:val="0"/>
                  <w:marTop w:val="0"/>
                  <w:marBottom w:val="0"/>
                  <w:divBdr>
                    <w:top w:val="none" w:sz="0" w:space="0" w:color="auto"/>
                    <w:left w:val="none" w:sz="0" w:space="0" w:color="auto"/>
                    <w:bottom w:val="none" w:sz="0" w:space="0" w:color="auto"/>
                    <w:right w:val="none" w:sz="0" w:space="0" w:color="auto"/>
                  </w:divBdr>
                  <w:divsChild>
                    <w:div w:id="802625830">
                      <w:marLeft w:val="0"/>
                      <w:marRight w:val="0"/>
                      <w:marTop w:val="0"/>
                      <w:marBottom w:val="0"/>
                      <w:divBdr>
                        <w:top w:val="none" w:sz="0" w:space="0" w:color="auto"/>
                        <w:left w:val="none" w:sz="0" w:space="0" w:color="auto"/>
                        <w:bottom w:val="none" w:sz="0" w:space="0" w:color="auto"/>
                        <w:right w:val="none" w:sz="0" w:space="0" w:color="auto"/>
                      </w:divBdr>
                    </w:div>
                  </w:divsChild>
                </w:div>
                <w:div w:id="1487436299">
                  <w:marLeft w:val="0"/>
                  <w:marRight w:val="0"/>
                  <w:marTop w:val="0"/>
                  <w:marBottom w:val="0"/>
                  <w:divBdr>
                    <w:top w:val="none" w:sz="0" w:space="0" w:color="auto"/>
                    <w:left w:val="none" w:sz="0" w:space="0" w:color="auto"/>
                    <w:bottom w:val="none" w:sz="0" w:space="0" w:color="auto"/>
                    <w:right w:val="none" w:sz="0" w:space="0" w:color="auto"/>
                  </w:divBdr>
                  <w:divsChild>
                    <w:div w:id="1980761281">
                      <w:marLeft w:val="0"/>
                      <w:marRight w:val="0"/>
                      <w:marTop w:val="0"/>
                      <w:marBottom w:val="0"/>
                      <w:divBdr>
                        <w:top w:val="none" w:sz="0" w:space="0" w:color="auto"/>
                        <w:left w:val="none" w:sz="0" w:space="0" w:color="auto"/>
                        <w:bottom w:val="none" w:sz="0" w:space="0" w:color="auto"/>
                        <w:right w:val="none" w:sz="0" w:space="0" w:color="auto"/>
                      </w:divBdr>
                    </w:div>
                  </w:divsChild>
                </w:div>
                <w:div w:id="1500467380">
                  <w:marLeft w:val="0"/>
                  <w:marRight w:val="0"/>
                  <w:marTop w:val="0"/>
                  <w:marBottom w:val="0"/>
                  <w:divBdr>
                    <w:top w:val="none" w:sz="0" w:space="0" w:color="auto"/>
                    <w:left w:val="none" w:sz="0" w:space="0" w:color="auto"/>
                    <w:bottom w:val="none" w:sz="0" w:space="0" w:color="auto"/>
                    <w:right w:val="none" w:sz="0" w:space="0" w:color="auto"/>
                  </w:divBdr>
                  <w:divsChild>
                    <w:div w:id="1517310447">
                      <w:marLeft w:val="0"/>
                      <w:marRight w:val="0"/>
                      <w:marTop w:val="0"/>
                      <w:marBottom w:val="0"/>
                      <w:divBdr>
                        <w:top w:val="none" w:sz="0" w:space="0" w:color="auto"/>
                        <w:left w:val="none" w:sz="0" w:space="0" w:color="auto"/>
                        <w:bottom w:val="none" w:sz="0" w:space="0" w:color="auto"/>
                        <w:right w:val="none" w:sz="0" w:space="0" w:color="auto"/>
                      </w:divBdr>
                    </w:div>
                  </w:divsChild>
                </w:div>
                <w:div w:id="1605845087">
                  <w:marLeft w:val="0"/>
                  <w:marRight w:val="0"/>
                  <w:marTop w:val="0"/>
                  <w:marBottom w:val="0"/>
                  <w:divBdr>
                    <w:top w:val="none" w:sz="0" w:space="0" w:color="auto"/>
                    <w:left w:val="none" w:sz="0" w:space="0" w:color="auto"/>
                    <w:bottom w:val="none" w:sz="0" w:space="0" w:color="auto"/>
                    <w:right w:val="none" w:sz="0" w:space="0" w:color="auto"/>
                  </w:divBdr>
                  <w:divsChild>
                    <w:div w:id="1191606763">
                      <w:marLeft w:val="0"/>
                      <w:marRight w:val="0"/>
                      <w:marTop w:val="0"/>
                      <w:marBottom w:val="0"/>
                      <w:divBdr>
                        <w:top w:val="none" w:sz="0" w:space="0" w:color="auto"/>
                        <w:left w:val="none" w:sz="0" w:space="0" w:color="auto"/>
                        <w:bottom w:val="none" w:sz="0" w:space="0" w:color="auto"/>
                        <w:right w:val="none" w:sz="0" w:space="0" w:color="auto"/>
                      </w:divBdr>
                    </w:div>
                  </w:divsChild>
                </w:div>
                <w:div w:id="1908832478">
                  <w:marLeft w:val="0"/>
                  <w:marRight w:val="0"/>
                  <w:marTop w:val="0"/>
                  <w:marBottom w:val="0"/>
                  <w:divBdr>
                    <w:top w:val="none" w:sz="0" w:space="0" w:color="auto"/>
                    <w:left w:val="none" w:sz="0" w:space="0" w:color="auto"/>
                    <w:bottom w:val="none" w:sz="0" w:space="0" w:color="auto"/>
                    <w:right w:val="none" w:sz="0" w:space="0" w:color="auto"/>
                  </w:divBdr>
                  <w:divsChild>
                    <w:div w:id="2119640553">
                      <w:marLeft w:val="0"/>
                      <w:marRight w:val="0"/>
                      <w:marTop w:val="0"/>
                      <w:marBottom w:val="0"/>
                      <w:divBdr>
                        <w:top w:val="none" w:sz="0" w:space="0" w:color="auto"/>
                        <w:left w:val="none" w:sz="0" w:space="0" w:color="auto"/>
                        <w:bottom w:val="none" w:sz="0" w:space="0" w:color="auto"/>
                        <w:right w:val="none" w:sz="0" w:space="0" w:color="auto"/>
                      </w:divBdr>
                    </w:div>
                  </w:divsChild>
                </w:div>
                <w:div w:id="2054382342">
                  <w:marLeft w:val="0"/>
                  <w:marRight w:val="0"/>
                  <w:marTop w:val="0"/>
                  <w:marBottom w:val="0"/>
                  <w:divBdr>
                    <w:top w:val="none" w:sz="0" w:space="0" w:color="auto"/>
                    <w:left w:val="none" w:sz="0" w:space="0" w:color="auto"/>
                    <w:bottom w:val="none" w:sz="0" w:space="0" w:color="auto"/>
                    <w:right w:val="none" w:sz="0" w:space="0" w:color="auto"/>
                  </w:divBdr>
                  <w:divsChild>
                    <w:div w:id="1195073953">
                      <w:marLeft w:val="0"/>
                      <w:marRight w:val="0"/>
                      <w:marTop w:val="0"/>
                      <w:marBottom w:val="0"/>
                      <w:divBdr>
                        <w:top w:val="none" w:sz="0" w:space="0" w:color="auto"/>
                        <w:left w:val="none" w:sz="0" w:space="0" w:color="auto"/>
                        <w:bottom w:val="none" w:sz="0" w:space="0" w:color="auto"/>
                        <w:right w:val="none" w:sz="0" w:space="0" w:color="auto"/>
                      </w:divBdr>
                    </w:div>
                  </w:divsChild>
                </w:div>
                <w:div w:id="2068185130">
                  <w:marLeft w:val="0"/>
                  <w:marRight w:val="0"/>
                  <w:marTop w:val="0"/>
                  <w:marBottom w:val="0"/>
                  <w:divBdr>
                    <w:top w:val="none" w:sz="0" w:space="0" w:color="auto"/>
                    <w:left w:val="none" w:sz="0" w:space="0" w:color="auto"/>
                    <w:bottom w:val="none" w:sz="0" w:space="0" w:color="auto"/>
                    <w:right w:val="none" w:sz="0" w:space="0" w:color="auto"/>
                  </w:divBdr>
                  <w:divsChild>
                    <w:div w:id="341248274">
                      <w:marLeft w:val="0"/>
                      <w:marRight w:val="0"/>
                      <w:marTop w:val="0"/>
                      <w:marBottom w:val="0"/>
                      <w:divBdr>
                        <w:top w:val="none" w:sz="0" w:space="0" w:color="auto"/>
                        <w:left w:val="none" w:sz="0" w:space="0" w:color="auto"/>
                        <w:bottom w:val="none" w:sz="0" w:space="0" w:color="auto"/>
                        <w:right w:val="none" w:sz="0" w:space="0" w:color="auto"/>
                      </w:divBdr>
                    </w:div>
                  </w:divsChild>
                </w:div>
                <w:div w:id="2111394155">
                  <w:marLeft w:val="0"/>
                  <w:marRight w:val="0"/>
                  <w:marTop w:val="0"/>
                  <w:marBottom w:val="0"/>
                  <w:divBdr>
                    <w:top w:val="none" w:sz="0" w:space="0" w:color="auto"/>
                    <w:left w:val="none" w:sz="0" w:space="0" w:color="auto"/>
                    <w:bottom w:val="none" w:sz="0" w:space="0" w:color="auto"/>
                    <w:right w:val="none" w:sz="0" w:space="0" w:color="auto"/>
                  </w:divBdr>
                  <w:divsChild>
                    <w:div w:id="4449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9691">
          <w:marLeft w:val="0"/>
          <w:marRight w:val="0"/>
          <w:marTop w:val="0"/>
          <w:marBottom w:val="0"/>
          <w:divBdr>
            <w:top w:val="none" w:sz="0" w:space="0" w:color="auto"/>
            <w:left w:val="none" w:sz="0" w:space="0" w:color="auto"/>
            <w:bottom w:val="none" w:sz="0" w:space="0" w:color="auto"/>
            <w:right w:val="none" w:sz="0" w:space="0" w:color="auto"/>
          </w:divBdr>
        </w:div>
        <w:div w:id="554002076">
          <w:marLeft w:val="0"/>
          <w:marRight w:val="0"/>
          <w:marTop w:val="0"/>
          <w:marBottom w:val="0"/>
          <w:divBdr>
            <w:top w:val="none" w:sz="0" w:space="0" w:color="auto"/>
            <w:left w:val="none" w:sz="0" w:space="0" w:color="auto"/>
            <w:bottom w:val="none" w:sz="0" w:space="0" w:color="auto"/>
            <w:right w:val="none" w:sz="0" w:space="0" w:color="auto"/>
          </w:divBdr>
          <w:divsChild>
            <w:div w:id="715859735">
              <w:marLeft w:val="-75"/>
              <w:marRight w:val="0"/>
              <w:marTop w:val="30"/>
              <w:marBottom w:val="30"/>
              <w:divBdr>
                <w:top w:val="none" w:sz="0" w:space="0" w:color="auto"/>
                <w:left w:val="none" w:sz="0" w:space="0" w:color="auto"/>
                <w:bottom w:val="none" w:sz="0" w:space="0" w:color="auto"/>
                <w:right w:val="none" w:sz="0" w:space="0" w:color="auto"/>
              </w:divBdr>
              <w:divsChild>
                <w:div w:id="252395115">
                  <w:marLeft w:val="0"/>
                  <w:marRight w:val="0"/>
                  <w:marTop w:val="0"/>
                  <w:marBottom w:val="0"/>
                  <w:divBdr>
                    <w:top w:val="none" w:sz="0" w:space="0" w:color="auto"/>
                    <w:left w:val="none" w:sz="0" w:space="0" w:color="auto"/>
                    <w:bottom w:val="none" w:sz="0" w:space="0" w:color="auto"/>
                    <w:right w:val="none" w:sz="0" w:space="0" w:color="auto"/>
                  </w:divBdr>
                  <w:divsChild>
                    <w:div w:id="141125629">
                      <w:marLeft w:val="0"/>
                      <w:marRight w:val="0"/>
                      <w:marTop w:val="0"/>
                      <w:marBottom w:val="0"/>
                      <w:divBdr>
                        <w:top w:val="none" w:sz="0" w:space="0" w:color="auto"/>
                        <w:left w:val="none" w:sz="0" w:space="0" w:color="auto"/>
                        <w:bottom w:val="none" w:sz="0" w:space="0" w:color="auto"/>
                        <w:right w:val="none" w:sz="0" w:space="0" w:color="auto"/>
                      </w:divBdr>
                    </w:div>
                  </w:divsChild>
                </w:div>
                <w:div w:id="1471633736">
                  <w:marLeft w:val="0"/>
                  <w:marRight w:val="0"/>
                  <w:marTop w:val="0"/>
                  <w:marBottom w:val="0"/>
                  <w:divBdr>
                    <w:top w:val="none" w:sz="0" w:space="0" w:color="auto"/>
                    <w:left w:val="none" w:sz="0" w:space="0" w:color="auto"/>
                    <w:bottom w:val="none" w:sz="0" w:space="0" w:color="auto"/>
                    <w:right w:val="none" w:sz="0" w:space="0" w:color="auto"/>
                  </w:divBdr>
                  <w:divsChild>
                    <w:div w:id="1365129722">
                      <w:marLeft w:val="0"/>
                      <w:marRight w:val="0"/>
                      <w:marTop w:val="0"/>
                      <w:marBottom w:val="0"/>
                      <w:divBdr>
                        <w:top w:val="none" w:sz="0" w:space="0" w:color="auto"/>
                        <w:left w:val="none" w:sz="0" w:space="0" w:color="auto"/>
                        <w:bottom w:val="none" w:sz="0" w:space="0" w:color="auto"/>
                        <w:right w:val="none" w:sz="0" w:space="0" w:color="auto"/>
                      </w:divBdr>
                    </w:div>
                  </w:divsChild>
                </w:div>
                <w:div w:id="1750076767">
                  <w:marLeft w:val="0"/>
                  <w:marRight w:val="0"/>
                  <w:marTop w:val="0"/>
                  <w:marBottom w:val="0"/>
                  <w:divBdr>
                    <w:top w:val="none" w:sz="0" w:space="0" w:color="auto"/>
                    <w:left w:val="none" w:sz="0" w:space="0" w:color="auto"/>
                    <w:bottom w:val="none" w:sz="0" w:space="0" w:color="auto"/>
                    <w:right w:val="none" w:sz="0" w:space="0" w:color="auto"/>
                  </w:divBdr>
                  <w:divsChild>
                    <w:div w:id="917177150">
                      <w:marLeft w:val="0"/>
                      <w:marRight w:val="0"/>
                      <w:marTop w:val="0"/>
                      <w:marBottom w:val="0"/>
                      <w:divBdr>
                        <w:top w:val="none" w:sz="0" w:space="0" w:color="auto"/>
                        <w:left w:val="none" w:sz="0" w:space="0" w:color="auto"/>
                        <w:bottom w:val="none" w:sz="0" w:space="0" w:color="auto"/>
                        <w:right w:val="none" w:sz="0" w:space="0" w:color="auto"/>
                      </w:divBdr>
                    </w:div>
                  </w:divsChild>
                </w:div>
                <w:div w:id="1781609351">
                  <w:marLeft w:val="0"/>
                  <w:marRight w:val="0"/>
                  <w:marTop w:val="0"/>
                  <w:marBottom w:val="0"/>
                  <w:divBdr>
                    <w:top w:val="none" w:sz="0" w:space="0" w:color="auto"/>
                    <w:left w:val="none" w:sz="0" w:space="0" w:color="auto"/>
                    <w:bottom w:val="none" w:sz="0" w:space="0" w:color="auto"/>
                    <w:right w:val="none" w:sz="0" w:space="0" w:color="auto"/>
                  </w:divBdr>
                  <w:divsChild>
                    <w:div w:id="800809563">
                      <w:marLeft w:val="0"/>
                      <w:marRight w:val="0"/>
                      <w:marTop w:val="0"/>
                      <w:marBottom w:val="0"/>
                      <w:divBdr>
                        <w:top w:val="none" w:sz="0" w:space="0" w:color="auto"/>
                        <w:left w:val="none" w:sz="0" w:space="0" w:color="auto"/>
                        <w:bottom w:val="none" w:sz="0" w:space="0" w:color="auto"/>
                        <w:right w:val="none" w:sz="0" w:space="0" w:color="auto"/>
                      </w:divBdr>
                    </w:div>
                  </w:divsChild>
                </w:div>
                <w:div w:id="1944066250">
                  <w:marLeft w:val="0"/>
                  <w:marRight w:val="0"/>
                  <w:marTop w:val="0"/>
                  <w:marBottom w:val="0"/>
                  <w:divBdr>
                    <w:top w:val="none" w:sz="0" w:space="0" w:color="auto"/>
                    <w:left w:val="none" w:sz="0" w:space="0" w:color="auto"/>
                    <w:bottom w:val="none" w:sz="0" w:space="0" w:color="auto"/>
                    <w:right w:val="none" w:sz="0" w:space="0" w:color="auto"/>
                  </w:divBdr>
                  <w:divsChild>
                    <w:div w:id="325792371">
                      <w:marLeft w:val="0"/>
                      <w:marRight w:val="0"/>
                      <w:marTop w:val="0"/>
                      <w:marBottom w:val="0"/>
                      <w:divBdr>
                        <w:top w:val="none" w:sz="0" w:space="0" w:color="auto"/>
                        <w:left w:val="none" w:sz="0" w:space="0" w:color="auto"/>
                        <w:bottom w:val="none" w:sz="0" w:space="0" w:color="auto"/>
                        <w:right w:val="none" w:sz="0" w:space="0" w:color="auto"/>
                      </w:divBdr>
                    </w:div>
                  </w:divsChild>
                </w:div>
                <w:div w:id="2027949584">
                  <w:marLeft w:val="0"/>
                  <w:marRight w:val="0"/>
                  <w:marTop w:val="0"/>
                  <w:marBottom w:val="0"/>
                  <w:divBdr>
                    <w:top w:val="none" w:sz="0" w:space="0" w:color="auto"/>
                    <w:left w:val="none" w:sz="0" w:space="0" w:color="auto"/>
                    <w:bottom w:val="none" w:sz="0" w:space="0" w:color="auto"/>
                    <w:right w:val="none" w:sz="0" w:space="0" w:color="auto"/>
                  </w:divBdr>
                  <w:divsChild>
                    <w:div w:id="3193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9201">
          <w:marLeft w:val="0"/>
          <w:marRight w:val="0"/>
          <w:marTop w:val="0"/>
          <w:marBottom w:val="0"/>
          <w:divBdr>
            <w:top w:val="none" w:sz="0" w:space="0" w:color="auto"/>
            <w:left w:val="none" w:sz="0" w:space="0" w:color="auto"/>
            <w:bottom w:val="none" w:sz="0" w:space="0" w:color="auto"/>
            <w:right w:val="none" w:sz="0" w:space="0" w:color="auto"/>
          </w:divBdr>
        </w:div>
        <w:div w:id="563954442">
          <w:marLeft w:val="0"/>
          <w:marRight w:val="0"/>
          <w:marTop w:val="0"/>
          <w:marBottom w:val="0"/>
          <w:divBdr>
            <w:top w:val="none" w:sz="0" w:space="0" w:color="auto"/>
            <w:left w:val="none" w:sz="0" w:space="0" w:color="auto"/>
            <w:bottom w:val="none" w:sz="0" w:space="0" w:color="auto"/>
            <w:right w:val="none" w:sz="0" w:space="0" w:color="auto"/>
          </w:divBdr>
        </w:div>
        <w:div w:id="566959867">
          <w:marLeft w:val="0"/>
          <w:marRight w:val="0"/>
          <w:marTop w:val="0"/>
          <w:marBottom w:val="0"/>
          <w:divBdr>
            <w:top w:val="none" w:sz="0" w:space="0" w:color="auto"/>
            <w:left w:val="none" w:sz="0" w:space="0" w:color="auto"/>
            <w:bottom w:val="none" w:sz="0" w:space="0" w:color="auto"/>
            <w:right w:val="none" w:sz="0" w:space="0" w:color="auto"/>
          </w:divBdr>
          <w:divsChild>
            <w:div w:id="78714792">
              <w:marLeft w:val="-75"/>
              <w:marRight w:val="0"/>
              <w:marTop w:val="30"/>
              <w:marBottom w:val="30"/>
              <w:divBdr>
                <w:top w:val="none" w:sz="0" w:space="0" w:color="auto"/>
                <w:left w:val="none" w:sz="0" w:space="0" w:color="auto"/>
                <w:bottom w:val="none" w:sz="0" w:space="0" w:color="auto"/>
                <w:right w:val="none" w:sz="0" w:space="0" w:color="auto"/>
              </w:divBdr>
              <w:divsChild>
                <w:div w:id="61297513">
                  <w:marLeft w:val="0"/>
                  <w:marRight w:val="0"/>
                  <w:marTop w:val="0"/>
                  <w:marBottom w:val="0"/>
                  <w:divBdr>
                    <w:top w:val="none" w:sz="0" w:space="0" w:color="auto"/>
                    <w:left w:val="none" w:sz="0" w:space="0" w:color="auto"/>
                    <w:bottom w:val="none" w:sz="0" w:space="0" w:color="auto"/>
                    <w:right w:val="none" w:sz="0" w:space="0" w:color="auto"/>
                  </w:divBdr>
                  <w:divsChild>
                    <w:div w:id="1951550299">
                      <w:marLeft w:val="0"/>
                      <w:marRight w:val="0"/>
                      <w:marTop w:val="0"/>
                      <w:marBottom w:val="0"/>
                      <w:divBdr>
                        <w:top w:val="none" w:sz="0" w:space="0" w:color="auto"/>
                        <w:left w:val="none" w:sz="0" w:space="0" w:color="auto"/>
                        <w:bottom w:val="none" w:sz="0" w:space="0" w:color="auto"/>
                        <w:right w:val="none" w:sz="0" w:space="0" w:color="auto"/>
                      </w:divBdr>
                    </w:div>
                  </w:divsChild>
                </w:div>
                <w:div w:id="171533055">
                  <w:marLeft w:val="0"/>
                  <w:marRight w:val="0"/>
                  <w:marTop w:val="0"/>
                  <w:marBottom w:val="0"/>
                  <w:divBdr>
                    <w:top w:val="none" w:sz="0" w:space="0" w:color="auto"/>
                    <w:left w:val="none" w:sz="0" w:space="0" w:color="auto"/>
                    <w:bottom w:val="none" w:sz="0" w:space="0" w:color="auto"/>
                    <w:right w:val="none" w:sz="0" w:space="0" w:color="auto"/>
                  </w:divBdr>
                  <w:divsChild>
                    <w:div w:id="1810782474">
                      <w:marLeft w:val="0"/>
                      <w:marRight w:val="0"/>
                      <w:marTop w:val="0"/>
                      <w:marBottom w:val="0"/>
                      <w:divBdr>
                        <w:top w:val="none" w:sz="0" w:space="0" w:color="auto"/>
                        <w:left w:val="none" w:sz="0" w:space="0" w:color="auto"/>
                        <w:bottom w:val="none" w:sz="0" w:space="0" w:color="auto"/>
                        <w:right w:val="none" w:sz="0" w:space="0" w:color="auto"/>
                      </w:divBdr>
                    </w:div>
                  </w:divsChild>
                </w:div>
                <w:div w:id="201291313">
                  <w:marLeft w:val="0"/>
                  <w:marRight w:val="0"/>
                  <w:marTop w:val="0"/>
                  <w:marBottom w:val="0"/>
                  <w:divBdr>
                    <w:top w:val="none" w:sz="0" w:space="0" w:color="auto"/>
                    <w:left w:val="none" w:sz="0" w:space="0" w:color="auto"/>
                    <w:bottom w:val="none" w:sz="0" w:space="0" w:color="auto"/>
                    <w:right w:val="none" w:sz="0" w:space="0" w:color="auto"/>
                  </w:divBdr>
                  <w:divsChild>
                    <w:div w:id="616135318">
                      <w:marLeft w:val="0"/>
                      <w:marRight w:val="0"/>
                      <w:marTop w:val="0"/>
                      <w:marBottom w:val="0"/>
                      <w:divBdr>
                        <w:top w:val="none" w:sz="0" w:space="0" w:color="auto"/>
                        <w:left w:val="none" w:sz="0" w:space="0" w:color="auto"/>
                        <w:bottom w:val="none" w:sz="0" w:space="0" w:color="auto"/>
                        <w:right w:val="none" w:sz="0" w:space="0" w:color="auto"/>
                      </w:divBdr>
                    </w:div>
                  </w:divsChild>
                </w:div>
                <w:div w:id="285278830">
                  <w:marLeft w:val="0"/>
                  <w:marRight w:val="0"/>
                  <w:marTop w:val="0"/>
                  <w:marBottom w:val="0"/>
                  <w:divBdr>
                    <w:top w:val="none" w:sz="0" w:space="0" w:color="auto"/>
                    <w:left w:val="none" w:sz="0" w:space="0" w:color="auto"/>
                    <w:bottom w:val="none" w:sz="0" w:space="0" w:color="auto"/>
                    <w:right w:val="none" w:sz="0" w:space="0" w:color="auto"/>
                  </w:divBdr>
                  <w:divsChild>
                    <w:div w:id="82340231">
                      <w:marLeft w:val="0"/>
                      <w:marRight w:val="0"/>
                      <w:marTop w:val="0"/>
                      <w:marBottom w:val="0"/>
                      <w:divBdr>
                        <w:top w:val="none" w:sz="0" w:space="0" w:color="auto"/>
                        <w:left w:val="none" w:sz="0" w:space="0" w:color="auto"/>
                        <w:bottom w:val="none" w:sz="0" w:space="0" w:color="auto"/>
                        <w:right w:val="none" w:sz="0" w:space="0" w:color="auto"/>
                      </w:divBdr>
                    </w:div>
                  </w:divsChild>
                </w:div>
                <w:div w:id="533005280">
                  <w:marLeft w:val="0"/>
                  <w:marRight w:val="0"/>
                  <w:marTop w:val="0"/>
                  <w:marBottom w:val="0"/>
                  <w:divBdr>
                    <w:top w:val="none" w:sz="0" w:space="0" w:color="auto"/>
                    <w:left w:val="none" w:sz="0" w:space="0" w:color="auto"/>
                    <w:bottom w:val="none" w:sz="0" w:space="0" w:color="auto"/>
                    <w:right w:val="none" w:sz="0" w:space="0" w:color="auto"/>
                  </w:divBdr>
                  <w:divsChild>
                    <w:div w:id="1147624121">
                      <w:marLeft w:val="0"/>
                      <w:marRight w:val="0"/>
                      <w:marTop w:val="0"/>
                      <w:marBottom w:val="0"/>
                      <w:divBdr>
                        <w:top w:val="none" w:sz="0" w:space="0" w:color="auto"/>
                        <w:left w:val="none" w:sz="0" w:space="0" w:color="auto"/>
                        <w:bottom w:val="none" w:sz="0" w:space="0" w:color="auto"/>
                        <w:right w:val="none" w:sz="0" w:space="0" w:color="auto"/>
                      </w:divBdr>
                    </w:div>
                  </w:divsChild>
                </w:div>
                <w:div w:id="638150911">
                  <w:marLeft w:val="0"/>
                  <w:marRight w:val="0"/>
                  <w:marTop w:val="0"/>
                  <w:marBottom w:val="0"/>
                  <w:divBdr>
                    <w:top w:val="none" w:sz="0" w:space="0" w:color="auto"/>
                    <w:left w:val="none" w:sz="0" w:space="0" w:color="auto"/>
                    <w:bottom w:val="none" w:sz="0" w:space="0" w:color="auto"/>
                    <w:right w:val="none" w:sz="0" w:space="0" w:color="auto"/>
                  </w:divBdr>
                  <w:divsChild>
                    <w:div w:id="260262871">
                      <w:marLeft w:val="0"/>
                      <w:marRight w:val="0"/>
                      <w:marTop w:val="0"/>
                      <w:marBottom w:val="0"/>
                      <w:divBdr>
                        <w:top w:val="none" w:sz="0" w:space="0" w:color="auto"/>
                        <w:left w:val="none" w:sz="0" w:space="0" w:color="auto"/>
                        <w:bottom w:val="none" w:sz="0" w:space="0" w:color="auto"/>
                        <w:right w:val="none" w:sz="0" w:space="0" w:color="auto"/>
                      </w:divBdr>
                    </w:div>
                  </w:divsChild>
                </w:div>
                <w:div w:id="665016732">
                  <w:marLeft w:val="0"/>
                  <w:marRight w:val="0"/>
                  <w:marTop w:val="0"/>
                  <w:marBottom w:val="0"/>
                  <w:divBdr>
                    <w:top w:val="none" w:sz="0" w:space="0" w:color="auto"/>
                    <w:left w:val="none" w:sz="0" w:space="0" w:color="auto"/>
                    <w:bottom w:val="none" w:sz="0" w:space="0" w:color="auto"/>
                    <w:right w:val="none" w:sz="0" w:space="0" w:color="auto"/>
                  </w:divBdr>
                  <w:divsChild>
                    <w:div w:id="1675915019">
                      <w:marLeft w:val="0"/>
                      <w:marRight w:val="0"/>
                      <w:marTop w:val="0"/>
                      <w:marBottom w:val="0"/>
                      <w:divBdr>
                        <w:top w:val="none" w:sz="0" w:space="0" w:color="auto"/>
                        <w:left w:val="none" w:sz="0" w:space="0" w:color="auto"/>
                        <w:bottom w:val="none" w:sz="0" w:space="0" w:color="auto"/>
                        <w:right w:val="none" w:sz="0" w:space="0" w:color="auto"/>
                      </w:divBdr>
                    </w:div>
                  </w:divsChild>
                </w:div>
                <w:div w:id="697776309">
                  <w:marLeft w:val="0"/>
                  <w:marRight w:val="0"/>
                  <w:marTop w:val="0"/>
                  <w:marBottom w:val="0"/>
                  <w:divBdr>
                    <w:top w:val="none" w:sz="0" w:space="0" w:color="auto"/>
                    <w:left w:val="none" w:sz="0" w:space="0" w:color="auto"/>
                    <w:bottom w:val="none" w:sz="0" w:space="0" w:color="auto"/>
                    <w:right w:val="none" w:sz="0" w:space="0" w:color="auto"/>
                  </w:divBdr>
                  <w:divsChild>
                    <w:div w:id="906451545">
                      <w:marLeft w:val="0"/>
                      <w:marRight w:val="0"/>
                      <w:marTop w:val="0"/>
                      <w:marBottom w:val="0"/>
                      <w:divBdr>
                        <w:top w:val="none" w:sz="0" w:space="0" w:color="auto"/>
                        <w:left w:val="none" w:sz="0" w:space="0" w:color="auto"/>
                        <w:bottom w:val="none" w:sz="0" w:space="0" w:color="auto"/>
                        <w:right w:val="none" w:sz="0" w:space="0" w:color="auto"/>
                      </w:divBdr>
                    </w:div>
                  </w:divsChild>
                </w:div>
                <w:div w:id="758915950">
                  <w:marLeft w:val="0"/>
                  <w:marRight w:val="0"/>
                  <w:marTop w:val="0"/>
                  <w:marBottom w:val="0"/>
                  <w:divBdr>
                    <w:top w:val="none" w:sz="0" w:space="0" w:color="auto"/>
                    <w:left w:val="none" w:sz="0" w:space="0" w:color="auto"/>
                    <w:bottom w:val="none" w:sz="0" w:space="0" w:color="auto"/>
                    <w:right w:val="none" w:sz="0" w:space="0" w:color="auto"/>
                  </w:divBdr>
                  <w:divsChild>
                    <w:div w:id="52509805">
                      <w:marLeft w:val="0"/>
                      <w:marRight w:val="0"/>
                      <w:marTop w:val="0"/>
                      <w:marBottom w:val="0"/>
                      <w:divBdr>
                        <w:top w:val="none" w:sz="0" w:space="0" w:color="auto"/>
                        <w:left w:val="none" w:sz="0" w:space="0" w:color="auto"/>
                        <w:bottom w:val="none" w:sz="0" w:space="0" w:color="auto"/>
                        <w:right w:val="none" w:sz="0" w:space="0" w:color="auto"/>
                      </w:divBdr>
                    </w:div>
                  </w:divsChild>
                </w:div>
                <w:div w:id="806826004">
                  <w:marLeft w:val="0"/>
                  <w:marRight w:val="0"/>
                  <w:marTop w:val="0"/>
                  <w:marBottom w:val="0"/>
                  <w:divBdr>
                    <w:top w:val="none" w:sz="0" w:space="0" w:color="auto"/>
                    <w:left w:val="none" w:sz="0" w:space="0" w:color="auto"/>
                    <w:bottom w:val="none" w:sz="0" w:space="0" w:color="auto"/>
                    <w:right w:val="none" w:sz="0" w:space="0" w:color="auto"/>
                  </w:divBdr>
                  <w:divsChild>
                    <w:div w:id="1958903498">
                      <w:marLeft w:val="0"/>
                      <w:marRight w:val="0"/>
                      <w:marTop w:val="0"/>
                      <w:marBottom w:val="0"/>
                      <w:divBdr>
                        <w:top w:val="none" w:sz="0" w:space="0" w:color="auto"/>
                        <w:left w:val="none" w:sz="0" w:space="0" w:color="auto"/>
                        <w:bottom w:val="none" w:sz="0" w:space="0" w:color="auto"/>
                        <w:right w:val="none" w:sz="0" w:space="0" w:color="auto"/>
                      </w:divBdr>
                    </w:div>
                  </w:divsChild>
                </w:div>
                <w:div w:id="953437258">
                  <w:marLeft w:val="0"/>
                  <w:marRight w:val="0"/>
                  <w:marTop w:val="0"/>
                  <w:marBottom w:val="0"/>
                  <w:divBdr>
                    <w:top w:val="none" w:sz="0" w:space="0" w:color="auto"/>
                    <w:left w:val="none" w:sz="0" w:space="0" w:color="auto"/>
                    <w:bottom w:val="none" w:sz="0" w:space="0" w:color="auto"/>
                    <w:right w:val="none" w:sz="0" w:space="0" w:color="auto"/>
                  </w:divBdr>
                  <w:divsChild>
                    <w:div w:id="1009676040">
                      <w:marLeft w:val="0"/>
                      <w:marRight w:val="0"/>
                      <w:marTop w:val="0"/>
                      <w:marBottom w:val="0"/>
                      <w:divBdr>
                        <w:top w:val="none" w:sz="0" w:space="0" w:color="auto"/>
                        <w:left w:val="none" w:sz="0" w:space="0" w:color="auto"/>
                        <w:bottom w:val="none" w:sz="0" w:space="0" w:color="auto"/>
                        <w:right w:val="none" w:sz="0" w:space="0" w:color="auto"/>
                      </w:divBdr>
                    </w:div>
                  </w:divsChild>
                </w:div>
                <w:div w:id="1002708699">
                  <w:marLeft w:val="0"/>
                  <w:marRight w:val="0"/>
                  <w:marTop w:val="0"/>
                  <w:marBottom w:val="0"/>
                  <w:divBdr>
                    <w:top w:val="none" w:sz="0" w:space="0" w:color="auto"/>
                    <w:left w:val="none" w:sz="0" w:space="0" w:color="auto"/>
                    <w:bottom w:val="none" w:sz="0" w:space="0" w:color="auto"/>
                    <w:right w:val="none" w:sz="0" w:space="0" w:color="auto"/>
                  </w:divBdr>
                  <w:divsChild>
                    <w:div w:id="813181526">
                      <w:marLeft w:val="0"/>
                      <w:marRight w:val="0"/>
                      <w:marTop w:val="0"/>
                      <w:marBottom w:val="0"/>
                      <w:divBdr>
                        <w:top w:val="none" w:sz="0" w:space="0" w:color="auto"/>
                        <w:left w:val="none" w:sz="0" w:space="0" w:color="auto"/>
                        <w:bottom w:val="none" w:sz="0" w:space="0" w:color="auto"/>
                        <w:right w:val="none" w:sz="0" w:space="0" w:color="auto"/>
                      </w:divBdr>
                    </w:div>
                  </w:divsChild>
                </w:div>
                <w:div w:id="1079717403">
                  <w:marLeft w:val="0"/>
                  <w:marRight w:val="0"/>
                  <w:marTop w:val="0"/>
                  <w:marBottom w:val="0"/>
                  <w:divBdr>
                    <w:top w:val="none" w:sz="0" w:space="0" w:color="auto"/>
                    <w:left w:val="none" w:sz="0" w:space="0" w:color="auto"/>
                    <w:bottom w:val="none" w:sz="0" w:space="0" w:color="auto"/>
                    <w:right w:val="none" w:sz="0" w:space="0" w:color="auto"/>
                  </w:divBdr>
                  <w:divsChild>
                    <w:div w:id="863398778">
                      <w:marLeft w:val="0"/>
                      <w:marRight w:val="0"/>
                      <w:marTop w:val="0"/>
                      <w:marBottom w:val="0"/>
                      <w:divBdr>
                        <w:top w:val="none" w:sz="0" w:space="0" w:color="auto"/>
                        <w:left w:val="none" w:sz="0" w:space="0" w:color="auto"/>
                        <w:bottom w:val="none" w:sz="0" w:space="0" w:color="auto"/>
                        <w:right w:val="none" w:sz="0" w:space="0" w:color="auto"/>
                      </w:divBdr>
                    </w:div>
                  </w:divsChild>
                </w:div>
                <w:div w:id="1098520715">
                  <w:marLeft w:val="0"/>
                  <w:marRight w:val="0"/>
                  <w:marTop w:val="0"/>
                  <w:marBottom w:val="0"/>
                  <w:divBdr>
                    <w:top w:val="none" w:sz="0" w:space="0" w:color="auto"/>
                    <w:left w:val="none" w:sz="0" w:space="0" w:color="auto"/>
                    <w:bottom w:val="none" w:sz="0" w:space="0" w:color="auto"/>
                    <w:right w:val="none" w:sz="0" w:space="0" w:color="auto"/>
                  </w:divBdr>
                  <w:divsChild>
                    <w:div w:id="1346324320">
                      <w:marLeft w:val="0"/>
                      <w:marRight w:val="0"/>
                      <w:marTop w:val="0"/>
                      <w:marBottom w:val="0"/>
                      <w:divBdr>
                        <w:top w:val="none" w:sz="0" w:space="0" w:color="auto"/>
                        <w:left w:val="none" w:sz="0" w:space="0" w:color="auto"/>
                        <w:bottom w:val="none" w:sz="0" w:space="0" w:color="auto"/>
                        <w:right w:val="none" w:sz="0" w:space="0" w:color="auto"/>
                      </w:divBdr>
                    </w:div>
                  </w:divsChild>
                </w:div>
                <w:div w:id="1102725253">
                  <w:marLeft w:val="0"/>
                  <w:marRight w:val="0"/>
                  <w:marTop w:val="0"/>
                  <w:marBottom w:val="0"/>
                  <w:divBdr>
                    <w:top w:val="none" w:sz="0" w:space="0" w:color="auto"/>
                    <w:left w:val="none" w:sz="0" w:space="0" w:color="auto"/>
                    <w:bottom w:val="none" w:sz="0" w:space="0" w:color="auto"/>
                    <w:right w:val="none" w:sz="0" w:space="0" w:color="auto"/>
                  </w:divBdr>
                  <w:divsChild>
                    <w:div w:id="1246261114">
                      <w:marLeft w:val="0"/>
                      <w:marRight w:val="0"/>
                      <w:marTop w:val="0"/>
                      <w:marBottom w:val="0"/>
                      <w:divBdr>
                        <w:top w:val="none" w:sz="0" w:space="0" w:color="auto"/>
                        <w:left w:val="none" w:sz="0" w:space="0" w:color="auto"/>
                        <w:bottom w:val="none" w:sz="0" w:space="0" w:color="auto"/>
                        <w:right w:val="none" w:sz="0" w:space="0" w:color="auto"/>
                      </w:divBdr>
                    </w:div>
                  </w:divsChild>
                </w:div>
                <w:div w:id="1266577694">
                  <w:marLeft w:val="0"/>
                  <w:marRight w:val="0"/>
                  <w:marTop w:val="0"/>
                  <w:marBottom w:val="0"/>
                  <w:divBdr>
                    <w:top w:val="none" w:sz="0" w:space="0" w:color="auto"/>
                    <w:left w:val="none" w:sz="0" w:space="0" w:color="auto"/>
                    <w:bottom w:val="none" w:sz="0" w:space="0" w:color="auto"/>
                    <w:right w:val="none" w:sz="0" w:space="0" w:color="auto"/>
                  </w:divBdr>
                  <w:divsChild>
                    <w:div w:id="748041985">
                      <w:marLeft w:val="0"/>
                      <w:marRight w:val="0"/>
                      <w:marTop w:val="0"/>
                      <w:marBottom w:val="0"/>
                      <w:divBdr>
                        <w:top w:val="none" w:sz="0" w:space="0" w:color="auto"/>
                        <w:left w:val="none" w:sz="0" w:space="0" w:color="auto"/>
                        <w:bottom w:val="none" w:sz="0" w:space="0" w:color="auto"/>
                        <w:right w:val="none" w:sz="0" w:space="0" w:color="auto"/>
                      </w:divBdr>
                    </w:div>
                  </w:divsChild>
                </w:div>
                <w:div w:id="1295525655">
                  <w:marLeft w:val="0"/>
                  <w:marRight w:val="0"/>
                  <w:marTop w:val="0"/>
                  <w:marBottom w:val="0"/>
                  <w:divBdr>
                    <w:top w:val="none" w:sz="0" w:space="0" w:color="auto"/>
                    <w:left w:val="none" w:sz="0" w:space="0" w:color="auto"/>
                    <w:bottom w:val="none" w:sz="0" w:space="0" w:color="auto"/>
                    <w:right w:val="none" w:sz="0" w:space="0" w:color="auto"/>
                  </w:divBdr>
                  <w:divsChild>
                    <w:div w:id="1344239089">
                      <w:marLeft w:val="0"/>
                      <w:marRight w:val="0"/>
                      <w:marTop w:val="0"/>
                      <w:marBottom w:val="0"/>
                      <w:divBdr>
                        <w:top w:val="none" w:sz="0" w:space="0" w:color="auto"/>
                        <w:left w:val="none" w:sz="0" w:space="0" w:color="auto"/>
                        <w:bottom w:val="none" w:sz="0" w:space="0" w:color="auto"/>
                        <w:right w:val="none" w:sz="0" w:space="0" w:color="auto"/>
                      </w:divBdr>
                    </w:div>
                  </w:divsChild>
                </w:div>
                <w:div w:id="1370108123">
                  <w:marLeft w:val="0"/>
                  <w:marRight w:val="0"/>
                  <w:marTop w:val="0"/>
                  <w:marBottom w:val="0"/>
                  <w:divBdr>
                    <w:top w:val="none" w:sz="0" w:space="0" w:color="auto"/>
                    <w:left w:val="none" w:sz="0" w:space="0" w:color="auto"/>
                    <w:bottom w:val="none" w:sz="0" w:space="0" w:color="auto"/>
                    <w:right w:val="none" w:sz="0" w:space="0" w:color="auto"/>
                  </w:divBdr>
                  <w:divsChild>
                    <w:div w:id="1448770484">
                      <w:marLeft w:val="0"/>
                      <w:marRight w:val="0"/>
                      <w:marTop w:val="0"/>
                      <w:marBottom w:val="0"/>
                      <w:divBdr>
                        <w:top w:val="none" w:sz="0" w:space="0" w:color="auto"/>
                        <w:left w:val="none" w:sz="0" w:space="0" w:color="auto"/>
                        <w:bottom w:val="none" w:sz="0" w:space="0" w:color="auto"/>
                        <w:right w:val="none" w:sz="0" w:space="0" w:color="auto"/>
                      </w:divBdr>
                    </w:div>
                  </w:divsChild>
                </w:div>
                <w:div w:id="1580363274">
                  <w:marLeft w:val="0"/>
                  <w:marRight w:val="0"/>
                  <w:marTop w:val="0"/>
                  <w:marBottom w:val="0"/>
                  <w:divBdr>
                    <w:top w:val="none" w:sz="0" w:space="0" w:color="auto"/>
                    <w:left w:val="none" w:sz="0" w:space="0" w:color="auto"/>
                    <w:bottom w:val="none" w:sz="0" w:space="0" w:color="auto"/>
                    <w:right w:val="none" w:sz="0" w:space="0" w:color="auto"/>
                  </w:divBdr>
                  <w:divsChild>
                    <w:div w:id="1949193117">
                      <w:marLeft w:val="0"/>
                      <w:marRight w:val="0"/>
                      <w:marTop w:val="0"/>
                      <w:marBottom w:val="0"/>
                      <w:divBdr>
                        <w:top w:val="none" w:sz="0" w:space="0" w:color="auto"/>
                        <w:left w:val="none" w:sz="0" w:space="0" w:color="auto"/>
                        <w:bottom w:val="none" w:sz="0" w:space="0" w:color="auto"/>
                        <w:right w:val="none" w:sz="0" w:space="0" w:color="auto"/>
                      </w:divBdr>
                    </w:div>
                  </w:divsChild>
                </w:div>
                <w:div w:id="1608073322">
                  <w:marLeft w:val="0"/>
                  <w:marRight w:val="0"/>
                  <w:marTop w:val="0"/>
                  <w:marBottom w:val="0"/>
                  <w:divBdr>
                    <w:top w:val="none" w:sz="0" w:space="0" w:color="auto"/>
                    <w:left w:val="none" w:sz="0" w:space="0" w:color="auto"/>
                    <w:bottom w:val="none" w:sz="0" w:space="0" w:color="auto"/>
                    <w:right w:val="none" w:sz="0" w:space="0" w:color="auto"/>
                  </w:divBdr>
                  <w:divsChild>
                    <w:div w:id="909314281">
                      <w:marLeft w:val="0"/>
                      <w:marRight w:val="0"/>
                      <w:marTop w:val="0"/>
                      <w:marBottom w:val="0"/>
                      <w:divBdr>
                        <w:top w:val="none" w:sz="0" w:space="0" w:color="auto"/>
                        <w:left w:val="none" w:sz="0" w:space="0" w:color="auto"/>
                        <w:bottom w:val="none" w:sz="0" w:space="0" w:color="auto"/>
                        <w:right w:val="none" w:sz="0" w:space="0" w:color="auto"/>
                      </w:divBdr>
                    </w:div>
                  </w:divsChild>
                </w:div>
                <w:div w:id="1641307495">
                  <w:marLeft w:val="0"/>
                  <w:marRight w:val="0"/>
                  <w:marTop w:val="0"/>
                  <w:marBottom w:val="0"/>
                  <w:divBdr>
                    <w:top w:val="none" w:sz="0" w:space="0" w:color="auto"/>
                    <w:left w:val="none" w:sz="0" w:space="0" w:color="auto"/>
                    <w:bottom w:val="none" w:sz="0" w:space="0" w:color="auto"/>
                    <w:right w:val="none" w:sz="0" w:space="0" w:color="auto"/>
                  </w:divBdr>
                  <w:divsChild>
                    <w:div w:id="1160270359">
                      <w:marLeft w:val="0"/>
                      <w:marRight w:val="0"/>
                      <w:marTop w:val="0"/>
                      <w:marBottom w:val="0"/>
                      <w:divBdr>
                        <w:top w:val="none" w:sz="0" w:space="0" w:color="auto"/>
                        <w:left w:val="none" w:sz="0" w:space="0" w:color="auto"/>
                        <w:bottom w:val="none" w:sz="0" w:space="0" w:color="auto"/>
                        <w:right w:val="none" w:sz="0" w:space="0" w:color="auto"/>
                      </w:divBdr>
                    </w:div>
                  </w:divsChild>
                </w:div>
                <w:div w:id="1702364242">
                  <w:marLeft w:val="0"/>
                  <w:marRight w:val="0"/>
                  <w:marTop w:val="0"/>
                  <w:marBottom w:val="0"/>
                  <w:divBdr>
                    <w:top w:val="none" w:sz="0" w:space="0" w:color="auto"/>
                    <w:left w:val="none" w:sz="0" w:space="0" w:color="auto"/>
                    <w:bottom w:val="none" w:sz="0" w:space="0" w:color="auto"/>
                    <w:right w:val="none" w:sz="0" w:space="0" w:color="auto"/>
                  </w:divBdr>
                  <w:divsChild>
                    <w:div w:id="1440368834">
                      <w:marLeft w:val="0"/>
                      <w:marRight w:val="0"/>
                      <w:marTop w:val="0"/>
                      <w:marBottom w:val="0"/>
                      <w:divBdr>
                        <w:top w:val="none" w:sz="0" w:space="0" w:color="auto"/>
                        <w:left w:val="none" w:sz="0" w:space="0" w:color="auto"/>
                        <w:bottom w:val="none" w:sz="0" w:space="0" w:color="auto"/>
                        <w:right w:val="none" w:sz="0" w:space="0" w:color="auto"/>
                      </w:divBdr>
                    </w:div>
                  </w:divsChild>
                </w:div>
                <w:div w:id="1727414735">
                  <w:marLeft w:val="0"/>
                  <w:marRight w:val="0"/>
                  <w:marTop w:val="0"/>
                  <w:marBottom w:val="0"/>
                  <w:divBdr>
                    <w:top w:val="none" w:sz="0" w:space="0" w:color="auto"/>
                    <w:left w:val="none" w:sz="0" w:space="0" w:color="auto"/>
                    <w:bottom w:val="none" w:sz="0" w:space="0" w:color="auto"/>
                    <w:right w:val="none" w:sz="0" w:space="0" w:color="auto"/>
                  </w:divBdr>
                  <w:divsChild>
                    <w:div w:id="941911734">
                      <w:marLeft w:val="0"/>
                      <w:marRight w:val="0"/>
                      <w:marTop w:val="0"/>
                      <w:marBottom w:val="0"/>
                      <w:divBdr>
                        <w:top w:val="none" w:sz="0" w:space="0" w:color="auto"/>
                        <w:left w:val="none" w:sz="0" w:space="0" w:color="auto"/>
                        <w:bottom w:val="none" w:sz="0" w:space="0" w:color="auto"/>
                        <w:right w:val="none" w:sz="0" w:space="0" w:color="auto"/>
                      </w:divBdr>
                    </w:div>
                  </w:divsChild>
                </w:div>
                <w:div w:id="1824617237">
                  <w:marLeft w:val="0"/>
                  <w:marRight w:val="0"/>
                  <w:marTop w:val="0"/>
                  <w:marBottom w:val="0"/>
                  <w:divBdr>
                    <w:top w:val="none" w:sz="0" w:space="0" w:color="auto"/>
                    <w:left w:val="none" w:sz="0" w:space="0" w:color="auto"/>
                    <w:bottom w:val="none" w:sz="0" w:space="0" w:color="auto"/>
                    <w:right w:val="none" w:sz="0" w:space="0" w:color="auto"/>
                  </w:divBdr>
                  <w:divsChild>
                    <w:div w:id="2033411075">
                      <w:marLeft w:val="0"/>
                      <w:marRight w:val="0"/>
                      <w:marTop w:val="0"/>
                      <w:marBottom w:val="0"/>
                      <w:divBdr>
                        <w:top w:val="none" w:sz="0" w:space="0" w:color="auto"/>
                        <w:left w:val="none" w:sz="0" w:space="0" w:color="auto"/>
                        <w:bottom w:val="none" w:sz="0" w:space="0" w:color="auto"/>
                        <w:right w:val="none" w:sz="0" w:space="0" w:color="auto"/>
                      </w:divBdr>
                    </w:div>
                  </w:divsChild>
                </w:div>
                <w:div w:id="1858305592">
                  <w:marLeft w:val="0"/>
                  <w:marRight w:val="0"/>
                  <w:marTop w:val="0"/>
                  <w:marBottom w:val="0"/>
                  <w:divBdr>
                    <w:top w:val="none" w:sz="0" w:space="0" w:color="auto"/>
                    <w:left w:val="none" w:sz="0" w:space="0" w:color="auto"/>
                    <w:bottom w:val="none" w:sz="0" w:space="0" w:color="auto"/>
                    <w:right w:val="none" w:sz="0" w:space="0" w:color="auto"/>
                  </w:divBdr>
                  <w:divsChild>
                    <w:div w:id="1561598143">
                      <w:marLeft w:val="0"/>
                      <w:marRight w:val="0"/>
                      <w:marTop w:val="0"/>
                      <w:marBottom w:val="0"/>
                      <w:divBdr>
                        <w:top w:val="none" w:sz="0" w:space="0" w:color="auto"/>
                        <w:left w:val="none" w:sz="0" w:space="0" w:color="auto"/>
                        <w:bottom w:val="none" w:sz="0" w:space="0" w:color="auto"/>
                        <w:right w:val="none" w:sz="0" w:space="0" w:color="auto"/>
                      </w:divBdr>
                    </w:div>
                  </w:divsChild>
                </w:div>
                <w:div w:id="1931694534">
                  <w:marLeft w:val="0"/>
                  <w:marRight w:val="0"/>
                  <w:marTop w:val="0"/>
                  <w:marBottom w:val="0"/>
                  <w:divBdr>
                    <w:top w:val="none" w:sz="0" w:space="0" w:color="auto"/>
                    <w:left w:val="none" w:sz="0" w:space="0" w:color="auto"/>
                    <w:bottom w:val="none" w:sz="0" w:space="0" w:color="auto"/>
                    <w:right w:val="none" w:sz="0" w:space="0" w:color="auto"/>
                  </w:divBdr>
                  <w:divsChild>
                    <w:div w:id="532419678">
                      <w:marLeft w:val="0"/>
                      <w:marRight w:val="0"/>
                      <w:marTop w:val="0"/>
                      <w:marBottom w:val="0"/>
                      <w:divBdr>
                        <w:top w:val="none" w:sz="0" w:space="0" w:color="auto"/>
                        <w:left w:val="none" w:sz="0" w:space="0" w:color="auto"/>
                        <w:bottom w:val="none" w:sz="0" w:space="0" w:color="auto"/>
                        <w:right w:val="none" w:sz="0" w:space="0" w:color="auto"/>
                      </w:divBdr>
                    </w:div>
                  </w:divsChild>
                </w:div>
                <w:div w:id="1978534006">
                  <w:marLeft w:val="0"/>
                  <w:marRight w:val="0"/>
                  <w:marTop w:val="0"/>
                  <w:marBottom w:val="0"/>
                  <w:divBdr>
                    <w:top w:val="none" w:sz="0" w:space="0" w:color="auto"/>
                    <w:left w:val="none" w:sz="0" w:space="0" w:color="auto"/>
                    <w:bottom w:val="none" w:sz="0" w:space="0" w:color="auto"/>
                    <w:right w:val="none" w:sz="0" w:space="0" w:color="auto"/>
                  </w:divBdr>
                  <w:divsChild>
                    <w:div w:id="751314549">
                      <w:marLeft w:val="0"/>
                      <w:marRight w:val="0"/>
                      <w:marTop w:val="0"/>
                      <w:marBottom w:val="0"/>
                      <w:divBdr>
                        <w:top w:val="none" w:sz="0" w:space="0" w:color="auto"/>
                        <w:left w:val="none" w:sz="0" w:space="0" w:color="auto"/>
                        <w:bottom w:val="none" w:sz="0" w:space="0" w:color="auto"/>
                        <w:right w:val="none" w:sz="0" w:space="0" w:color="auto"/>
                      </w:divBdr>
                    </w:div>
                  </w:divsChild>
                </w:div>
                <w:div w:id="1985314600">
                  <w:marLeft w:val="0"/>
                  <w:marRight w:val="0"/>
                  <w:marTop w:val="0"/>
                  <w:marBottom w:val="0"/>
                  <w:divBdr>
                    <w:top w:val="none" w:sz="0" w:space="0" w:color="auto"/>
                    <w:left w:val="none" w:sz="0" w:space="0" w:color="auto"/>
                    <w:bottom w:val="none" w:sz="0" w:space="0" w:color="auto"/>
                    <w:right w:val="none" w:sz="0" w:space="0" w:color="auto"/>
                  </w:divBdr>
                  <w:divsChild>
                    <w:div w:id="354423295">
                      <w:marLeft w:val="0"/>
                      <w:marRight w:val="0"/>
                      <w:marTop w:val="0"/>
                      <w:marBottom w:val="0"/>
                      <w:divBdr>
                        <w:top w:val="none" w:sz="0" w:space="0" w:color="auto"/>
                        <w:left w:val="none" w:sz="0" w:space="0" w:color="auto"/>
                        <w:bottom w:val="none" w:sz="0" w:space="0" w:color="auto"/>
                        <w:right w:val="none" w:sz="0" w:space="0" w:color="auto"/>
                      </w:divBdr>
                    </w:div>
                  </w:divsChild>
                </w:div>
                <w:div w:id="1991014104">
                  <w:marLeft w:val="0"/>
                  <w:marRight w:val="0"/>
                  <w:marTop w:val="0"/>
                  <w:marBottom w:val="0"/>
                  <w:divBdr>
                    <w:top w:val="none" w:sz="0" w:space="0" w:color="auto"/>
                    <w:left w:val="none" w:sz="0" w:space="0" w:color="auto"/>
                    <w:bottom w:val="none" w:sz="0" w:space="0" w:color="auto"/>
                    <w:right w:val="none" w:sz="0" w:space="0" w:color="auto"/>
                  </w:divBdr>
                  <w:divsChild>
                    <w:div w:id="1637954823">
                      <w:marLeft w:val="0"/>
                      <w:marRight w:val="0"/>
                      <w:marTop w:val="0"/>
                      <w:marBottom w:val="0"/>
                      <w:divBdr>
                        <w:top w:val="none" w:sz="0" w:space="0" w:color="auto"/>
                        <w:left w:val="none" w:sz="0" w:space="0" w:color="auto"/>
                        <w:bottom w:val="none" w:sz="0" w:space="0" w:color="auto"/>
                        <w:right w:val="none" w:sz="0" w:space="0" w:color="auto"/>
                      </w:divBdr>
                    </w:div>
                  </w:divsChild>
                </w:div>
                <w:div w:id="2008053569">
                  <w:marLeft w:val="0"/>
                  <w:marRight w:val="0"/>
                  <w:marTop w:val="0"/>
                  <w:marBottom w:val="0"/>
                  <w:divBdr>
                    <w:top w:val="none" w:sz="0" w:space="0" w:color="auto"/>
                    <w:left w:val="none" w:sz="0" w:space="0" w:color="auto"/>
                    <w:bottom w:val="none" w:sz="0" w:space="0" w:color="auto"/>
                    <w:right w:val="none" w:sz="0" w:space="0" w:color="auto"/>
                  </w:divBdr>
                  <w:divsChild>
                    <w:div w:id="13110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51191">
          <w:marLeft w:val="0"/>
          <w:marRight w:val="0"/>
          <w:marTop w:val="0"/>
          <w:marBottom w:val="0"/>
          <w:divBdr>
            <w:top w:val="none" w:sz="0" w:space="0" w:color="auto"/>
            <w:left w:val="none" w:sz="0" w:space="0" w:color="auto"/>
            <w:bottom w:val="none" w:sz="0" w:space="0" w:color="auto"/>
            <w:right w:val="none" w:sz="0" w:space="0" w:color="auto"/>
          </w:divBdr>
        </w:div>
        <w:div w:id="617562179">
          <w:marLeft w:val="0"/>
          <w:marRight w:val="0"/>
          <w:marTop w:val="0"/>
          <w:marBottom w:val="0"/>
          <w:divBdr>
            <w:top w:val="none" w:sz="0" w:space="0" w:color="auto"/>
            <w:left w:val="none" w:sz="0" w:space="0" w:color="auto"/>
            <w:bottom w:val="none" w:sz="0" w:space="0" w:color="auto"/>
            <w:right w:val="none" w:sz="0" w:space="0" w:color="auto"/>
          </w:divBdr>
        </w:div>
        <w:div w:id="627004974">
          <w:marLeft w:val="0"/>
          <w:marRight w:val="0"/>
          <w:marTop w:val="0"/>
          <w:marBottom w:val="0"/>
          <w:divBdr>
            <w:top w:val="none" w:sz="0" w:space="0" w:color="auto"/>
            <w:left w:val="none" w:sz="0" w:space="0" w:color="auto"/>
            <w:bottom w:val="none" w:sz="0" w:space="0" w:color="auto"/>
            <w:right w:val="none" w:sz="0" w:space="0" w:color="auto"/>
          </w:divBdr>
        </w:div>
        <w:div w:id="668992139">
          <w:marLeft w:val="0"/>
          <w:marRight w:val="0"/>
          <w:marTop w:val="0"/>
          <w:marBottom w:val="0"/>
          <w:divBdr>
            <w:top w:val="none" w:sz="0" w:space="0" w:color="auto"/>
            <w:left w:val="none" w:sz="0" w:space="0" w:color="auto"/>
            <w:bottom w:val="none" w:sz="0" w:space="0" w:color="auto"/>
            <w:right w:val="none" w:sz="0" w:space="0" w:color="auto"/>
          </w:divBdr>
        </w:div>
        <w:div w:id="695429314">
          <w:marLeft w:val="0"/>
          <w:marRight w:val="0"/>
          <w:marTop w:val="0"/>
          <w:marBottom w:val="0"/>
          <w:divBdr>
            <w:top w:val="none" w:sz="0" w:space="0" w:color="auto"/>
            <w:left w:val="none" w:sz="0" w:space="0" w:color="auto"/>
            <w:bottom w:val="none" w:sz="0" w:space="0" w:color="auto"/>
            <w:right w:val="none" w:sz="0" w:space="0" w:color="auto"/>
          </w:divBdr>
        </w:div>
        <w:div w:id="709958128">
          <w:marLeft w:val="0"/>
          <w:marRight w:val="0"/>
          <w:marTop w:val="0"/>
          <w:marBottom w:val="0"/>
          <w:divBdr>
            <w:top w:val="none" w:sz="0" w:space="0" w:color="auto"/>
            <w:left w:val="none" w:sz="0" w:space="0" w:color="auto"/>
            <w:bottom w:val="none" w:sz="0" w:space="0" w:color="auto"/>
            <w:right w:val="none" w:sz="0" w:space="0" w:color="auto"/>
          </w:divBdr>
        </w:div>
        <w:div w:id="736905968">
          <w:marLeft w:val="0"/>
          <w:marRight w:val="0"/>
          <w:marTop w:val="0"/>
          <w:marBottom w:val="0"/>
          <w:divBdr>
            <w:top w:val="none" w:sz="0" w:space="0" w:color="auto"/>
            <w:left w:val="none" w:sz="0" w:space="0" w:color="auto"/>
            <w:bottom w:val="none" w:sz="0" w:space="0" w:color="auto"/>
            <w:right w:val="none" w:sz="0" w:space="0" w:color="auto"/>
          </w:divBdr>
        </w:div>
        <w:div w:id="756442135">
          <w:marLeft w:val="0"/>
          <w:marRight w:val="0"/>
          <w:marTop w:val="0"/>
          <w:marBottom w:val="0"/>
          <w:divBdr>
            <w:top w:val="none" w:sz="0" w:space="0" w:color="auto"/>
            <w:left w:val="none" w:sz="0" w:space="0" w:color="auto"/>
            <w:bottom w:val="none" w:sz="0" w:space="0" w:color="auto"/>
            <w:right w:val="none" w:sz="0" w:space="0" w:color="auto"/>
          </w:divBdr>
        </w:div>
        <w:div w:id="769207335">
          <w:marLeft w:val="0"/>
          <w:marRight w:val="0"/>
          <w:marTop w:val="0"/>
          <w:marBottom w:val="0"/>
          <w:divBdr>
            <w:top w:val="none" w:sz="0" w:space="0" w:color="auto"/>
            <w:left w:val="none" w:sz="0" w:space="0" w:color="auto"/>
            <w:bottom w:val="none" w:sz="0" w:space="0" w:color="auto"/>
            <w:right w:val="none" w:sz="0" w:space="0" w:color="auto"/>
          </w:divBdr>
        </w:div>
        <w:div w:id="786125133">
          <w:marLeft w:val="0"/>
          <w:marRight w:val="0"/>
          <w:marTop w:val="0"/>
          <w:marBottom w:val="0"/>
          <w:divBdr>
            <w:top w:val="none" w:sz="0" w:space="0" w:color="auto"/>
            <w:left w:val="none" w:sz="0" w:space="0" w:color="auto"/>
            <w:bottom w:val="none" w:sz="0" w:space="0" w:color="auto"/>
            <w:right w:val="none" w:sz="0" w:space="0" w:color="auto"/>
          </w:divBdr>
        </w:div>
        <w:div w:id="801462973">
          <w:marLeft w:val="0"/>
          <w:marRight w:val="0"/>
          <w:marTop w:val="0"/>
          <w:marBottom w:val="0"/>
          <w:divBdr>
            <w:top w:val="none" w:sz="0" w:space="0" w:color="auto"/>
            <w:left w:val="none" w:sz="0" w:space="0" w:color="auto"/>
            <w:bottom w:val="none" w:sz="0" w:space="0" w:color="auto"/>
            <w:right w:val="none" w:sz="0" w:space="0" w:color="auto"/>
          </w:divBdr>
        </w:div>
        <w:div w:id="836381243">
          <w:marLeft w:val="0"/>
          <w:marRight w:val="0"/>
          <w:marTop w:val="0"/>
          <w:marBottom w:val="0"/>
          <w:divBdr>
            <w:top w:val="none" w:sz="0" w:space="0" w:color="auto"/>
            <w:left w:val="none" w:sz="0" w:space="0" w:color="auto"/>
            <w:bottom w:val="none" w:sz="0" w:space="0" w:color="auto"/>
            <w:right w:val="none" w:sz="0" w:space="0" w:color="auto"/>
          </w:divBdr>
        </w:div>
        <w:div w:id="842360514">
          <w:marLeft w:val="0"/>
          <w:marRight w:val="0"/>
          <w:marTop w:val="0"/>
          <w:marBottom w:val="0"/>
          <w:divBdr>
            <w:top w:val="none" w:sz="0" w:space="0" w:color="auto"/>
            <w:left w:val="none" w:sz="0" w:space="0" w:color="auto"/>
            <w:bottom w:val="none" w:sz="0" w:space="0" w:color="auto"/>
            <w:right w:val="none" w:sz="0" w:space="0" w:color="auto"/>
          </w:divBdr>
        </w:div>
        <w:div w:id="846142457">
          <w:marLeft w:val="0"/>
          <w:marRight w:val="0"/>
          <w:marTop w:val="0"/>
          <w:marBottom w:val="0"/>
          <w:divBdr>
            <w:top w:val="none" w:sz="0" w:space="0" w:color="auto"/>
            <w:left w:val="none" w:sz="0" w:space="0" w:color="auto"/>
            <w:bottom w:val="none" w:sz="0" w:space="0" w:color="auto"/>
            <w:right w:val="none" w:sz="0" w:space="0" w:color="auto"/>
          </w:divBdr>
        </w:div>
        <w:div w:id="868179961">
          <w:marLeft w:val="0"/>
          <w:marRight w:val="0"/>
          <w:marTop w:val="0"/>
          <w:marBottom w:val="0"/>
          <w:divBdr>
            <w:top w:val="none" w:sz="0" w:space="0" w:color="auto"/>
            <w:left w:val="none" w:sz="0" w:space="0" w:color="auto"/>
            <w:bottom w:val="none" w:sz="0" w:space="0" w:color="auto"/>
            <w:right w:val="none" w:sz="0" w:space="0" w:color="auto"/>
          </w:divBdr>
        </w:div>
        <w:div w:id="873736772">
          <w:marLeft w:val="0"/>
          <w:marRight w:val="0"/>
          <w:marTop w:val="0"/>
          <w:marBottom w:val="0"/>
          <w:divBdr>
            <w:top w:val="none" w:sz="0" w:space="0" w:color="auto"/>
            <w:left w:val="none" w:sz="0" w:space="0" w:color="auto"/>
            <w:bottom w:val="none" w:sz="0" w:space="0" w:color="auto"/>
            <w:right w:val="none" w:sz="0" w:space="0" w:color="auto"/>
          </w:divBdr>
        </w:div>
        <w:div w:id="910430376">
          <w:marLeft w:val="0"/>
          <w:marRight w:val="0"/>
          <w:marTop w:val="0"/>
          <w:marBottom w:val="0"/>
          <w:divBdr>
            <w:top w:val="none" w:sz="0" w:space="0" w:color="auto"/>
            <w:left w:val="none" w:sz="0" w:space="0" w:color="auto"/>
            <w:bottom w:val="none" w:sz="0" w:space="0" w:color="auto"/>
            <w:right w:val="none" w:sz="0" w:space="0" w:color="auto"/>
          </w:divBdr>
          <w:divsChild>
            <w:div w:id="44068064">
              <w:marLeft w:val="0"/>
              <w:marRight w:val="0"/>
              <w:marTop w:val="0"/>
              <w:marBottom w:val="0"/>
              <w:divBdr>
                <w:top w:val="none" w:sz="0" w:space="0" w:color="auto"/>
                <w:left w:val="none" w:sz="0" w:space="0" w:color="auto"/>
                <w:bottom w:val="none" w:sz="0" w:space="0" w:color="auto"/>
                <w:right w:val="none" w:sz="0" w:space="0" w:color="auto"/>
              </w:divBdr>
            </w:div>
            <w:div w:id="96369604">
              <w:marLeft w:val="0"/>
              <w:marRight w:val="0"/>
              <w:marTop w:val="0"/>
              <w:marBottom w:val="0"/>
              <w:divBdr>
                <w:top w:val="none" w:sz="0" w:space="0" w:color="auto"/>
                <w:left w:val="none" w:sz="0" w:space="0" w:color="auto"/>
                <w:bottom w:val="none" w:sz="0" w:space="0" w:color="auto"/>
                <w:right w:val="none" w:sz="0" w:space="0" w:color="auto"/>
              </w:divBdr>
            </w:div>
            <w:div w:id="104693405">
              <w:marLeft w:val="0"/>
              <w:marRight w:val="0"/>
              <w:marTop w:val="0"/>
              <w:marBottom w:val="0"/>
              <w:divBdr>
                <w:top w:val="none" w:sz="0" w:space="0" w:color="auto"/>
                <w:left w:val="none" w:sz="0" w:space="0" w:color="auto"/>
                <w:bottom w:val="none" w:sz="0" w:space="0" w:color="auto"/>
                <w:right w:val="none" w:sz="0" w:space="0" w:color="auto"/>
              </w:divBdr>
            </w:div>
            <w:div w:id="130751776">
              <w:marLeft w:val="0"/>
              <w:marRight w:val="0"/>
              <w:marTop w:val="0"/>
              <w:marBottom w:val="0"/>
              <w:divBdr>
                <w:top w:val="none" w:sz="0" w:space="0" w:color="auto"/>
                <w:left w:val="none" w:sz="0" w:space="0" w:color="auto"/>
                <w:bottom w:val="none" w:sz="0" w:space="0" w:color="auto"/>
                <w:right w:val="none" w:sz="0" w:space="0" w:color="auto"/>
              </w:divBdr>
            </w:div>
            <w:div w:id="247469027">
              <w:marLeft w:val="0"/>
              <w:marRight w:val="0"/>
              <w:marTop w:val="0"/>
              <w:marBottom w:val="0"/>
              <w:divBdr>
                <w:top w:val="none" w:sz="0" w:space="0" w:color="auto"/>
                <w:left w:val="none" w:sz="0" w:space="0" w:color="auto"/>
                <w:bottom w:val="none" w:sz="0" w:space="0" w:color="auto"/>
                <w:right w:val="none" w:sz="0" w:space="0" w:color="auto"/>
              </w:divBdr>
            </w:div>
            <w:div w:id="297760186">
              <w:marLeft w:val="0"/>
              <w:marRight w:val="0"/>
              <w:marTop w:val="0"/>
              <w:marBottom w:val="0"/>
              <w:divBdr>
                <w:top w:val="none" w:sz="0" w:space="0" w:color="auto"/>
                <w:left w:val="none" w:sz="0" w:space="0" w:color="auto"/>
                <w:bottom w:val="none" w:sz="0" w:space="0" w:color="auto"/>
                <w:right w:val="none" w:sz="0" w:space="0" w:color="auto"/>
              </w:divBdr>
            </w:div>
            <w:div w:id="343092413">
              <w:marLeft w:val="0"/>
              <w:marRight w:val="0"/>
              <w:marTop w:val="0"/>
              <w:marBottom w:val="0"/>
              <w:divBdr>
                <w:top w:val="none" w:sz="0" w:space="0" w:color="auto"/>
                <w:left w:val="none" w:sz="0" w:space="0" w:color="auto"/>
                <w:bottom w:val="none" w:sz="0" w:space="0" w:color="auto"/>
                <w:right w:val="none" w:sz="0" w:space="0" w:color="auto"/>
              </w:divBdr>
            </w:div>
            <w:div w:id="414982274">
              <w:marLeft w:val="0"/>
              <w:marRight w:val="0"/>
              <w:marTop w:val="0"/>
              <w:marBottom w:val="0"/>
              <w:divBdr>
                <w:top w:val="none" w:sz="0" w:space="0" w:color="auto"/>
                <w:left w:val="none" w:sz="0" w:space="0" w:color="auto"/>
                <w:bottom w:val="none" w:sz="0" w:space="0" w:color="auto"/>
                <w:right w:val="none" w:sz="0" w:space="0" w:color="auto"/>
              </w:divBdr>
            </w:div>
            <w:div w:id="473572750">
              <w:marLeft w:val="0"/>
              <w:marRight w:val="0"/>
              <w:marTop w:val="0"/>
              <w:marBottom w:val="0"/>
              <w:divBdr>
                <w:top w:val="none" w:sz="0" w:space="0" w:color="auto"/>
                <w:left w:val="none" w:sz="0" w:space="0" w:color="auto"/>
                <w:bottom w:val="none" w:sz="0" w:space="0" w:color="auto"/>
                <w:right w:val="none" w:sz="0" w:space="0" w:color="auto"/>
              </w:divBdr>
            </w:div>
            <w:div w:id="718287417">
              <w:marLeft w:val="0"/>
              <w:marRight w:val="0"/>
              <w:marTop w:val="0"/>
              <w:marBottom w:val="0"/>
              <w:divBdr>
                <w:top w:val="none" w:sz="0" w:space="0" w:color="auto"/>
                <w:left w:val="none" w:sz="0" w:space="0" w:color="auto"/>
                <w:bottom w:val="none" w:sz="0" w:space="0" w:color="auto"/>
                <w:right w:val="none" w:sz="0" w:space="0" w:color="auto"/>
              </w:divBdr>
            </w:div>
            <w:div w:id="1037706152">
              <w:marLeft w:val="0"/>
              <w:marRight w:val="0"/>
              <w:marTop w:val="0"/>
              <w:marBottom w:val="0"/>
              <w:divBdr>
                <w:top w:val="none" w:sz="0" w:space="0" w:color="auto"/>
                <w:left w:val="none" w:sz="0" w:space="0" w:color="auto"/>
                <w:bottom w:val="none" w:sz="0" w:space="0" w:color="auto"/>
                <w:right w:val="none" w:sz="0" w:space="0" w:color="auto"/>
              </w:divBdr>
            </w:div>
            <w:div w:id="1199465090">
              <w:marLeft w:val="0"/>
              <w:marRight w:val="0"/>
              <w:marTop w:val="0"/>
              <w:marBottom w:val="0"/>
              <w:divBdr>
                <w:top w:val="none" w:sz="0" w:space="0" w:color="auto"/>
                <w:left w:val="none" w:sz="0" w:space="0" w:color="auto"/>
                <w:bottom w:val="none" w:sz="0" w:space="0" w:color="auto"/>
                <w:right w:val="none" w:sz="0" w:space="0" w:color="auto"/>
              </w:divBdr>
            </w:div>
            <w:div w:id="1469282312">
              <w:marLeft w:val="0"/>
              <w:marRight w:val="0"/>
              <w:marTop w:val="0"/>
              <w:marBottom w:val="0"/>
              <w:divBdr>
                <w:top w:val="none" w:sz="0" w:space="0" w:color="auto"/>
                <w:left w:val="none" w:sz="0" w:space="0" w:color="auto"/>
                <w:bottom w:val="none" w:sz="0" w:space="0" w:color="auto"/>
                <w:right w:val="none" w:sz="0" w:space="0" w:color="auto"/>
              </w:divBdr>
            </w:div>
            <w:div w:id="1685783856">
              <w:marLeft w:val="0"/>
              <w:marRight w:val="0"/>
              <w:marTop w:val="0"/>
              <w:marBottom w:val="0"/>
              <w:divBdr>
                <w:top w:val="none" w:sz="0" w:space="0" w:color="auto"/>
                <w:left w:val="none" w:sz="0" w:space="0" w:color="auto"/>
                <w:bottom w:val="none" w:sz="0" w:space="0" w:color="auto"/>
                <w:right w:val="none" w:sz="0" w:space="0" w:color="auto"/>
              </w:divBdr>
            </w:div>
            <w:div w:id="1766267171">
              <w:marLeft w:val="0"/>
              <w:marRight w:val="0"/>
              <w:marTop w:val="0"/>
              <w:marBottom w:val="0"/>
              <w:divBdr>
                <w:top w:val="none" w:sz="0" w:space="0" w:color="auto"/>
                <w:left w:val="none" w:sz="0" w:space="0" w:color="auto"/>
                <w:bottom w:val="none" w:sz="0" w:space="0" w:color="auto"/>
                <w:right w:val="none" w:sz="0" w:space="0" w:color="auto"/>
              </w:divBdr>
            </w:div>
            <w:div w:id="1890191124">
              <w:marLeft w:val="0"/>
              <w:marRight w:val="0"/>
              <w:marTop w:val="0"/>
              <w:marBottom w:val="0"/>
              <w:divBdr>
                <w:top w:val="none" w:sz="0" w:space="0" w:color="auto"/>
                <w:left w:val="none" w:sz="0" w:space="0" w:color="auto"/>
                <w:bottom w:val="none" w:sz="0" w:space="0" w:color="auto"/>
                <w:right w:val="none" w:sz="0" w:space="0" w:color="auto"/>
              </w:divBdr>
            </w:div>
            <w:div w:id="1971015065">
              <w:marLeft w:val="0"/>
              <w:marRight w:val="0"/>
              <w:marTop w:val="0"/>
              <w:marBottom w:val="0"/>
              <w:divBdr>
                <w:top w:val="none" w:sz="0" w:space="0" w:color="auto"/>
                <w:left w:val="none" w:sz="0" w:space="0" w:color="auto"/>
                <w:bottom w:val="none" w:sz="0" w:space="0" w:color="auto"/>
                <w:right w:val="none" w:sz="0" w:space="0" w:color="auto"/>
              </w:divBdr>
            </w:div>
            <w:div w:id="2024672954">
              <w:marLeft w:val="0"/>
              <w:marRight w:val="0"/>
              <w:marTop w:val="0"/>
              <w:marBottom w:val="0"/>
              <w:divBdr>
                <w:top w:val="none" w:sz="0" w:space="0" w:color="auto"/>
                <w:left w:val="none" w:sz="0" w:space="0" w:color="auto"/>
                <w:bottom w:val="none" w:sz="0" w:space="0" w:color="auto"/>
                <w:right w:val="none" w:sz="0" w:space="0" w:color="auto"/>
              </w:divBdr>
            </w:div>
            <w:div w:id="2107726981">
              <w:marLeft w:val="0"/>
              <w:marRight w:val="0"/>
              <w:marTop w:val="0"/>
              <w:marBottom w:val="0"/>
              <w:divBdr>
                <w:top w:val="none" w:sz="0" w:space="0" w:color="auto"/>
                <w:left w:val="none" w:sz="0" w:space="0" w:color="auto"/>
                <w:bottom w:val="none" w:sz="0" w:space="0" w:color="auto"/>
                <w:right w:val="none" w:sz="0" w:space="0" w:color="auto"/>
              </w:divBdr>
            </w:div>
            <w:div w:id="2123456355">
              <w:marLeft w:val="0"/>
              <w:marRight w:val="0"/>
              <w:marTop w:val="0"/>
              <w:marBottom w:val="0"/>
              <w:divBdr>
                <w:top w:val="none" w:sz="0" w:space="0" w:color="auto"/>
                <w:left w:val="none" w:sz="0" w:space="0" w:color="auto"/>
                <w:bottom w:val="none" w:sz="0" w:space="0" w:color="auto"/>
                <w:right w:val="none" w:sz="0" w:space="0" w:color="auto"/>
              </w:divBdr>
            </w:div>
          </w:divsChild>
        </w:div>
        <w:div w:id="950010520">
          <w:marLeft w:val="0"/>
          <w:marRight w:val="0"/>
          <w:marTop w:val="0"/>
          <w:marBottom w:val="0"/>
          <w:divBdr>
            <w:top w:val="none" w:sz="0" w:space="0" w:color="auto"/>
            <w:left w:val="none" w:sz="0" w:space="0" w:color="auto"/>
            <w:bottom w:val="none" w:sz="0" w:space="0" w:color="auto"/>
            <w:right w:val="none" w:sz="0" w:space="0" w:color="auto"/>
          </w:divBdr>
        </w:div>
        <w:div w:id="972637557">
          <w:marLeft w:val="0"/>
          <w:marRight w:val="0"/>
          <w:marTop w:val="0"/>
          <w:marBottom w:val="0"/>
          <w:divBdr>
            <w:top w:val="none" w:sz="0" w:space="0" w:color="auto"/>
            <w:left w:val="none" w:sz="0" w:space="0" w:color="auto"/>
            <w:bottom w:val="none" w:sz="0" w:space="0" w:color="auto"/>
            <w:right w:val="none" w:sz="0" w:space="0" w:color="auto"/>
          </w:divBdr>
        </w:div>
        <w:div w:id="992951514">
          <w:marLeft w:val="0"/>
          <w:marRight w:val="0"/>
          <w:marTop w:val="0"/>
          <w:marBottom w:val="0"/>
          <w:divBdr>
            <w:top w:val="none" w:sz="0" w:space="0" w:color="auto"/>
            <w:left w:val="none" w:sz="0" w:space="0" w:color="auto"/>
            <w:bottom w:val="none" w:sz="0" w:space="0" w:color="auto"/>
            <w:right w:val="none" w:sz="0" w:space="0" w:color="auto"/>
          </w:divBdr>
        </w:div>
        <w:div w:id="1031106611">
          <w:marLeft w:val="0"/>
          <w:marRight w:val="0"/>
          <w:marTop w:val="0"/>
          <w:marBottom w:val="0"/>
          <w:divBdr>
            <w:top w:val="none" w:sz="0" w:space="0" w:color="auto"/>
            <w:left w:val="none" w:sz="0" w:space="0" w:color="auto"/>
            <w:bottom w:val="none" w:sz="0" w:space="0" w:color="auto"/>
            <w:right w:val="none" w:sz="0" w:space="0" w:color="auto"/>
          </w:divBdr>
        </w:div>
        <w:div w:id="1051536784">
          <w:marLeft w:val="0"/>
          <w:marRight w:val="0"/>
          <w:marTop w:val="0"/>
          <w:marBottom w:val="0"/>
          <w:divBdr>
            <w:top w:val="none" w:sz="0" w:space="0" w:color="auto"/>
            <w:left w:val="none" w:sz="0" w:space="0" w:color="auto"/>
            <w:bottom w:val="none" w:sz="0" w:space="0" w:color="auto"/>
            <w:right w:val="none" w:sz="0" w:space="0" w:color="auto"/>
          </w:divBdr>
        </w:div>
        <w:div w:id="1059596411">
          <w:marLeft w:val="0"/>
          <w:marRight w:val="0"/>
          <w:marTop w:val="0"/>
          <w:marBottom w:val="0"/>
          <w:divBdr>
            <w:top w:val="none" w:sz="0" w:space="0" w:color="auto"/>
            <w:left w:val="none" w:sz="0" w:space="0" w:color="auto"/>
            <w:bottom w:val="none" w:sz="0" w:space="0" w:color="auto"/>
            <w:right w:val="none" w:sz="0" w:space="0" w:color="auto"/>
          </w:divBdr>
          <w:divsChild>
            <w:div w:id="1549024031">
              <w:marLeft w:val="-75"/>
              <w:marRight w:val="0"/>
              <w:marTop w:val="30"/>
              <w:marBottom w:val="30"/>
              <w:divBdr>
                <w:top w:val="none" w:sz="0" w:space="0" w:color="auto"/>
                <w:left w:val="none" w:sz="0" w:space="0" w:color="auto"/>
                <w:bottom w:val="none" w:sz="0" w:space="0" w:color="auto"/>
                <w:right w:val="none" w:sz="0" w:space="0" w:color="auto"/>
              </w:divBdr>
              <w:divsChild>
                <w:div w:id="293877407">
                  <w:marLeft w:val="0"/>
                  <w:marRight w:val="0"/>
                  <w:marTop w:val="0"/>
                  <w:marBottom w:val="0"/>
                  <w:divBdr>
                    <w:top w:val="none" w:sz="0" w:space="0" w:color="auto"/>
                    <w:left w:val="none" w:sz="0" w:space="0" w:color="auto"/>
                    <w:bottom w:val="none" w:sz="0" w:space="0" w:color="auto"/>
                    <w:right w:val="none" w:sz="0" w:space="0" w:color="auto"/>
                  </w:divBdr>
                  <w:divsChild>
                    <w:div w:id="1141993650">
                      <w:marLeft w:val="0"/>
                      <w:marRight w:val="0"/>
                      <w:marTop w:val="0"/>
                      <w:marBottom w:val="0"/>
                      <w:divBdr>
                        <w:top w:val="none" w:sz="0" w:space="0" w:color="auto"/>
                        <w:left w:val="none" w:sz="0" w:space="0" w:color="auto"/>
                        <w:bottom w:val="none" w:sz="0" w:space="0" w:color="auto"/>
                        <w:right w:val="none" w:sz="0" w:space="0" w:color="auto"/>
                      </w:divBdr>
                    </w:div>
                  </w:divsChild>
                </w:div>
                <w:div w:id="362246670">
                  <w:marLeft w:val="0"/>
                  <w:marRight w:val="0"/>
                  <w:marTop w:val="0"/>
                  <w:marBottom w:val="0"/>
                  <w:divBdr>
                    <w:top w:val="none" w:sz="0" w:space="0" w:color="auto"/>
                    <w:left w:val="none" w:sz="0" w:space="0" w:color="auto"/>
                    <w:bottom w:val="none" w:sz="0" w:space="0" w:color="auto"/>
                    <w:right w:val="none" w:sz="0" w:space="0" w:color="auto"/>
                  </w:divBdr>
                  <w:divsChild>
                    <w:div w:id="1160270851">
                      <w:marLeft w:val="0"/>
                      <w:marRight w:val="0"/>
                      <w:marTop w:val="0"/>
                      <w:marBottom w:val="0"/>
                      <w:divBdr>
                        <w:top w:val="none" w:sz="0" w:space="0" w:color="auto"/>
                        <w:left w:val="none" w:sz="0" w:space="0" w:color="auto"/>
                        <w:bottom w:val="none" w:sz="0" w:space="0" w:color="auto"/>
                        <w:right w:val="none" w:sz="0" w:space="0" w:color="auto"/>
                      </w:divBdr>
                    </w:div>
                  </w:divsChild>
                </w:div>
                <w:div w:id="368996914">
                  <w:marLeft w:val="0"/>
                  <w:marRight w:val="0"/>
                  <w:marTop w:val="0"/>
                  <w:marBottom w:val="0"/>
                  <w:divBdr>
                    <w:top w:val="none" w:sz="0" w:space="0" w:color="auto"/>
                    <w:left w:val="none" w:sz="0" w:space="0" w:color="auto"/>
                    <w:bottom w:val="none" w:sz="0" w:space="0" w:color="auto"/>
                    <w:right w:val="none" w:sz="0" w:space="0" w:color="auto"/>
                  </w:divBdr>
                  <w:divsChild>
                    <w:div w:id="634218627">
                      <w:marLeft w:val="0"/>
                      <w:marRight w:val="0"/>
                      <w:marTop w:val="0"/>
                      <w:marBottom w:val="0"/>
                      <w:divBdr>
                        <w:top w:val="none" w:sz="0" w:space="0" w:color="auto"/>
                        <w:left w:val="none" w:sz="0" w:space="0" w:color="auto"/>
                        <w:bottom w:val="none" w:sz="0" w:space="0" w:color="auto"/>
                        <w:right w:val="none" w:sz="0" w:space="0" w:color="auto"/>
                      </w:divBdr>
                    </w:div>
                  </w:divsChild>
                </w:div>
                <w:div w:id="381100663">
                  <w:marLeft w:val="0"/>
                  <w:marRight w:val="0"/>
                  <w:marTop w:val="0"/>
                  <w:marBottom w:val="0"/>
                  <w:divBdr>
                    <w:top w:val="none" w:sz="0" w:space="0" w:color="auto"/>
                    <w:left w:val="none" w:sz="0" w:space="0" w:color="auto"/>
                    <w:bottom w:val="none" w:sz="0" w:space="0" w:color="auto"/>
                    <w:right w:val="none" w:sz="0" w:space="0" w:color="auto"/>
                  </w:divBdr>
                  <w:divsChild>
                    <w:div w:id="2029521494">
                      <w:marLeft w:val="0"/>
                      <w:marRight w:val="0"/>
                      <w:marTop w:val="0"/>
                      <w:marBottom w:val="0"/>
                      <w:divBdr>
                        <w:top w:val="none" w:sz="0" w:space="0" w:color="auto"/>
                        <w:left w:val="none" w:sz="0" w:space="0" w:color="auto"/>
                        <w:bottom w:val="none" w:sz="0" w:space="0" w:color="auto"/>
                        <w:right w:val="none" w:sz="0" w:space="0" w:color="auto"/>
                      </w:divBdr>
                    </w:div>
                  </w:divsChild>
                </w:div>
                <w:div w:id="547765891">
                  <w:marLeft w:val="0"/>
                  <w:marRight w:val="0"/>
                  <w:marTop w:val="0"/>
                  <w:marBottom w:val="0"/>
                  <w:divBdr>
                    <w:top w:val="none" w:sz="0" w:space="0" w:color="auto"/>
                    <w:left w:val="none" w:sz="0" w:space="0" w:color="auto"/>
                    <w:bottom w:val="none" w:sz="0" w:space="0" w:color="auto"/>
                    <w:right w:val="none" w:sz="0" w:space="0" w:color="auto"/>
                  </w:divBdr>
                  <w:divsChild>
                    <w:div w:id="130294230">
                      <w:marLeft w:val="0"/>
                      <w:marRight w:val="0"/>
                      <w:marTop w:val="0"/>
                      <w:marBottom w:val="0"/>
                      <w:divBdr>
                        <w:top w:val="none" w:sz="0" w:space="0" w:color="auto"/>
                        <w:left w:val="none" w:sz="0" w:space="0" w:color="auto"/>
                        <w:bottom w:val="none" w:sz="0" w:space="0" w:color="auto"/>
                        <w:right w:val="none" w:sz="0" w:space="0" w:color="auto"/>
                      </w:divBdr>
                    </w:div>
                  </w:divsChild>
                </w:div>
                <w:div w:id="553734799">
                  <w:marLeft w:val="0"/>
                  <w:marRight w:val="0"/>
                  <w:marTop w:val="0"/>
                  <w:marBottom w:val="0"/>
                  <w:divBdr>
                    <w:top w:val="none" w:sz="0" w:space="0" w:color="auto"/>
                    <w:left w:val="none" w:sz="0" w:space="0" w:color="auto"/>
                    <w:bottom w:val="none" w:sz="0" w:space="0" w:color="auto"/>
                    <w:right w:val="none" w:sz="0" w:space="0" w:color="auto"/>
                  </w:divBdr>
                  <w:divsChild>
                    <w:div w:id="1483234581">
                      <w:marLeft w:val="0"/>
                      <w:marRight w:val="0"/>
                      <w:marTop w:val="0"/>
                      <w:marBottom w:val="0"/>
                      <w:divBdr>
                        <w:top w:val="none" w:sz="0" w:space="0" w:color="auto"/>
                        <w:left w:val="none" w:sz="0" w:space="0" w:color="auto"/>
                        <w:bottom w:val="none" w:sz="0" w:space="0" w:color="auto"/>
                        <w:right w:val="none" w:sz="0" w:space="0" w:color="auto"/>
                      </w:divBdr>
                    </w:div>
                  </w:divsChild>
                </w:div>
                <w:div w:id="558786096">
                  <w:marLeft w:val="0"/>
                  <w:marRight w:val="0"/>
                  <w:marTop w:val="0"/>
                  <w:marBottom w:val="0"/>
                  <w:divBdr>
                    <w:top w:val="none" w:sz="0" w:space="0" w:color="auto"/>
                    <w:left w:val="none" w:sz="0" w:space="0" w:color="auto"/>
                    <w:bottom w:val="none" w:sz="0" w:space="0" w:color="auto"/>
                    <w:right w:val="none" w:sz="0" w:space="0" w:color="auto"/>
                  </w:divBdr>
                  <w:divsChild>
                    <w:div w:id="664630388">
                      <w:marLeft w:val="0"/>
                      <w:marRight w:val="0"/>
                      <w:marTop w:val="0"/>
                      <w:marBottom w:val="0"/>
                      <w:divBdr>
                        <w:top w:val="none" w:sz="0" w:space="0" w:color="auto"/>
                        <w:left w:val="none" w:sz="0" w:space="0" w:color="auto"/>
                        <w:bottom w:val="none" w:sz="0" w:space="0" w:color="auto"/>
                        <w:right w:val="none" w:sz="0" w:space="0" w:color="auto"/>
                      </w:divBdr>
                    </w:div>
                  </w:divsChild>
                </w:div>
                <w:div w:id="563806734">
                  <w:marLeft w:val="0"/>
                  <w:marRight w:val="0"/>
                  <w:marTop w:val="0"/>
                  <w:marBottom w:val="0"/>
                  <w:divBdr>
                    <w:top w:val="none" w:sz="0" w:space="0" w:color="auto"/>
                    <w:left w:val="none" w:sz="0" w:space="0" w:color="auto"/>
                    <w:bottom w:val="none" w:sz="0" w:space="0" w:color="auto"/>
                    <w:right w:val="none" w:sz="0" w:space="0" w:color="auto"/>
                  </w:divBdr>
                  <w:divsChild>
                    <w:div w:id="1054230554">
                      <w:marLeft w:val="0"/>
                      <w:marRight w:val="0"/>
                      <w:marTop w:val="0"/>
                      <w:marBottom w:val="0"/>
                      <w:divBdr>
                        <w:top w:val="none" w:sz="0" w:space="0" w:color="auto"/>
                        <w:left w:val="none" w:sz="0" w:space="0" w:color="auto"/>
                        <w:bottom w:val="none" w:sz="0" w:space="0" w:color="auto"/>
                        <w:right w:val="none" w:sz="0" w:space="0" w:color="auto"/>
                      </w:divBdr>
                    </w:div>
                  </w:divsChild>
                </w:div>
                <w:div w:id="597904650">
                  <w:marLeft w:val="0"/>
                  <w:marRight w:val="0"/>
                  <w:marTop w:val="0"/>
                  <w:marBottom w:val="0"/>
                  <w:divBdr>
                    <w:top w:val="none" w:sz="0" w:space="0" w:color="auto"/>
                    <w:left w:val="none" w:sz="0" w:space="0" w:color="auto"/>
                    <w:bottom w:val="none" w:sz="0" w:space="0" w:color="auto"/>
                    <w:right w:val="none" w:sz="0" w:space="0" w:color="auto"/>
                  </w:divBdr>
                  <w:divsChild>
                    <w:div w:id="2047634837">
                      <w:marLeft w:val="0"/>
                      <w:marRight w:val="0"/>
                      <w:marTop w:val="0"/>
                      <w:marBottom w:val="0"/>
                      <w:divBdr>
                        <w:top w:val="none" w:sz="0" w:space="0" w:color="auto"/>
                        <w:left w:val="none" w:sz="0" w:space="0" w:color="auto"/>
                        <w:bottom w:val="none" w:sz="0" w:space="0" w:color="auto"/>
                        <w:right w:val="none" w:sz="0" w:space="0" w:color="auto"/>
                      </w:divBdr>
                    </w:div>
                  </w:divsChild>
                </w:div>
                <w:div w:id="624655997">
                  <w:marLeft w:val="0"/>
                  <w:marRight w:val="0"/>
                  <w:marTop w:val="0"/>
                  <w:marBottom w:val="0"/>
                  <w:divBdr>
                    <w:top w:val="none" w:sz="0" w:space="0" w:color="auto"/>
                    <w:left w:val="none" w:sz="0" w:space="0" w:color="auto"/>
                    <w:bottom w:val="none" w:sz="0" w:space="0" w:color="auto"/>
                    <w:right w:val="none" w:sz="0" w:space="0" w:color="auto"/>
                  </w:divBdr>
                  <w:divsChild>
                    <w:div w:id="1378894126">
                      <w:marLeft w:val="0"/>
                      <w:marRight w:val="0"/>
                      <w:marTop w:val="0"/>
                      <w:marBottom w:val="0"/>
                      <w:divBdr>
                        <w:top w:val="none" w:sz="0" w:space="0" w:color="auto"/>
                        <w:left w:val="none" w:sz="0" w:space="0" w:color="auto"/>
                        <w:bottom w:val="none" w:sz="0" w:space="0" w:color="auto"/>
                        <w:right w:val="none" w:sz="0" w:space="0" w:color="auto"/>
                      </w:divBdr>
                    </w:div>
                  </w:divsChild>
                </w:div>
                <w:div w:id="703677870">
                  <w:marLeft w:val="0"/>
                  <w:marRight w:val="0"/>
                  <w:marTop w:val="0"/>
                  <w:marBottom w:val="0"/>
                  <w:divBdr>
                    <w:top w:val="none" w:sz="0" w:space="0" w:color="auto"/>
                    <w:left w:val="none" w:sz="0" w:space="0" w:color="auto"/>
                    <w:bottom w:val="none" w:sz="0" w:space="0" w:color="auto"/>
                    <w:right w:val="none" w:sz="0" w:space="0" w:color="auto"/>
                  </w:divBdr>
                  <w:divsChild>
                    <w:div w:id="1783842869">
                      <w:marLeft w:val="0"/>
                      <w:marRight w:val="0"/>
                      <w:marTop w:val="0"/>
                      <w:marBottom w:val="0"/>
                      <w:divBdr>
                        <w:top w:val="none" w:sz="0" w:space="0" w:color="auto"/>
                        <w:left w:val="none" w:sz="0" w:space="0" w:color="auto"/>
                        <w:bottom w:val="none" w:sz="0" w:space="0" w:color="auto"/>
                        <w:right w:val="none" w:sz="0" w:space="0" w:color="auto"/>
                      </w:divBdr>
                    </w:div>
                  </w:divsChild>
                </w:div>
                <w:div w:id="819226743">
                  <w:marLeft w:val="0"/>
                  <w:marRight w:val="0"/>
                  <w:marTop w:val="0"/>
                  <w:marBottom w:val="0"/>
                  <w:divBdr>
                    <w:top w:val="none" w:sz="0" w:space="0" w:color="auto"/>
                    <w:left w:val="none" w:sz="0" w:space="0" w:color="auto"/>
                    <w:bottom w:val="none" w:sz="0" w:space="0" w:color="auto"/>
                    <w:right w:val="none" w:sz="0" w:space="0" w:color="auto"/>
                  </w:divBdr>
                  <w:divsChild>
                    <w:div w:id="1765809288">
                      <w:marLeft w:val="0"/>
                      <w:marRight w:val="0"/>
                      <w:marTop w:val="0"/>
                      <w:marBottom w:val="0"/>
                      <w:divBdr>
                        <w:top w:val="none" w:sz="0" w:space="0" w:color="auto"/>
                        <w:left w:val="none" w:sz="0" w:space="0" w:color="auto"/>
                        <w:bottom w:val="none" w:sz="0" w:space="0" w:color="auto"/>
                        <w:right w:val="none" w:sz="0" w:space="0" w:color="auto"/>
                      </w:divBdr>
                    </w:div>
                  </w:divsChild>
                </w:div>
                <w:div w:id="820923392">
                  <w:marLeft w:val="0"/>
                  <w:marRight w:val="0"/>
                  <w:marTop w:val="0"/>
                  <w:marBottom w:val="0"/>
                  <w:divBdr>
                    <w:top w:val="none" w:sz="0" w:space="0" w:color="auto"/>
                    <w:left w:val="none" w:sz="0" w:space="0" w:color="auto"/>
                    <w:bottom w:val="none" w:sz="0" w:space="0" w:color="auto"/>
                    <w:right w:val="none" w:sz="0" w:space="0" w:color="auto"/>
                  </w:divBdr>
                  <w:divsChild>
                    <w:div w:id="934824486">
                      <w:marLeft w:val="0"/>
                      <w:marRight w:val="0"/>
                      <w:marTop w:val="0"/>
                      <w:marBottom w:val="0"/>
                      <w:divBdr>
                        <w:top w:val="none" w:sz="0" w:space="0" w:color="auto"/>
                        <w:left w:val="none" w:sz="0" w:space="0" w:color="auto"/>
                        <w:bottom w:val="none" w:sz="0" w:space="0" w:color="auto"/>
                        <w:right w:val="none" w:sz="0" w:space="0" w:color="auto"/>
                      </w:divBdr>
                    </w:div>
                  </w:divsChild>
                </w:div>
                <w:div w:id="825784767">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65017997">
                  <w:marLeft w:val="0"/>
                  <w:marRight w:val="0"/>
                  <w:marTop w:val="0"/>
                  <w:marBottom w:val="0"/>
                  <w:divBdr>
                    <w:top w:val="none" w:sz="0" w:space="0" w:color="auto"/>
                    <w:left w:val="none" w:sz="0" w:space="0" w:color="auto"/>
                    <w:bottom w:val="none" w:sz="0" w:space="0" w:color="auto"/>
                    <w:right w:val="none" w:sz="0" w:space="0" w:color="auto"/>
                  </w:divBdr>
                  <w:divsChild>
                    <w:div w:id="1478106816">
                      <w:marLeft w:val="0"/>
                      <w:marRight w:val="0"/>
                      <w:marTop w:val="0"/>
                      <w:marBottom w:val="0"/>
                      <w:divBdr>
                        <w:top w:val="none" w:sz="0" w:space="0" w:color="auto"/>
                        <w:left w:val="none" w:sz="0" w:space="0" w:color="auto"/>
                        <w:bottom w:val="none" w:sz="0" w:space="0" w:color="auto"/>
                        <w:right w:val="none" w:sz="0" w:space="0" w:color="auto"/>
                      </w:divBdr>
                    </w:div>
                  </w:divsChild>
                </w:div>
                <w:div w:id="893006736">
                  <w:marLeft w:val="0"/>
                  <w:marRight w:val="0"/>
                  <w:marTop w:val="0"/>
                  <w:marBottom w:val="0"/>
                  <w:divBdr>
                    <w:top w:val="none" w:sz="0" w:space="0" w:color="auto"/>
                    <w:left w:val="none" w:sz="0" w:space="0" w:color="auto"/>
                    <w:bottom w:val="none" w:sz="0" w:space="0" w:color="auto"/>
                    <w:right w:val="none" w:sz="0" w:space="0" w:color="auto"/>
                  </w:divBdr>
                  <w:divsChild>
                    <w:div w:id="319582210">
                      <w:marLeft w:val="0"/>
                      <w:marRight w:val="0"/>
                      <w:marTop w:val="0"/>
                      <w:marBottom w:val="0"/>
                      <w:divBdr>
                        <w:top w:val="none" w:sz="0" w:space="0" w:color="auto"/>
                        <w:left w:val="none" w:sz="0" w:space="0" w:color="auto"/>
                        <w:bottom w:val="none" w:sz="0" w:space="0" w:color="auto"/>
                        <w:right w:val="none" w:sz="0" w:space="0" w:color="auto"/>
                      </w:divBdr>
                    </w:div>
                  </w:divsChild>
                </w:div>
                <w:div w:id="935330467">
                  <w:marLeft w:val="0"/>
                  <w:marRight w:val="0"/>
                  <w:marTop w:val="0"/>
                  <w:marBottom w:val="0"/>
                  <w:divBdr>
                    <w:top w:val="none" w:sz="0" w:space="0" w:color="auto"/>
                    <w:left w:val="none" w:sz="0" w:space="0" w:color="auto"/>
                    <w:bottom w:val="none" w:sz="0" w:space="0" w:color="auto"/>
                    <w:right w:val="none" w:sz="0" w:space="0" w:color="auto"/>
                  </w:divBdr>
                  <w:divsChild>
                    <w:div w:id="1882984364">
                      <w:marLeft w:val="0"/>
                      <w:marRight w:val="0"/>
                      <w:marTop w:val="0"/>
                      <w:marBottom w:val="0"/>
                      <w:divBdr>
                        <w:top w:val="none" w:sz="0" w:space="0" w:color="auto"/>
                        <w:left w:val="none" w:sz="0" w:space="0" w:color="auto"/>
                        <w:bottom w:val="none" w:sz="0" w:space="0" w:color="auto"/>
                        <w:right w:val="none" w:sz="0" w:space="0" w:color="auto"/>
                      </w:divBdr>
                    </w:div>
                  </w:divsChild>
                </w:div>
                <w:div w:id="1107432904">
                  <w:marLeft w:val="0"/>
                  <w:marRight w:val="0"/>
                  <w:marTop w:val="0"/>
                  <w:marBottom w:val="0"/>
                  <w:divBdr>
                    <w:top w:val="none" w:sz="0" w:space="0" w:color="auto"/>
                    <w:left w:val="none" w:sz="0" w:space="0" w:color="auto"/>
                    <w:bottom w:val="none" w:sz="0" w:space="0" w:color="auto"/>
                    <w:right w:val="none" w:sz="0" w:space="0" w:color="auto"/>
                  </w:divBdr>
                  <w:divsChild>
                    <w:div w:id="1060176824">
                      <w:marLeft w:val="0"/>
                      <w:marRight w:val="0"/>
                      <w:marTop w:val="0"/>
                      <w:marBottom w:val="0"/>
                      <w:divBdr>
                        <w:top w:val="none" w:sz="0" w:space="0" w:color="auto"/>
                        <w:left w:val="none" w:sz="0" w:space="0" w:color="auto"/>
                        <w:bottom w:val="none" w:sz="0" w:space="0" w:color="auto"/>
                        <w:right w:val="none" w:sz="0" w:space="0" w:color="auto"/>
                      </w:divBdr>
                    </w:div>
                  </w:divsChild>
                </w:div>
                <w:div w:id="1178469632">
                  <w:marLeft w:val="0"/>
                  <w:marRight w:val="0"/>
                  <w:marTop w:val="0"/>
                  <w:marBottom w:val="0"/>
                  <w:divBdr>
                    <w:top w:val="none" w:sz="0" w:space="0" w:color="auto"/>
                    <w:left w:val="none" w:sz="0" w:space="0" w:color="auto"/>
                    <w:bottom w:val="none" w:sz="0" w:space="0" w:color="auto"/>
                    <w:right w:val="none" w:sz="0" w:space="0" w:color="auto"/>
                  </w:divBdr>
                  <w:divsChild>
                    <w:div w:id="489490007">
                      <w:marLeft w:val="0"/>
                      <w:marRight w:val="0"/>
                      <w:marTop w:val="0"/>
                      <w:marBottom w:val="0"/>
                      <w:divBdr>
                        <w:top w:val="none" w:sz="0" w:space="0" w:color="auto"/>
                        <w:left w:val="none" w:sz="0" w:space="0" w:color="auto"/>
                        <w:bottom w:val="none" w:sz="0" w:space="0" w:color="auto"/>
                        <w:right w:val="none" w:sz="0" w:space="0" w:color="auto"/>
                      </w:divBdr>
                    </w:div>
                  </w:divsChild>
                </w:div>
                <w:div w:id="1294827175">
                  <w:marLeft w:val="0"/>
                  <w:marRight w:val="0"/>
                  <w:marTop w:val="0"/>
                  <w:marBottom w:val="0"/>
                  <w:divBdr>
                    <w:top w:val="none" w:sz="0" w:space="0" w:color="auto"/>
                    <w:left w:val="none" w:sz="0" w:space="0" w:color="auto"/>
                    <w:bottom w:val="none" w:sz="0" w:space="0" w:color="auto"/>
                    <w:right w:val="none" w:sz="0" w:space="0" w:color="auto"/>
                  </w:divBdr>
                  <w:divsChild>
                    <w:div w:id="193076081">
                      <w:marLeft w:val="0"/>
                      <w:marRight w:val="0"/>
                      <w:marTop w:val="0"/>
                      <w:marBottom w:val="0"/>
                      <w:divBdr>
                        <w:top w:val="none" w:sz="0" w:space="0" w:color="auto"/>
                        <w:left w:val="none" w:sz="0" w:space="0" w:color="auto"/>
                        <w:bottom w:val="none" w:sz="0" w:space="0" w:color="auto"/>
                        <w:right w:val="none" w:sz="0" w:space="0" w:color="auto"/>
                      </w:divBdr>
                    </w:div>
                  </w:divsChild>
                </w:div>
                <w:div w:id="1376388993">
                  <w:marLeft w:val="0"/>
                  <w:marRight w:val="0"/>
                  <w:marTop w:val="0"/>
                  <w:marBottom w:val="0"/>
                  <w:divBdr>
                    <w:top w:val="none" w:sz="0" w:space="0" w:color="auto"/>
                    <w:left w:val="none" w:sz="0" w:space="0" w:color="auto"/>
                    <w:bottom w:val="none" w:sz="0" w:space="0" w:color="auto"/>
                    <w:right w:val="none" w:sz="0" w:space="0" w:color="auto"/>
                  </w:divBdr>
                  <w:divsChild>
                    <w:div w:id="760682359">
                      <w:marLeft w:val="0"/>
                      <w:marRight w:val="0"/>
                      <w:marTop w:val="0"/>
                      <w:marBottom w:val="0"/>
                      <w:divBdr>
                        <w:top w:val="none" w:sz="0" w:space="0" w:color="auto"/>
                        <w:left w:val="none" w:sz="0" w:space="0" w:color="auto"/>
                        <w:bottom w:val="none" w:sz="0" w:space="0" w:color="auto"/>
                        <w:right w:val="none" w:sz="0" w:space="0" w:color="auto"/>
                      </w:divBdr>
                    </w:div>
                  </w:divsChild>
                </w:div>
                <w:div w:id="1403794225">
                  <w:marLeft w:val="0"/>
                  <w:marRight w:val="0"/>
                  <w:marTop w:val="0"/>
                  <w:marBottom w:val="0"/>
                  <w:divBdr>
                    <w:top w:val="none" w:sz="0" w:space="0" w:color="auto"/>
                    <w:left w:val="none" w:sz="0" w:space="0" w:color="auto"/>
                    <w:bottom w:val="none" w:sz="0" w:space="0" w:color="auto"/>
                    <w:right w:val="none" w:sz="0" w:space="0" w:color="auto"/>
                  </w:divBdr>
                  <w:divsChild>
                    <w:div w:id="2104571216">
                      <w:marLeft w:val="0"/>
                      <w:marRight w:val="0"/>
                      <w:marTop w:val="0"/>
                      <w:marBottom w:val="0"/>
                      <w:divBdr>
                        <w:top w:val="none" w:sz="0" w:space="0" w:color="auto"/>
                        <w:left w:val="none" w:sz="0" w:space="0" w:color="auto"/>
                        <w:bottom w:val="none" w:sz="0" w:space="0" w:color="auto"/>
                        <w:right w:val="none" w:sz="0" w:space="0" w:color="auto"/>
                      </w:divBdr>
                    </w:div>
                  </w:divsChild>
                </w:div>
                <w:div w:id="1452289246">
                  <w:marLeft w:val="0"/>
                  <w:marRight w:val="0"/>
                  <w:marTop w:val="0"/>
                  <w:marBottom w:val="0"/>
                  <w:divBdr>
                    <w:top w:val="none" w:sz="0" w:space="0" w:color="auto"/>
                    <w:left w:val="none" w:sz="0" w:space="0" w:color="auto"/>
                    <w:bottom w:val="none" w:sz="0" w:space="0" w:color="auto"/>
                    <w:right w:val="none" w:sz="0" w:space="0" w:color="auto"/>
                  </w:divBdr>
                  <w:divsChild>
                    <w:div w:id="655257436">
                      <w:marLeft w:val="0"/>
                      <w:marRight w:val="0"/>
                      <w:marTop w:val="0"/>
                      <w:marBottom w:val="0"/>
                      <w:divBdr>
                        <w:top w:val="none" w:sz="0" w:space="0" w:color="auto"/>
                        <w:left w:val="none" w:sz="0" w:space="0" w:color="auto"/>
                        <w:bottom w:val="none" w:sz="0" w:space="0" w:color="auto"/>
                        <w:right w:val="none" w:sz="0" w:space="0" w:color="auto"/>
                      </w:divBdr>
                    </w:div>
                  </w:divsChild>
                </w:div>
                <w:div w:id="1870874778">
                  <w:marLeft w:val="0"/>
                  <w:marRight w:val="0"/>
                  <w:marTop w:val="0"/>
                  <w:marBottom w:val="0"/>
                  <w:divBdr>
                    <w:top w:val="none" w:sz="0" w:space="0" w:color="auto"/>
                    <w:left w:val="none" w:sz="0" w:space="0" w:color="auto"/>
                    <w:bottom w:val="none" w:sz="0" w:space="0" w:color="auto"/>
                    <w:right w:val="none" w:sz="0" w:space="0" w:color="auto"/>
                  </w:divBdr>
                  <w:divsChild>
                    <w:div w:id="1318877612">
                      <w:marLeft w:val="0"/>
                      <w:marRight w:val="0"/>
                      <w:marTop w:val="0"/>
                      <w:marBottom w:val="0"/>
                      <w:divBdr>
                        <w:top w:val="none" w:sz="0" w:space="0" w:color="auto"/>
                        <w:left w:val="none" w:sz="0" w:space="0" w:color="auto"/>
                        <w:bottom w:val="none" w:sz="0" w:space="0" w:color="auto"/>
                        <w:right w:val="none" w:sz="0" w:space="0" w:color="auto"/>
                      </w:divBdr>
                    </w:div>
                  </w:divsChild>
                </w:div>
                <w:div w:id="1954169222">
                  <w:marLeft w:val="0"/>
                  <w:marRight w:val="0"/>
                  <w:marTop w:val="0"/>
                  <w:marBottom w:val="0"/>
                  <w:divBdr>
                    <w:top w:val="none" w:sz="0" w:space="0" w:color="auto"/>
                    <w:left w:val="none" w:sz="0" w:space="0" w:color="auto"/>
                    <w:bottom w:val="none" w:sz="0" w:space="0" w:color="auto"/>
                    <w:right w:val="none" w:sz="0" w:space="0" w:color="auto"/>
                  </w:divBdr>
                  <w:divsChild>
                    <w:div w:id="788545397">
                      <w:marLeft w:val="0"/>
                      <w:marRight w:val="0"/>
                      <w:marTop w:val="0"/>
                      <w:marBottom w:val="0"/>
                      <w:divBdr>
                        <w:top w:val="none" w:sz="0" w:space="0" w:color="auto"/>
                        <w:left w:val="none" w:sz="0" w:space="0" w:color="auto"/>
                        <w:bottom w:val="none" w:sz="0" w:space="0" w:color="auto"/>
                        <w:right w:val="none" w:sz="0" w:space="0" w:color="auto"/>
                      </w:divBdr>
                    </w:div>
                  </w:divsChild>
                </w:div>
                <w:div w:id="1987585556">
                  <w:marLeft w:val="0"/>
                  <w:marRight w:val="0"/>
                  <w:marTop w:val="0"/>
                  <w:marBottom w:val="0"/>
                  <w:divBdr>
                    <w:top w:val="none" w:sz="0" w:space="0" w:color="auto"/>
                    <w:left w:val="none" w:sz="0" w:space="0" w:color="auto"/>
                    <w:bottom w:val="none" w:sz="0" w:space="0" w:color="auto"/>
                    <w:right w:val="none" w:sz="0" w:space="0" w:color="auto"/>
                  </w:divBdr>
                  <w:divsChild>
                    <w:div w:id="1256397378">
                      <w:marLeft w:val="0"/>
                      <w:marRight w:val="0"/>
                      <w:marTop w:val="0"/>
                      <w:marBottom w:val="0"/>
                      <w:divBdr>
                        <w:top w:val="none" w:sz="0" w:space="0" w:color="auto"/>
                        <w:left w:val="none" w:sz="0" w:space="0" w:color="auto"/>
                        <w:bottom w:val="none" w:sz="0" w:space="0" w:color="auto"/>
                        <w:right w:val="none" w:sz="0" w:space="0" w:color="auto"/>
                      </w:divBdr>
                    </w:div>
                  </w:divsChild>
                </w:div>
                <w:div w:id="2007392245">
                  <w:marLeft w:val="0"/>
                  <w:marRight w:val="0"/>
                  <w:marTop w:val="0"/>
                  <w:marBottom w:val="0"/>
                  <w:divBdr>
                    <w:top w:val="none" w:sz="0" w:space="0" w:color="auto"/>
                    <w:left w:val="none" w:sz="0" w:space="0" w:color="auto"/>
                    <w:bottom w:val="none" w:sz="0" w:space="0" w:color="auto"/>
                    <w:right w:val="none" w:sz="0" w:space="0" w:color="auto"/>
                  </w:divBdr>
                  <w:divsChild>
                    <w:div w:id="1066802171">
                      <w:marLeft w:val="0"/>
                      <w:marRight w:val="0"/>
                      <w:marTop w:val="0"/>
                      <w:marBottom w:val="0"/>
                      <w:divBdr>
                        <w:top w:val="none" w:sz="0" w:space="0" w:color="auto"/>
                        <w:left w:val="none" w:sz="0" w:space="0" w:color="auto"/>
                        <w:bottom w:val="none" w:sz="0" w:space="0" w:color="auto"/>
                        <w:right w:val="none" w:sz="0" w:space="0" w:color="auto"/>
                      </w:divBdr>
                    </w:div>
                  </w:divsChild>
                </w:div>
                <w:div w:id="2010399751">
                  <w:marLeft w:val="0"/>
                  <w:marRight w:val="0"/>
                  <w:marTop w:val="0"/>
                  <w:marBottom w:val="0"/>
                  <w:divBdr>
                    <w:top w:val="none" w:sz="0" w:space="0" w:color="auto"/>
                    <w:left w:val="none" w:sz="0" w:space="0" w:color="auto"/>
                    <w:bottom w:val="none" w:sz="0" w:space="0" w:color="auto"/>
                    <w:right w:val="none" w:sz="0" w:space="0" w:color="auto"/>
                  </w:divBdr>
                  <w:divsChild>
                    <w:div w:id="1724057076">
                      <w:marLeft w:val="0"/>
                      <w:marRight w:val="0"/>
                      <w:marTop w:val="0"/>
                      <w:marBottom w:val="0"/>
                      <w:divBdr>
                        <w:top w:val="none" w:sz="0" w:space="0" w:color="auto"/>
                        <w:left w:val="none" w:sz="0" w:space="0" w:color="auto"/>
                        <w:bottom w:val="none" w:sz="0" w:space="0" w:color="auto"/>
                        <w:right w:val="none" w:sz="0" w:space="0" w:color="auto"/>
                      </w:divBdr>
                    </w:div>
                  </w:divsChild>
                </w:div>
                <w:div w:id="2011061451">
                  <w:marLeft w:val="0"/>
                  <w:marRight w:val="0"/>
                  <w:marTop w:val="0"/>
                  <w:marBottom w:val="0"/>
                  <w:divBdr>
                    <w:top w:val="none" w:sz="0" w:space="0" w:color="auto"/>
                    <w:left w:val="none" w:sz="0" w:space="0" w:color="auto"/>
                    <w:bottom w:val="none" w:sz="0" w:space="0" w:color="auto"/>
                    <w:right w:val="none" w:sz="0" w:space="0" w:color="auto"/>
                  </w:divBdr>
                  <w:divsChild>
                    <w:div w:id="1335524090">
                      <w:marLeft w:val="0"/>
                      <w:marRight w:val="0"/>
                      <w:marTop w:val="0"/>
                      <w:marBottom w:val="0"/>
                      <w:divBdr>
                        <w:top w:val="none" w:sz="0" w:space="0" w:color="auto"/>
                        <w:left w:val="none" w:sz="0" w:space="0" w:color="auto"/>
                        <w:bottom w:val="none" w:sz="0" w:space="0" w:color="auto"/>
                        <w:right w:val="none" w:sz="0" w:space="0" w:color="auto"/>
                      </w:divBdr>
                    </w:div>
                  </w:divsChild>
                </w:div>
                <w:div w:id="2061245971">
                  <w:marLeft w:val="0"/>
                  <w:marRight w:val="0"/>
                  <w:marTop w:val="0"/>
                  <w:marBottom w:val="0"/>
                  <w:divBdr>
                    <w:top w:val="none" w:sz="0" w:space="0" w:color="auto"/>
                    <w:left w:val="none" w:sz="0" w:space="0" w:color="auto"/>
                    <w:bottom w:val="none" w:sz="0" w:space="0" w:color="auto"/>
                    <w:right w:val="none" w:sz="0" w:space="0" w:color="auto"/>
                  </w:divBdr>
                  <w:divsChild>
                    <w:div w:id="1465153888">
                      <w:marLeft w:val="0"/>
                      <w:marRight w:val="0"/>
                      <w:marTop w:val="0"/>
                      <w:marBottom w:val="0"/>
                      <w:divBdr>
                        <w:top w:val="none" w:sz="0" w:space="0" w:color="auto"/>
                        <w:left w:val="none" w:sz="0" w:space="0" w:color="auto"/>
                        <w:bottom w:val="none" w:sz="0" w:space="0" w:color="auto"/>
                        <w:right w:val="none" w:sz="0" w:space="0" w:color="auto"/>
                      </w:divBdr>
                    </w:div>
                  </w:divsChild>
                </w:div>
                <w:div w:id="2086342997">
                  <w:marLeft w:val="0"/>
                  <w:marRight w:val="0"/>
                  <w:marTop w:val="0"/>
                  <w:marBottom w:val="0"/>
                  <w:divBdr>
                    <w:top w:val="none" w:sz="0" w:space="0" w:color="auto"/>
                    <w:left w:val="none" w:sz="0" w:space="0" w:color="auto"/>
                    <w:bottom w:val="none" w:sz="0" w:space="0" w:color="auto"/>
                    <w:right w:val="none" w:sz="0" w:space="0" w:color="auto"/>
                  </w:divBdr>
                  <w:divsChild>
                    <w:div w:id="1899824291">
                      <w:marLeft w:val="0"/>
                      <w:marRight w:val="0"/>
                      <w:marTop w:val="0"/>
                      <w:marBottom w:val="0"/>
                      <w:divBdr>
                        <w:top w:val="none" w:sz="0" w:space="0" w:color="auto"/>
                        <w:left w:val="none" w:sz="0" w:space="0" w:color="auto"/>
                        <w:bottom w:val="none" w:sz="0" w:space="0" w:color="auto"/>
                        <w:right w:val="none" w:sz="0" w:space="0" w:color="auto"/>
                      </w:divBdr>
                    </w:div>
                  </w:divsChild>
                </w:div>
                <w:div w:id="2119718569">
                  <w:marLeft w:val="0"/>
                  <w:marRight w:val="0"/>
                  <w:marTop w:val="0"/>
                  <w:marBottom w:val="0"/>
                  <w:divBdr>
                    <w:top w:val="none" w:sz="0" w:space="0" w:color="auto"/>
                    <w:left w:val="none" w:sz="0" w:space="0" w:color="auto"/>
                    <w:bottom w:val="none" w:sz="0" w:space="0" w:color="auto"/>
                    <w:right w:val="none" w:sz="0" w:space="0" w:color="auto"/>
                  </w:divBdr>
                  <w:divsChild>
                    <w:div w:id="12539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7994">
          <w:marLeft w:val="0"/>
          <w:marRight w:val="0"/>
          <w:marTop w:val="0"/>
          <w:marBottom w:val="0"/>
          <w:divBdr>
            <w:top w:val="none" w:sz="0" w:space="0" w:color="auto"/>
            <w:left w:val="none" w:sz="0" w:space="0" w:color="auto"/>
            <w:bottom w:val="none" w:sz="0" w:space="0" w:color="auto"/>
            <w:right w:val="none" w:sz="0" w:space="0" w:color="auto"/>
          </w:divBdr>
        </w:div>
        <w:div w:id="1090469167">
          <w:marLeft w:val="0"/>
          <w:marRight w:val="0"/>
          <w:marTop w:val="0"/>
          <w:marBottom w:val="0"/>
          <w:divBdr>
            <w:top w:val="none" w:sz="0" w:space="0" w:color="auto"/>
            <w:left w:val="none" w:sz="0" w:space="0" w:color="auto"/>
            <w:bottom w:val="none" w:sz="0" w:space="0" w:color="auto"/>
            <w:right w:val="none" w:sz="0" w:space="0" w:color="auto"/>
          </w:divBdr>
        </w:div>
        <w:div w:id="1099565022">
          <w:marLeft w:val="0"/>
          <w:marRight w:val="0"/>
          <w:marTop w:val="0"/>
          <w:marBottom w:val="0"/>
          <w:divBdr>
            <w:top w:val="none" w:sz="0" w:space="0" w:color="auto"/>
            <w:left w:val="none" w:sz="0" w:space="0" w:color="auto"/>
            <w:bottom w:val="none" w:sz="0" w:space="0" w:color="auto"/>
            <w:right w:val="none" w:sz="0" w:space="0" w:color="auto"/>
          </w:divBdr>
        </w:div>
        <w:div w:id="1106199116">
          <w:marLeft w:val="0"/>
          <w:marRight w:val="0"/>
          <w:marTop w:val="0"/>
          <w:marBottom w:val="0"/>
          <w:divBdr>
            <w:top w:val="none" w:sz="0" w:space="0" w:color="auto"/>
            <w:left w:val="none" w:sz="0" w:space="0" w:color="auto"/>
            <w:bottom w:val="none" w:sz="0" w:space="0" w:color="auto"/>
            <w:right w:val="none" w:sz="0" w:space="0" w:color="auto"/>
          </w:divBdr>
        </w:div>
        <w:div w:id="1110126169">
          <w:marLeft w:val="0"/>
          <w:marRight w:val="0"/>
          <w:marTop w:val="0"/>
          <w:marBottom w:val="0"/>
          <w:divBdr>
            <w:top w:val="none" w:sz="0" w:space="0" w:color="auto"/>
            <w:left w:val="none" w:sz="0" w:space="0" w:color="auto"/>
            <w:bottom w:val="none" w:sz="0" w:space="0" w:color="auto"/>
            <w:right w:val="none" w:sz="0" w:space="0" w:color="auto"/>
          </w:divBdr>
        </w:div>
        <w:div w:id="1131048367">
          <w:marLeft w:val="0"/>
          <w:marRight w:val="0"/>
          <w:marTop w:val="0"/>
          <w:marBottom w:val="0"/>
          <w:divBdr>
            <w:top w:val="none" w:sz="0" w:space="0" w:color="auto"/>
            <w:left w:val="none" w:sz="0" w:space="0" w:color="auto"/>
            <w:bottom w:val="none" w:sz="0" w:space="0" w:color="auto"/>
            <w:right w:val="none" w:sz="0" w:space="0" w:color="auto"/>
          </w:divBdr>
        </w:div>
        <w:div w:id="1145008240">
          <w:marLeft w:val="0"/>
          <w:marRight w:val="0"/>
          <w:marTop w:val="0"/>
          <w:marBottom w:val="0"/>
          <w:divBdr>
            <w:top w:val="none" w:sz="0" w:space="0" w:color="auto"/>
            <w:left w:val="none" w:sz="0" w:space="0" w:color="auto"/>
            <w:bottom w:val="none" w:sz="0" w:space="0" w:color="auto"/>
            <w:right w:val="none" w:sz="0" w:space="0" w:color="auto"/>
          </w:divBdr>
        </w:div>
        <w:div w:id="1155337675">
          <w:marLeft w:val="0"/>
          <w:marRight w:val="0"/>
          <w:marTop w:val="0"/>
          <w:marBottom w:val="0"/>
          <w:divBdr>
            <w:top w:val="none" w:sz="0" w:space="0" w:color="auto"/>
            <w:left w:val="none" w:sz="0" w:space="0" w:color="auto"/>
            <w:bottom w:val="none" w:sz="0" w:space="0" w:color="auto"/>
            <w:right w:val="none" w:sz="0" w:space="0" w:color="auto"/>
          </w:divBdr>
        </w:div>
        <w:div w:id="1193349751">
          <w:marLeft w:val="0"/>
          <w:marRight w:val="0"/>
          <w:marTop w:val="0"/>
          <w:marBottom w:val="0"/>
          <w:divBdr>
            <w:top w:val="none" w:sz="0" w:space="0" w:color="auto"/>
            <w:left w:val="none" w:sz="0" w:space="0" w:color="auto"/>
            <w:bottom w:val="none" w:sz="0" w:space="0" w:color="auto"/>
            <w:right w:val="none" w:sz="0" w:space="0" w:color="auto"/>
          </w:divBdr>
          <w:divsChild>
            <w:div w:id="343945958">
              <w:marLeft w:val="-75"/>
              <w:marRight w:val="0"/>
              <w:marTop w:val="30"/>
              <w:marBottom w:val="30"/>
              <w:divBdr>
                <w:top w:val="none" w:sz="0" w:space="0" w:color="auto"/>
                <w:left w:val="none" w:sz="0" w:space="0" w:color="auto"/>
                <w:bottom w:val="none" w:sz="0" w:space="0" w:color="auto"/>
                <w:right w:val="none" w:sz="0" w:space="0" w:color="auto"/>
              </w:divBdr>
              <w:divsChild>
                <w:div w:id="1860391">
                  <w:marLeft w:val="0"/>
                  <w:marRight w:val="0"/>
                  <w:marTop w:val="0"/>
                  <w:marBottom w:val="0"/>
                  <w:divBdr>
                    <w:top w:val="none" w:sz="0" w:space="0" w:color="auto"/>
                    <w:left w:val="none" w:sz="0" w:space="0" w:color="auto"/>
                    <w:bottom w:val="none" w:sz="0" w:space="0" w:color="auto"/>
                    <w:right w:val="none" w:sz="0" w:space="0" w:color="auto"/>
                  </w:divBdr>
                  <w:divsChild>
                    <w:div w:id="1656253798">
                      <w:marLeft w:val="0"/>
                      <w:marRight w:val="0"/>
                      <w:marTop w:val="0"/>
                      <w:marBottom w:val="0"/>
                      <w:divBdr>
                        <w:top w:val="none" w:sz="0" w:space="0" w:color="auto"/>
                        <w:left w:val="none" w:sz="0" w:space="0" w:color="auto"/>
                        <w:bottom w:val="none" w:sz="0" w:space="0" w:color="auto"/>
                        <w:right w:val="none" w:sz="0" w:space="0" w:color="auto"/>
                      </w:divBdr>
                    </w:div>
                  </w:divsChild>
                </w:div>
                <w:div w:id="6256731">
                  <w:marLeft w:val="0"/>
                  <w:marRight w:val="0"/>
                  <w:marTop w:val="0"/>
                  <w:marBottom w:val="0"/>
                  <w:divBdr>
                    <w:top w:val="none" w:sz="0" w:space="0" w:color="auto"/>
                    <w:left w:val="none" w:sz="0" w:space="0" w:color="auto"/>
                    <w:bottom w:val="none" w:sz="0" w:space="0" w:color="auto"/>
                    <w:right w:val="none" w:sz="0" w:space="0" w:color="auto"/>
                  </w:divBdr>
                  <w:divsChild>
                    <w:div w:id="98448945">
                      <w:marLeft w:val="0"/>
                      <w:marRight w:val="0"/>
                      <w:marTop w:val="0"/>
                      <w:marBottom w:val="0"/>
                      <w:divBdr>
                        <w:top w:val="none" w:sz="0" w:space="0" w:color="auto"/>
                        <w:left w:val="none" w:sz="0" w:space="0" w:color="auto"/>
                        <w:bottom w:val="none" w:sz="0" w:space="0" w:color="auto"/>
                        <w:right w:val="none" w:sz="0" w:space="0" w:color="auto"/>
                      </w:divBdr>
                    </w:div>
                  </w:divsChild>
                </w:div>
                <w:div w:id="40639664">
                  <w:marLeft w:val="0"/>
                  <w:marRight w:val="0"/>
                  <w:marTop w:val="0"/>
                  <w:marBottom w:val="0"/>
                  <w:divBdr>
                    <w:top w:val="none" w:sz="0" w:space="0" w:color="auto"/>
                    <w:left w:val="none" w:sz="0" w:space="0" w:color="auto"/>
                    <w:bottom w:val="none" w:sz="0" w:space="0" w:color="auto"/>
                    <w:right w:val="none" w:sz="0" w:space="0" w:color="auto"/>
                  </w:divBdr>
                  <w:divsChild>
                    <w:div w:id="1068847487">
                      <w:marLeft w:val="0"/>
                      <w:marRight w:val="0"/>
                      <w:marTop w:val="0"/>
                      <w:marBottom w:val="0"/>
                      <w:divBdr>
                        <w:top w:val="none" w:sz="0" w:space="0" w:color="auto"/>
                        <w:left w:val="none" w:sz="0" w:space="0" w:color="auto"/>
                        <w:bottom w:val="none" w:sz="0" w:space="0" w:color="auto"/>
                        <w:right w:val="none" w:sz="0" w:space="0" w:color="auto"/>
                      </w:divBdr>
                    </w:div>
                  </w:divsChild>
                </w:div>
                <w:div w:id="50273600">
                  <w:marLeft w:val="0"/>
                  <w:marRight w:val="0"/>
                  <w:marTop w:val="0"/>
                  <w:marBottom w:val="0"/>
                  <w:divBdr>
                    <w:top w:val="none" w:sz="0" w:space="0" w:color="auto"/>
                    <w:left w:val="none" w:sz="0" w:space="0" w:color="auto"/>
                    <w:bottom w:val="none" w:sz="0" w:space="0" w:color="auto"/>
                    <w:right w:val="none" w:sz="0" w:space="0" w:color="auto"/>
                  </w:divBdr>
                  <w:divsChild>
                    <w:div w:id="1916355011">
                      <w:marLeft w:val="0"/>
                      <w:marRight w:val="0"/>
                      <w:marTop w:val="0"/>
                      <w:marBottom w:val="0"/>
                      <w:divBdr>
                        <w:top w:val="none" w:sz="0" w:space="0" w:color="auto"/>
                        <w:left w:val="none" w:sz="0" w:space="0" w:color="auto"/>
                        <w:bottom w:val="none" w:sz="0" w:space="0" w:color="auto"/>
                        <w:right w:val="none" w:sz="0" w:space="0" w:color="auto"/>
                      </w:divBdr>
                    </w:div>
                  </w:divsChild>
                </w:div>
                <w:div w:id="54595607">
                  <w:marLeft w:val="0"/>
                  <w:marRight w:val="0"/>
                  <w:marTop w:val="0"/>
                  <w:marBottom w:val="0"/>
                  <w:divBdr>
                    <w:top w:val="none" w:sz="0" w:space="0" w:color="auto"/>
                    <w:left w:val="none" w:sz="0" w:space="0" w:color="auto"/>
                    <w:bottom w:val="none" w:sz="0" w:space="0" w:color="auto"/>
                    <w:right w:val="none" w:sz="0" w:space="0" w:color="auto"/>
                  </w:divBdr>
                  <w:divsChild>
                    <w:div w:id="321130200">
                      <w:marLeft w:val="0"/>
                      <w:marRight w:val="0"/>
                      <w:marTop w:val="0"/>
                      <w:marBottom w:val="0"/>
                      <w:divBdr>
                        <w:top w:val="none" w:sz="0" w:space="0" w:color="auto"/>
                        <w:left w:val="none" w:sz="0" w:space="0" w:color="auto"/>
                        <w:bottom w:val="none" w:sz="0" w:space="0" w:color="auto"/>
                        <w:right w:val="none" w:sz="0" w:space="0" w:color="auto"/>
                      </w:divBdr>
                    </w:div>
                  </w:divsChild>
                </w:div>
                <w:div w:id="109471857">
                  <w:marLeft w:val="0"/>
                  <w:marRight w:val="0"/>
                  <w:marTop w:val="0"/>
                  <w:marBottom w:val="0"/>
                  <w:divBdr>
                    <w:top w:val="none" w:sz="0" w:space="0" w:color="auto"/>
                    <w:left w:val="none" w:sz="0" w:space="0" w:color="auto"/>
                    <w:bottom w:val="none" w:sz="0" w:space="0" w:color="auto"/>
                    <w:right w:val="none" w:sz="0" w:space="0" w:color="auto"/>
                  </w:divBdr>
                  <w:divsChild>
                    <w:div w:id="1705060972">
                      <w:marLeft w:val="0"/>
                      <w:marRight w:val="0"/>
                      <w:marTop w:val="0"/>
                      <w:marBottom w:val="0"/>
                      <w:divBdr>
                        <w:top w:val="none" w:sz="0" w:space="0" w:color="auto"/>
                        <w:left w:val="none" w:sz="0" w:space="0" w:color="auto"/>
                        <w:bottom w:val="none" w:sz="0" w:space="0" w:color="auto"/>
                        <w:right w:val="none" w:sz="0" w:space="0" w:color="auto"/>
                      </w:divBdr>
                    </w:div>
                  </w:divsChild>
                </w:div>
                <w:div w:id="210122079">
                  <w:marLeft w:val="0"/>
                  <w:marRight w:val="0"/>
                  <w:marTop w:val="0"/>
                  <w:marBottom w:val="0"/>
                  <w:divBdr>
                    <w:top w:val="none" w:sz="0" w:space="0" w:color="auto"/>
                    <w:left w:val="none" w:sz="0" w:space="0" w:color="auto"/>
                    <w:bottom w:val="none" w:sz="0" w:space="0" w:color="auto"/>
                    <w:right w:val="none" w:sz="0" w:space="0" w:color="auto"/>
                  </w:divBdr>
                  <w:divsChild>
                    <w:div w:id="1260601829">
                      <w:marLeft w:val="0"/>
                      <w:marRight w:val="0"/>
                      <w:marTop w:val="0"/>
                      <w:marBottom w:val="0"/>
                      <w:divBdr>
                        <w:top w:val="none" w:sz="0" w:space="0" w:color="auto"/>
                        <w:left w:val="none" w:sz="0" w:space="0" w:color="auto"/>
                        <w:bottom w:val="none" w:sz="0" w:space="0" w:color="auto"/>
                        <w:right w:val="none" w:sz="0" w:space="0" w:color="auto"/>
                      </w:divBdr>
                    </w:div>
                  </w:divsChild>
                </w:div>
                <w:div w:id="284702514">
                  <w:marLeft w:val="0"/>
                  <w:marRight w:val="0"/>
                  <w:marTop w:val="0"/>
                  <w:marBottom w:val="0"/>
                  <w:divBdr>
                    <w:top w:val="none" w:sz="0" w:space="0" w:color="auto"/>
                    <w:left w:val="none" w:sz="0" w:space="0" w:color="auto"/>
                    <w:bottom w:val="none" w:sz="0" w:space="0" w:color="auto"/>
                    <w:right w:val="none" w:sz="0" w:space="0" w:color="auto"/>
                  </w:divBdr>
                  <w:divsChild>
                    <w:div w:id="380790208">
                      <w:marLeft w:val="0"/>
                      <w:marRight w:val="0"/>
                      <w:marTop w:val="0"/>
                      <w:marBottom w:val="0"/>
                      <w:divBdr>
                        <w:top w:val="none" w:sz="0" w:space="0" w:color="auto"/>
                        <w:left w:val="none" w:sz="0" w:space="0" w:color="auto"/>
                        <w:bottom w:val="none" w:sz="0" w:space="0" w:color="auto"/>
                        <w:right w:val="none" w:sz="0" w:space="0" w:color="auto"/>
                      </w:divBdr>
                    </w:div>
                  </w:divsChild>
                </w:div>
                <w:div w:id="333336860">
                  <w:marLeft w:val="0"/>
                  <w:marRight w:val="0"/>
                  <w:marTop w:val="0"/>
                  <w:marBottom w:val="0"/>
                  <w:divBdr>
                    <w:top w:val="none" w:sz="0" w:space="0" w:color="auto"/>
                    <w:left w:val="none" w:sz="0" w:space="0" w:color="auto"/>
                    <w:bottom w:val="none" w:sz="0" w:space="0" w:color="auto"/>
                    <w:right w:val="none" w:sz="0" w:space="0" w:color="auto"/>
                  </w:divBdr>
                  <w:divsChild>
                    <w:div w:id="1436093531">
                      <w:marLeft w:val="0"/>
                      <w:marRight w:val="0"/>
                      <w:marTop w:val="0"/>
                      <w:marBottom w:val="0"/>
                      <w:divBdr>
                        <w:top w:val="none" w:sz="0" w:space="0" w:color="auto"/>
                        <w:left w:val="none" w:sz="0" w:space="0" w:color="auto"/>
                        <w:bottom w:val="none" w:sz="0" w:space="0" w:color="auto"/>
                        <w:right w:val="none" w:sz="0" w:space="0" w:color="auto"/>
                      </w:divBdr>
                    </w:div>
                  </w:divsChild>
                </w:div>
                <w:div w:id="365176063">
                  <w:marLeft w:val="0"/>
                  <w:marRight w:val="0"/>
                  <w:marTop w:val="0"/>
                  <w:marBottom w:val="0"/>
                  <w:divBdr>
                    <w:top w:val="none" w:sz="0" w:space="0" w:color="auto"/>
                    <w:left w:val="none" w:sz="0" w:space="0" w:color="auto"/>
                    <w:bottom w:val="none" w:sz="0" w:space="0" w:color="auto"/>
                    <w:right w:val="none" w:sz="0" w:space="0" w:color="auto"/>
                  </w:divBdr>
                  <w:divsChild>
                    <w:div w:id="2130313480">
                      <w:marLeft w:val="0"/>
                      <w:marRight w:val="0"/>
                      <w:marTop w:val="0"/>
                      <w:marBottom w:val="0"/>
                      <w:divBdr>
                        <w:top w:val="none" w:sz="0" w:space="0" w:color="auto"/>
                        <w:left w:val="none" w:sz="0" w:space="0" w:color="auto"/>
                        <w:bottom w:val="none" w:sz="0" w:space="0" w:color="auto"/>
                        <w:right w:val="none" w:sz="0" w:space="0" w:color="auto"/>
                      </w:divBdr>
                    </w:div>
                  </w:divsChild>
                </w:div>
                <w:div w:id="377555552">
                  <w:marLeft w:val="0"/>
                  <w:marRight w:val="0"/>
                  <w:marTop w:val="0"/>
                  <w:marBottom w:val="0"/>
                  <w:divBdr>
                    <w:top w:val="none" w:sz="0" w:space="0" w:color="auto"/>
                    <w:left w:val="none" w:sz="0" w:space="0" w:color="auto"/>
                    <w:bottom w:val="none" w:sz="0" w:space="0" w:color="auto"/>
                    <w:right w:val="none" w:sz="0" w:space="0" w:color="auto"/>
                  </w:divBdr>
                  <w:divsChild>
                    <w:div w:id="2038193459">
                      <w:marLeft w:val="0"/>
                      <w:marRight w:val="0"/>
                      <w:marTop w:val="0"/>
                      <w:marBottom w:val="0"/>
                      <w:divBdr>
                        <w:top w:val="none" w:sz="0" w:space="0" w:color="auto"/>
                        <w:left w:val="none" w:sz="0" w:space="0" w:color="auto"/>
                        <w:bottom w:val="none" w:sz="0" w:space="0" w:color="auto"/>
                        <w:right w:val="none" w:sz="0" w:space="0" w:color="auto"/>
                      </w:divBdr>
                    </w:div>
                  </w:divsChild>
                </w:div>
                <w:div w:id="432436139">
                  <w:marLeft w:val="0"/>
                  <w:marRight w:val="0"/>
                  <w:marTop w:val="0"/>
                  <w:marBottom w:val="0"/>
                  <w:divBdr>
                    <w:top w:val="none" w:sz="0" w:space="0" w:color="auto"/>
                    <w:left w:val="none" w:sz="0" w:space="0" w:color="auto"/>
                    <w:bottom w:val="none" w:sz="0" w:space="0" w:color="auto"/>
                    <w:right w:val="none" w:sz="0" w:space="0" w:color="auto"/>
                  </w:divBdr>
                  <w:divsChild>
                    <w:div w:id="1843349426">
                      <w:marLeft w:val="0"/>
                      <w:marRight w:val="0"/>
                      <w:marTop w:val="0"/>
                      <w:marBottom w:val="0"/>
                      <w:divBdr>
                        <w:top w:val="none" w:sz="0" w:space="0" w:color="auto"/>
                        <w:left w:val="none" w:sz="0" w:space="0" w:color="auto"/>
                        <w:bottom w:val="none" w:sz="0" w:space="0" w:color="auto"/>
                        <w:right w:val="none" w:sz="0" w:space="0" w:color="auto"/>
                      </w:divBdr>
                    </w:div>
                  </w:divsChild>
                </w:div>
                <w:div w:id="535968533">
                  <w:marLeft w:val="0"/>
                  <w:marRight w:val="0"/>
                  <w:marTop w:val="0"/>
                  <w:marBottom w:val="0"/>
                  <w:divBdr>
                    <w:top w:val="none" w:sz="0" w:space="0" w:color="auto"/>
                    <w:left w:val="none" w:sz="0" w:space="0" w:color="auto"/>
                    <w:bottom w:val="none" w:sz="0" w:space="0" w:color="auto"/>
                    <w:right w:val="none" w:sz="0" w:space="0" w:color="auto"/>
                  </w:divBdr>
                  <w:divsChild>
                    <w:div w:id="1946570765">
                      <w:marLeft w:val="0"/>
                      <w:marRight w:val="0"/>
                      <w:marTop w:val="0"/>
                      <w:marBottom w:val="0"/>
                      <w:divBdr>
                        <w:top w:val="none" w:sz="0" w:space="0" w:color="auto"/>
                        <w:left w:val="none" w:sz="0" w:space="0" w:color="auto"/>
                        <w:bottom w:val="none" w:sz="0" w:space="0" w:color="auto"/>
                        <w:right w:val="none" w:sz="0" w:space="0" w:color="auto"/>
                      </w:divBdr>
                    </w:div>
                  </w:divsChild>
                </w:div>
                <w:div w:id="539247318">
                  <w:marLeft w:val="0"/>
                  <w:marRight w:val="0"/>
                  <w:marTop w:val="0"/>
                  <w:marBottom w:val="0"/>
                  <w:divBdr>
                    <w:top w:val="none" w:sz="0" w:space="0" w:color="auto"/>
                    <w:left w:val="none" w:sz="0" w:space="0" w:color="auto"/>
                    <w:bottom w:val="none" w:sz="0" w:space="0" w:color="auto"/>
                    <w:right w:val="none" w:sz="0" w:space="0" w:color="auto"/>
                  </w:divBdr>
                  <w:divsChild>
                    <w:div w:id="2118255917">
                      <w:marLeft w:val="0"/>
                      <w:marRight w:val="0"/>
                      <w:marTop w:val="0"/>
                      <w:marBottom w:val="0"/>
                      <w:divBdr>
                        <w:top w:val="none" w:sz="0" w:space="0" w:color="auto"/>
                        <w:left w:val="none" w:sz="0" w:space="0" w:color="auto"/>
                        <w:bottom w:val="none" w:sz="0" w:space="0" w:color="auto"/>
                        <w:right w:val="none" w:sz="0" w:space="0" w:color="auto"/>
                      </w:divBdr>
                    </w:div>
                  </w:divsChild>
                </w:div>
                <w:div w:id="550534799">
                  <w:marLeft w:val="0"/>
                  <w:marRight w:val="0"/>
                  <w:marTop w:val="0"/>
                  <w:marBottom w:val="0"/>
                  <w:divBdr>
                    <w:top w:val="none" w:sz="0" w:space="0" w:color="auto"/>
                    <w:left w:val="none" w:sz="0" w:space="0" w:color="auto"/>
                    <w:bottom w:val="none" w:sz="0" w:space="0" w:color="auto"/>
                    <w:right w:val="none" w:sz="0" w:space="0" w:color="auto"/>
                  </w:divBdr>
                  <w:divsChild>
                    <w:div w:id="888371850">
                      <w:marLeft w:val="0"/>
                      <w:marRight w:val="0"/>
                      <w:marTop w:val="0"/>
                      <w:marBottom w:val="0"/>
                      <w:divBdr>
                        <w:top w:val="none" w:sz="0" w:space="0" w:color="auto"/>
                        <w:left w:val="none" w:sz="0" w:space="0" w:color="auto"/>
                        <w:bottom w:val="none" w:sz="0" w:space="0" w:color="auto"/>
                        <w:right w:val="none" w:sz="0" w:space="0" w:color="auto"/>
                      </w:divBdr>
                    </w:div>
                  </w:divsChild>
                </w:div>
                <w:div w:id="552690722">
                  <w:marLeft w:val="0"/>
                  <w:marRight w:val="0"/>
                  <w:marTop w:val="0"/>
                  <w:marBottom w:val="0"/>
                  <w:divBdr>
                    <w:top w:val="none" w:sz="0" w:space="0" w:color="auto"/>
                    <w:left w:val="none" w:sz="0" w:space="0" w:color="auto"/>
                    <w:bottom w:val="none" w:sz="0" w:space="0" w:color="auto"/>
                    <w:right w:val="none" w:sz="0" w:space="0" w:color="auto"/>
                  </w:divBdr>
                  <w:divsChild>
                    <w:div w:id="248851003">
                      <w:marLeft w:val="0"/>
                      <w:marRight w:val="0"/>
                      <w:marTop w:val="0"/>
                      <w:marBottom w:val="0"/>
                      <w:divBdr>
                        <w:top w:val="none" w:sz="0" w:space="0" w:color="auto"/>
                        <w:left w:val="none" w:sz="0" w:space="0" w:color="auto"/>
                        <w:bottom w:val="none" w:sz="0" w:space="0" w:color="auto"/>
                        <w:right w:val="none" w:sz="0" w:space="0" w:color="auto"/>
                      </w:divBdr>
                    </w:div>
                  </w:divsChild>
                </w:div>
                <w:div w:id="664667301">
                  <w:marLeft w:val="0"/>
                  <w:marRight w:val="0"/>
                  <w:marTop w:val="0"/>
                  <w:marBottom w:val="0"/>
                  <w:divBdr>
                    <w:top w:val="none" w:sz="0" w:space="0" w:color="auto"/>
                    <w:left w:val="none" w:sz="0" w:space="0" w:color="auto"/>
                    <w:bottom w:val="none" w:sz="0" w:space="0" w:color="auto"/>
                    <w:right w:val="none" w:sz="0" w:space="0" w:color="auto"/>
                  </w:divBdr>
                  <w:divsChild>
                    <w:div w:id="986398819">
                      <w:marLeft w:val="0"/>
                      <w:marRight w:val="0"/>
                      <w:marTop w:val="0"/>
                      <w:marBottom w:val="0"/>
                      <w:divBdr>
                        <w:top w:val="none" w:sz="0" w:space="0" w:color="auto"/>
                        <w:left w:val="none" w:sz="0" w:space="0" w:color="auto"/>
                        <w:bottom w:val="none" w:sz="0" w:space="0" w:color="auto"/>
                        <w:right w:val="none" w:sz="0" w:space="0" w:color="auto"/>
                      </w:divBdr>
                    </w:div>
                  </w:divsChild>
                </w:div>
                <w:div w:id="687489858">
                  <w:marLeft w:val="0"/>
                  <w:marRight w:val="0"/>
                  <w:marTop w:val="0"/>
                  <w:marBottom w:val="0"/>
                  <w:divBdr>
                    <w:top w:val="none" w:sz="0" w:space="0" w:color="auto"/>
                    <w:left w:val="none" w:sz="0" w:space="0" w:color="auto"/>
                    <w:bottom w:val="none" w:sz="0" w:space="0" w:color="auto"/>
                    <w:right w:val="none" w:sz="0" w:space="0" w:color="auto"/>
                  </w:divBdr>
                  <w:divsChild>
                    <w:div w:id="1125663106">
                      <w:marLeft w:val="0"/>
                      <w:marRight w:val="0"/>
                      <w:marTop w:val="0"/>
                      <w:marBottom w:val="0"/>
                      <w:divBdr>
                        <w:top w:val="none" w:sz="0" w:space="0" w:color="auto"/>
                        <w:left w:val="none" w:sz="0" w:space="0" w:color="auto"/>
                        <w:bottom w:val="none" w:sz="0" w:space="0" w:color="auto"/>
                        <w:right w:val="none" w:sz="0" w:space="0" w:color="auto"/>
                      </w:divBdr>
                    </w:div>
                  </w:divsChild>
                </w:div>
                <w:div w:id="703020568">
                  <w:marLeft w:val="0"/>
                  <w:marRight w:val="0"/>
                  <w:marTop w:val="0"/>
                  <w:marBottom w:val="0"/>
                  <w:divBdr>
                    <w:top w:val="none" w:sz="0" w:space="0" w:color="auto"/>
                    <w:left w:val="none" w:sz="0" w:space="0" w:color="auto"/>
                    <w:bottom w:val="none" w:sz="0" w:space="0" w:color="auto"/>
                    <w:right w:val="none" w:sz="0" w:space="0" w:color="auto"/>
                  </w:divBdr>
                  <w:divsChild>
                    <w:div w:id="1425031590">
                      <w:marLeft w:val="0"/>
                      <w:marRight w:val="0"/>
                      <w:marTop w:val="0"/>
                      <w:marBottom w:val="0"/>
                      <w:divBdr>
                        <w:top w:val="none" w:sz="0" w:space="0" w:color="auto"/>
                        <w:left w:val="none" w:sz="0" w:space="0" w:color="auto"/>
                        <w:bottom w:val="none" w:sz="0" w:space="0" w:color="auto"/>
                        <w:right w:val="none" w:sz="0" w:space="0" w:color="auto"/>
                      </w:divBdr>
                    </w:div>
                  </w:divsChild>
                </w:div>
                <w:div w:id="748163259">
                  <w:marLeft w:val="0"/>
                  <w:marRight w:val="0"/>
                  <w:marTop w:val="0"/>
                  <w:marBottom w:val="0"/>
                  <w:divBdr>
                    <w:top w:val="none" w:sz="0" w:space="0" w:color="auto"/>
                    <w:left w:val="none" w:sz="0" w:space="0" w:color="auto"/>
                    <w:bottom w:val="none" w:sz="0" w:space="0" w:color="auto"/>
                    <w:right w:val="none" w:sz="0" w:space="0" w:color="auto"/>
                  </w:divBdr>
                  <w:divsChild>
                    <w:div w:id="690179439">
                      <w:marLeft w:val="0"/>
                      <w:marRight w:val="0"/>
                      <w:marTop w:val="0"/>
                      <w:marBottom w:val="0"/>
                      <w:divBdr>
                        <w:top w:val="none" w:sz="0" w:space="0" w:color="auto"/>
                        <w:left w:val="none" w:sz="0" w:space="0" w:color="auto"/>
                        <w:bottom w:val="none" w:sz="0" w:space="0" w:color="auto"/>
                        <w:right w:val="none" w:sz="0" w:space="0" w:color="auto"/>
                      </w:divBdr>
                    </w:div>
                  </w:divsChild>
                </w:div>
                <w:div w:id="751585573">
                  <w:marLeft w:val="0"/>
                  <w:marRight w:val="0"/>
                  <w:marTop w:val="0"/>
                  <w:marBottom w:val="0"/>
                  <w:divBdr>
                    <w:top w:val="none" w:sz="0" w:space="0" w:color="auto"/>
                    <w:left w:val="none" w:sz="0" w:space="0" w:color="auto"/>
                    <w:bottom w:val="none" w:sz="0" w:space="0" w:color="auto"/>
                    <w:right w:val="none" w:sz="0" w:space="0" w:color="auto"/>
                  </w:divBdr>
                  <w:divsChild>
                    <w:div w:id="466356853">
                      <w:marLeft w:val="0"/>
                      <w:marRight w:val="0"/>
                      <w:marTop w:val="0"/>
                      <w:marBottom w:val="0"/>
                      <w:divBdr>
                        <w:top w:val="none" w:sz="0" w:space="0" w:color="auto"/>
                        <w:left w:val="none" w:sz="0" w:space="0" w:color="auto"/>
                        <w:bottom w:val="none" w:sz="0" w:space="0" w:color="auto"/>
                        <w:right w:val="none" w:sz="0" w:space="0" w:color="auto"/>
                      </w:divBdr>
                    </w:div>
                  </w:divsChild>
                </w:div>
                <w:div w:id="753552169">
                  <w:marLeft w:val="0"/>
                  <w:marRight w:val="0"/>
                  <w:marTop w:val="0"/>
                  <w:marBottom w:val="0"/>
                  <w:divBdr>
                    <w:top w:val="none" w:sz="0" w:space="0" w:color="auto"/>
                    <w:left w:val="none" w:sz="0" w:space="0" w:color="auto"/>
                    <w:bottom w:val="none" w:sz="0" w:space="0" w:color="auto"/>
                    <w:right w:val="none" w:sz="0" w:space="0" w:color="auto"/>
                  </w:divBdr>
                  <w:divsChild>
                    <w:div w:id="905141739">
                      <w:marLeft w:val="0"/>
                      <w:marRight w:val="0"/>
                      <w:marTop w:val="0"/>
                      <w:marBottom w:val="0"/>
                      <w:divBdr>
                        <w:top w:val="none" w:sz="0" w:space="0" w:color="auto"/>
                        <w:left w:val="none" w:sz="0" w:space="0" w:color="auto"/>
                        <w:bottom w:val="none" w:sz="0" w:space="0" w:color="auto"/>
                        <w:right w:val="none" w:sz="0" w:space="0" w:color="auto"/>
                      </w:divBdr>
                    </w:div>
                  </w:divsChild>
                </w:div>
                <w:div w:id="872963005">
                  <w:marLeft w:val="0"/>
                  <w:marRight w:val="0"/>
                  <w:marTop w:val="0"/>
                  <w:marBottom w:val="0"/>
                  <w:divBdr>
                    <w:top w:val="none" w:sz="0" w:space="0" w:color="auto"/>
                    <w:left w:val="none" w:sz="0" w:space="0" w:color="auto"/>
                    <w:bottom w:val="none" w:sz="0" w:space="0" w:color="auto"/>
                    <w:right w:val="none" w:sz="0" w:space="0" w:color="auto"/>
                  </w:divBdr>
                  <w:divsChild>
                    <w:div w:id="684669690">
                      <w:marLeft w:val="0"/>
                      <w:marRight w:val="0"/>
                      <w:marTop w:val="0"/>
                      <w:marBottom w:val="0"/>
                      <w:divBdr>
                        <w:top w:val="none" w:sz="0" w:space="0" w:color="auto"/>
                        <w:left w:val="none" w:sz="0" w:space="0" w:color="auto"/>
                        <w:bottom w:val="none" w:sz="0" w:space="0" w:color="auto"/>
                        <w:right w:val="none" w:sz="0" w:space="0" w:color="auto"/>
                      </w:divBdr>
                    </w:div>
                  </w:divsChild>
                </w:div>
                <w:div w:id="880552177">
                  <w:marLeft w:val="0"/>
                  <w:marRight w:val="0"/>
                  <w:marTop w:val="0"/>
                  <w:marBottom w:val="0"/>
                  <w:divBdr>
                    <w:top w:val="none" w:sz="0" w:space="0" w:color="auto"/>
                    <w:left w:val="none" w:sz="0" w:space="0" w:color="auto"/>
                    <w:bottom w:val="none" w:sz="0" w:space="0" w:color="auto"/>
                    <w:right w:val="none" w:sz="0" w:space="0" w:color="auto"/>
                  </w:divBdr>
                  <w:divsChild>
                    <w:div w:id="530261506">
                      <w:marLeft w:val="0"/>
                      <w:marRight w:val="0"/>
                      <w:marTop w:val="0"/>
                      <w:marBottom w:val="0"/>
                      <w:divBdr>
                        <w:top w:val="none" w:sz="0" w:space="0" w:color="auto"/>
                        <w:left w:val="none" w:sz="0" w:space="0" w:color="auto"/>
                        <w:bottom w:val="none" w:sz="0" w:space="0" w:color="auto"/>
                        <w:right w:val="none" w:sz="0" w:space="0" w:color="auto"/>
                      </w:divBdr>
                    </w:div>
                  </w:divsChild>
                </w:div>
                <w:div w:id="905067992">
                  <w:marLeft w:val="0"/>
                  <w:marRight w:val="0"/>
                  <w:marTop w:val="0"/>
                  <w:marBottom w:val="0"/>
                  <w:divBdr>
                    <w:top w:val="none" w:sz="0" w:space="0" w:color="auto"/>
                    <w:left w:val="none" w:sz="0" w:space="0" w:color="auto"/>
                    <w:bottom w:val="none" w:sz="0" w:space="0" w:color="auto"/>
                    <w:right w:val="none" w:sz="0" w:space="0" w:color="auto"/>
                  </w:divBdr>
                  <w:divsChild>
                    <w:div w:id="1022052325">
                      <w:marLeft w:val="0"/>
                      <w:marRight w:val="0"/>
                      <w:marTop w:val="0"/>
                      <w:marBottom w:val="0"/>
                      <w:divBdr>
                        <w:top w:val="none" w:sz="0" w:space="0" w:color="auto"/>
                        <w:left w:val="none" w:sz="0" w:space="0" w:color="auto"/>
                        <w:bottom w:val="none" w:sz="0" w:space="0" w:color="auto"/>
                        <w:right w:val="none" w:sz="0" w:space="0" w:color="auto"/>
                      </w:divBdr>
                    </w:div>
                  </w:divsChild>
                </w:div>
                <w:div w:id="919145029">
                  <w:marLeft w:val="0"/>
                  <w:marRight w:val="0"/>
                  <w:marTop w:val="0"/>
                  <w:marBottom w:val="0"/>
                  <w:divBdr>
                    <w:top w:val="none" w:sz="0" w:space="0" w:color="auto"/>
                    <w:left w:val="none" w:sz="0" w:space="0" w:color="auto"/>
                    <w:bottom w:val="none" w:sz="0" w:space="0" w:color="auto"/>
                    <w:right w:val="none" w:sz="0" w:space="0" w:color="auto"/>
                  </w:divBdr>
                  <w:divsChild>
                    <w:div w:id="943609607">
                      <w:marLeft w:val="0"/>
                      <w:marRight w:val="0"/>
                      <w:marTop w:val="0"/>
                      <w:marBottom w:val="0"/>
                      <w:divBdr>
                        <w:top w:val="none" w:sz="0" w:space="0" w:color="auto"/>
                        <w:left w:val="none" w:sz="0" w:space="0" w:color="auto"/>
                        <w:bottom w:val="none" w:sz="0" w:space="0" w:color="auto"/>
                        <w:right w:val="none" w:sz="0" w:space="0" w:color="auto"/>
                      </w:divBdr>
                    </w:div>
                  </w:divsChild>
                </w:div>
                <w:div w:id="955329828">
                  <w:marLeft w:val="0"/>
                  <w:marRight w:val="0"/>
                  <w:marTop w:val="0"/>
                  <w:marBottom w:val="0"/>
                  <w:divBdr>
                    <w:top w:val="none" w:sz="0" w:space="0" w:color="auto"/>
                    <w:left w:val="none" w:sz="0" w:space="0" w:color="auto"/>
                    <w:bottom w:val="none" w:sz="0" w:space="0" w:color="auto"/>
                    <w:right w:val="none" w:sz="0" w:space="0" w:color="auto"/>
                  </w:divBdr>
                  <w:divsChild>
                    <w:div w:id="982272433">
                      <w:marLeft w:val="0"/>
                      <w:marRight w:val="0"/>
                      <w:marTop w:val="0"/>
                      <w:marBottom w:val="0"/>
                      <w:divBdr>
                        <w:top w:val="none" w:sz="0" w:space="0" w:color="auto"/>
                        <w:left w:val="none" w:sz="0" w:space="0" w:color="auto"/>
                        <w:bottom w:val="none" w:sz="0" w:space="0" w:color="auto"/>
                        <w:right w:val="none" w:sz="0" w:space="0" w:color="auto"/>
                      </w:divBdr>
                    </w:div>
                  </w:divsChild>
                </w:div>
                <w:div w:id="965506222">
                  <w:marLeft w:val="0"/>
                  <w:marRight w:val="0"/>
                  <w:marTop w:val="0"/>
                  <w:marBottom w:val="0"/>
                  <w:divBdr>
                    <w:top w:val="none" w:sz="0" w:space="0" w:color="auto"/>
                    <w:left w:val="none" w:sz="0" w:space="0" w:color="auto"/>
                    <w:bottom w:val="none" w:sz="0" w:space="0" w:color="auto"/>
                    <w:right w:val="none" w:sz="0" w:space="0" w:color="auto"/>
                  </w:divBdr>
                  <w:divsChild>
                    <w:div w:id="1676568815">
                      <w:marLeft w:val="0"/>
                      <w:marRight w:val="0"/>
                      <w:marTop w:val="0"/>
                      <w:marBottom w:val="0"/>
                      <w:divBdr>
                        <w:top w:val="none" w:sz="0" w:space="0" w:color="auto"/>
                        <w:left w:val="none" w:sz="0" w:space="0" w:color="auto"/>
                        <w:bottom w:val="none" w:sz="0" w:space="0" w:color="auto"/>
                        <w:right w:val="none" w:sz="0" w:space="0" w:color="auto"/>
                      </w:divBdr>
                    </w:div>
                  </w:divsChild>
                </w:div>
                <w:div w:id="987440114">
                  <w:marLeft w:val="0"/>
                  <w:marRight w:val="0"/>
                  <w:marTop w:val="0"/>
                  <w:marBottom w:val="0"/>
                  <w:divBdr>
                    <w:top w:val="none" w:sz="0" w:space="0" w:color="auto"/>
                    <w:left w:val="none" w:sz="0" w:space="0" w:color="auto"/>
                    <w:bottom w:val="none" w:sz="0" w:space="0" w:color="auto"/>
                    <w:right w:val="none" w:sz="0" w:space="0" w:color="auto"/>
                  </w:divBdr>
                  <w:divsChild>
                    <w:div w:id="148404577">
                      <w:marLeft w:val="0"/>
                      <w:marRight w:val="0"/>
                      <w:marTop w:val="0"/>
                      <w:marBottom w:val="0"/>
                      <w:divBdr>
                        <w:top w:val="none" w:sz="0" w:space="0" w:color="auto"/>
                        <w:left w:val="none" w:sz="0" w:space="0" w:color="auto"/>
                        <w:bottom w:val="none" w:sz="0" w:space="0" w:color="auto"/>
                        <w:right w:val="none" w:sz="0" w:space="0" w:color="auto"/>
                      </w:divBdr>
                    </w:div>
                  </w:divsChild>
                </w:div>
                <w:div w:id="999384258">
                  <w:marLeft w:val="0"/>
                  <w:marRight w:val="0"/>
                  <w:marTop w:val="0"/>
                  <w:marBottom w:val="0"/>
                  <w:divBdr>
                    <w:top w:val="none" w:sz="0" w:space="0" w:color="auto"/>
                    <w:left w:val="none" w:sz="0" w:space="0" w:color="auto"/>
                    <w:bottom w:val="none" w:sz="0" w:space="0" w:color="auto"/>
                    <w:right w:val="none" w:sz="0" w:space="0" w:color="auto"/>
                  </w:divBdr>
                  <w:divsChild>
                    <w:div w:id="991645156">
                      <w:marLeft w:val="0"/>
                      <w:marRight w:val="0"/>
                      <w:marTop w:val="0"/>
                      <w:marBottom w:val="0"/>
                      <w:divBdr>
                        <w:top w:val="none" w:sz="0" w:space="0" w:color="auto"/>
                        <w:left w:val="none" w:sz="0" w:space="0" w:color="auto"/>
                        <w:bottom w:val="none" w:sz="0" w:space="0" w:color="auto"/>
                        <w:right w:val="none" w:sz="0" w:space="0" w:color="auto"/>
                      </w:divBdr>
                    </w:div>
                  </w:divsChild>
                </w:div>
                <w:div w:id="1022628935">
                  <w:marLeft w:val="0"/>
                  <w:marRight w:val="0"/>
                  <w:marTop w:val="0"/>
                  <w:marBottom w:val="0"/>
                  <w:divBdr>
                    <w:top w:val="none" w:sz="0" w:space="0" w:color="auto"/>
                    <w:left w:val="none" w:sz="0" w:space="0" w:color="auto"/>
                    <w:bottom w:val="none" w:sz="0" w:space="0" w:color="auto"/>
                    <w:right w:val="none" w:sz="0" w:space="0" w:color="auto"/>
                  </w:divBdr>
                  <w:divsChild>
                    <w:div w:id="1724871383">
                      <w:marLeft w:val="0"/>
                      <w:marRight w:val="0"/>
                      <w:marTop w:val="0"/>
                      <w:marBottom w:val="0"/>
                      <w:divBdr>
                        <w:top w:val="none" w:sz="0" w:space="0" w:color="auto"/>
                        <w:left w:val="none" w:sz="0" w:space="0" w:color="auto"/>
                        <w:bottom w:val="none" w:sz="0" w:space="0" w:color="auto"/>
                        <w:right w:val="none" w:sz="0" w:space="0" w:color="auto"/>
                      </w:divBdr>
                    </w:div>
                  </w:divsChild>
                </w:div>
                <w:div w:id="1030838715">
                  <w:marLeft w:val="0"/>
                  <w:marRight w:val="0"/>
                  <w:marTop w:val="0"/>
                  <w:marBottom w:val="0"/>
                  <w:divBdr>
                    <w:top w:val="none" w:sz="0" w:space="0" w:color="auto"/>
                    <w:left w:val="none" w:sz="0" w:space="0" w:color="auto"/>
                    <w:bottom w:val="none" w:sz="0" w:space="0" w:color="auto"/>
                    <w:right w:val="none" w:sz="0" w:space="0" w:color="auto"/>
                  </w:divBdr>
                  <w:divsChild>
                    <w:div w:id="318466614">
                      <w:marLeft w:val="0"/>
                      <w:marRight w:val="0"/>
                      <w:marTop w:val="0"/>
                      <w:marBottom w:val="0"/>
                      <w:divBdr>
                        <w:top w:val="none" w:sz="0" w:space="0" w:color="auto"/>
                        <w:left w:val="none" w:sz="0" w:space="0" w:color="auto"/>
                        <w:bottom w:val="none" w:sz="0" w:space="0" w:color="auto"/>
                        <w:right w:val="none" w:sz="0" w:space="0" w:color="auto"/>
                      </w:divBdr>
                    </w:div>
                  </w:divsChild>
                </w:div>
                <w:div w:id="1052997530">
                  <w:marLeft w:val="0"/>
                  <w:marRight w:val="0"/>
                  <w:marTop w:val="0"/>
                  <w:marBottom w:val="0"/>
                  <w:divBdr>
                    <w:top w:val="none" w:sz="0" w:space="0" w:color="auto"/>
                    <w:left w:val="none" w:sz="0" w:space="0" w:color="auto"/>
                    <w:bottom w:val="none" w:sz="0" w:space="0" w:color="auto"/>
                    <w:right w:val="none" w:sz="0" w:space="0" w:color="auto"/>
                  </w:divBdr>
                  <w:divsChild>
                    <w:div w:id="1835342211">
                      <w:marLeft w:val="0"/>
                      <w:marRight w:val="0"/>
                      <w:marTop w:val="0"/>
                      <w:marBottom w:val="0"/>
                      <w:divBdr>
                        <w:top w:val="none" w:sz="0" w:space="0" w:color="auto"/>
                        <w:left w:val="none" w:sz="0" w:space="0" w:color="auto"/>
                        <w:bottom w:val="none" w:sz="0" w:space="0" w:color="auto"/>
                        <w:right w:val="none" w:sz="0" w:space="0" w:color="auto"/>
                      </w:divBdr>
                    </w:div>
                  </w:divsChild>
                </w:div>
                <w:div w:id="1068268667">
                  <w:marLeft w:val="0"/>
                  <w:marRight w:val="0"/>
                  <w:marTop w:val="0"/>
                  <w:marBottom w:val="0"/>
                  <w:divBdr>
                    <w:top w:val="none" w:sz="0" w:space="0" w:color="auto"/>
                    <w:left w:val="none" w:sz="0" w:space="0" w:color="auto"/>
                    <w:bottom w:val="none" w:sz="0" w:space="0" w:color="auto"/>
                    <w:right w:val="none" w:sz="0" w:space="0" w:color="auto"/>
                  </w:divBdr>
                  <w:divsChild>
                    <w:div w:id="1932473266">
                      <w:marLeft w:val="0"/>
                      <w:marRight w:val="0"/>
                      <w:marTop w:val="0"/>
                      <w:marBottom w:val="0"/>
                      <w:divBdr>
                        <w:top w:val="none" w:sz="0" w:space="0" w:color="auto"/>
                        <w:left w:val="none" w:sz="0" w:space="0" w:color="auto"/>
                        <w:bottom w:val="none" w:sz="0" w:space="0" w:color="auto"/>
                        <w:right w:val="none" w:sz="0" w:space="0" w:color="auto"/>
                      </w:divBdr>
                    </w:div>
                  </w:divsChild>
                </w:div>
                <w:div w:id="1069108899">
                  <w:marLeft w:val="0"/>
                  <w:marRight w:val="0"/>
                  <w:marTop w:val="0"/>
                  <w:marBottom w:val="0"/>
                  <w:divBdr>
                    <w:top w:val="none" w:sz="0" w:space="0" w:color="auto"/>
                    <w:left w:val="none" w:sz="0" w:space="0" w:color="auto"/>
                    <w:bottom w:val="none" w:sz="0" w:space="0" w:color="auto"/>
                    <w:right w:val="none" w:sz="0" w:space="0" w:color="auto"/>
                  </w:divBdr>
                  <w:divsChild>
                    <w:div w:id="722825756">
                      <w:marLeft w:val="0"/>
                      <w:marRight w:val="0"/>
                      <w:marTop w:val="0"/>
                      <w:marBottom w:val="0"/>
                      <w:divBdr>
                        <w:top w:val="none" w:sz="0" w:space="0" w:color="auto"/>
                        <w:left w:val="none" w:sz="0" w:space="0" w:color="auto"/>
                        <w:bottom w:val="none" w:sz="0" w:space="0" w:color="auto"/>
                        <w:right w:val="none" w:sz="0" w:space="0" w:color="auto"/>
                      </w:divBdr>
                    </w:div>
                  </w:divsChild>
                </w:div>
                <w:div w:id="1093283924">
                  <w:marLeft w:val="0"/>
                  <w:marRight w:val="0"/>
                  <w:marTop w:val="0"/>
                  <w:marBottom w:val="0"/>
                  <w:divBdr>
                    <w:top w:val="none" w:sz="0" w:space="0" w:color="auto"/>
                    <w:left w:val="none" w:sz="0" w:space="0" w:color="auto"/>
                    <w:bottom w:val="none" w:sz="0" w:space="0" w:color="auto"/>
                    <w:right w:val="none" w:sz="0" w:space="0" w:color="auto"/>
                  </w:divBdr>
                  <w:divsChild>
                    <w:div w:id="1745448332">
                      <w:marLeft w:val="0"/>
                      <w:marRight w:val="0"/>
                      <w:marTop w:val="0"/>
                      <w:marBottom w:val="0"/>
                      <w:divBdr>
                        <w:top w:val="none" w:sz="0" w:space="0" w:color="auto"/>
                        <w:left w:val="none" w:sz="0" w:space="0" w:color="auto"/>
                        <w:bottom w:val="none" w:sz="0" w:space="0" w:color="auto"/>
                        <w:right w:val="none" w:sz="0" w:space="0" w:color="auto"/>
                      </w:divBdr>
                    </w:div>
                  </w:divsChild>
                </w:div>
                <w:div w:id="1114250537">
                  <w:marLeft w:val="0"/>
                  <w:marRight w:val="0"/>
                  <w:marTop w:val="0"/>
                  <w:marBottom w:val="0"/>
                  <w:divBdr>
                    <w:top w:val="none" w:sz="0" w:space="0" w:color="auto"/>
                    <w:left w:val="none" w:sz="0" w:space="0" w:color="auto"/>
                    <w:bottom w:val="none" w:sz="0" w:space="0" w:color="auto"/>
                    <w:right w:val="none" w:sz="0" w:space="0" w:color="auto"/>
                  </w:divBdr>
                  <w:divsChild>
                    <w:div w:id="1151094097">
                      <w:marLeft w:val="0"/>
                      <w:marRight w:val="0"/>
                      <w:marTop w:val="0"/>
                      <w:marBottom w:val="0"/>
                      <w:divBdr>
                        <w:top w:val="none" w:sz="0" w:space="0" w:color="auto"/>
                        <w:left w:val="none" w:sz="0" w:space="0" w:color="auto"/>
                        <w:bottom w:val="none" w:sz="0" w:space="0" w:color="auto"/>
                        <w:right w:val="none" w:sz="0" w:space="0" w:color="auto"/>
                      </w:divBdr>
                    </w:div>
                  </w:divsChild>
                </w:div>
                <w:div w:id="1125199460">
                  <w:marLeft w:val="0"/>
                  <w:marRight w:val="0"/>
                  <w:marTop w:val="0"/>
                  <w:marBottom w:val="0"/>
                  <w:divBdr>
                    <w:top w:val="none" w:sz="0" w:space="0" w:color="auto"/>
                    <w:left w:val="none" w:sz="0" w:space="0" w:color="auto"/>
                    <w:bottom w:val="none" w:sz="0" w:space="0" w:color="auto"/>
                    <w:right w:val="none" w:sz="0" w:space="0" w:color="auto"/>
                  </w:divBdr>
                  <w:divsChild>
                    <w:div w:id="725682221">
                      <w:marLeft w:val="0"/>
                      <w:marRight w:val="0"/>
                      <w:marTop w:val="0"/>
                      <w:marBottom w:val="0"/>
                      <w:divBdr>
                        <w:top w:val="none" w:sz="0" w:space="0" w:color="auto"/>
                        <w:left w:val="none" w:sz="0" w:space="0" w:color="auto"/>
                        <w:bottom w:val="none" w:sz="0" w:space="0" w:color="auto"/>
                        <w:right w:val="none" w:sz="0" w:space="0" w:color="auto"/>
                      </w:divBdr>
                    </w:div>
                  </w:divsChild>
                </w:div>
                <w:div w:id="1159888384">
                  <w:marLeft w:val="0"/>
                  <w:marRight w:val="0"/>
                  <w:marTop w:val="0"/>
                  <w:marBottom w:val="0"/>
                  <w:divBdr>
                    <w:top w:val="none" w:sz="0" w:space="0" w:color="auto"/>
                    <w:left w:val="none" w:sz="0" w:space="0" w:color="auto"/>
                    <w:bottom w:val="none" w:sz="0" w:space="0" w:color="auto"/>
                    <w:right w:val="none" w:sz="0" w:space="0" w:color="auto"/>
                  </w:divBdr>
                  <w:divsChild>
                    <w:div w:id="1326587311">
                      <w:marLeft w:val="0"/>
                      <w:marRight w:val="0"/>
                      <w:marTop w:val="0"/>
                      <w:marBottom w:val="0"/>
                      <w:divBdr>
                        <w:top w:val="none" w:sz="0" w:space="0" w:color="auto"/>
                        <w:left w:val="none" w:sz="0" w:space="0" w:color="auto"/>
                        <w:bottom w:val="none" w:sz="0" w:space="0" w:color="auto"/>
                        <w:right w:val="none" w:sz="0" w:space="0" w:color="auto"/>
                      </w:divBdr>
                    </w:div>
                  </w:divsChild>
                </w:div>
                <w:div w:id="1221215232">
                  <w:marLeft w:val="0"/>
                  <w:marRight w:val="0"/>
                  <w:marTop w:val="0"/>
                  <w:marBottom w:val="0"/>
                  <w:divBdr>
                    <w:top w:val="none" w:sz="0" w:space="0" w:color="auto"/>
                    <w:left w:val="none" w:sz="0" w:space="0" w:color="auto"/>
                    <w:bottom w:val="none" w:sz="0" w:space="0" w:color="auto"/>
                    <w:right w:val="none" w:sz="0" w:space="0" w:color="auto"/>
                  </w:divBdr>
                  <w:divsChild>
                    <w:div w:id="758021154">
                      <w:marLeft w:val="0"/>
                      <w:marRight w:val="0"/>
                      <w:marTop w:val="0"/>
                      <w:marBottom w:val="0"/>
                      <w:divBdr>
                        <w:top w:val="none" w:sz="0" w:space="0" w:color="auto"/>
                        <w:left w:val="none" w:sz="0" w:space="0" w:color="auto"/>
                        <w:bottom w:val="none" w:sz="0" w:space="0" w:color="auto"/>
                        <w:right w:val="none" w:sz="0" w:space="0" w:color="auto"/>
                      </w:divBdr>
                    </w:div>
                  </w:divsChild>
                </w:div>
                <w:div w:id="1240941504">
                  <w:marLeft w:val="0"/>
                  <w:marRight w:val="0"/>
                  <w:marTop w:val="0"/>
                  <w:marBottom w:val="0"/>
                  <w:divBdr>
                    <w:top w:val="none" w:sz="0" w:space="0" w:color="auto"/>
                    <w:left w:val="none" w:sz="0" w:space="0" w:color="auto"/>
                    <w:bottom w:val="none" w:sz="0" w:space="0" w:color="auto"/>
                    <w:right w:val="none" w:sz="0" w:space="0" w:color="auto"/>
                  </w:divBdr>
                  <w:divsChild>
                    <w:div w:id="2084988390">
                      <w:marLeft w:val="0"/>
                      <w:marRight w:val="0"/>
                      <w:marTop w:val="0"/>
                      <w:marBottom w:val="0"/>
                      <w:divBdr>
                        <w:top w:val="none" w:sz="0" w:space="0" w:color="auto"/>
                        <w:left w:val="none" w:sz="0" w:space="0" w:color="auto"/>
                        <w:bottom w:val="none" w:sz="0" w:space="0" w:color="auto"/>
                        <w:right w:val="none" w:sz="0" w:space="0" w:color="auto"/>
                      </w:divBdr>
                    </w:div>
                  </w:divsChild>
                </w:div>
                <w:div w:id="1244224112">
                  <w:marLeft w:val="0"/>
                  <w:marRight w:val="0"/>
                  <w:marTop w:val="0"/>
                  <w:marBottom w:val="0"/>
                  <w:divBdr>
                    <w:top w:val="none" w:sz="0" w:space="0" w:color="auto"/>
                    <w:left w:val="none" w:sz="0" w:space="0" w:color="auto"/>
                    <w:bottom w:val="none" w:sz="0" w:space="0" w:color="auto"/>
                    <w:right w:val="none" w:sz="0" w:space="0" w:color="auto"/>
                  </w:divBdr>
                  <w:divsChild>
                    <w:div w:id="624504283">
                      <w:marLeft w:val="0"/>
                      <w:marRight w:val="0"/>
                      <w:marTop w:val="0"/>
                      <w:marBottom w:val="0"/>
                      <w:divBdr>
                        <w:top w:val="none" w:sz="0" w:space="0" w:color="auto"/>
                        <w:left w:val="none" w:sz="0" w:space="0" w:color="auto"/>
                        <w:bottom w:val="none" w:sz="0" w:space="0" w:color="auto"/>
                        <w:right w:val="none" w:sz="0" w:space="0" w:color="auto"/>
                      </w:divBdr>
                    </w:div>
                  </w:divsChild>
                </w:div>
                <w:div w:id="1275361125">
                  <w:marLeft w:val="0"/>
                  <w:marRight w:val="0"/>
                  <w:marTop w:val="0"/>
                  <w:marBottom w:val="0"/>
                  <w:divBdr>
                    <w:top w:val="none" w:sz="0" w:space="0" w:color="auto"/>
                    <w:left w:val="none" w:sz="0" w:space="0" w:color="auto"/>
                    <w:bottom w:val="none" w:sz="0" w:space="0" w:color="auto"/>
                    <w:right w:val="none" w:sz="0" w:space="0" w:color="auto"/>
                  </w:divBdr>
                  <w:divsChild>
                    <w:div w:id="1356539678">
                      <w:marLeft w:val="0"/>
                      <w:marRight w:val="0"/>
                      <w:marTop w:val="0"/>
                      <w:marBottom w:val="0"/>
                      <w:divBdr>
                        <w:top w:val="none" w:sz="0" w:space="0" w:color="auto"/>
                        <w:left w:val="none" w:sz="0" w:space="0" w:color="auto"/>
                        <w:bottom w:val="none" w:sz="0" w:space="0" w:color="auto"/>
                        <w:right w:val="none" w:sz="0" w:space="0" w:color="auto"/>
                      </w:divBdr>
                    </w:div>
                  </w:divsChild>
                </w:div>
                <w:div w:id="1281375536">
                  <w:marLeft w:val="0"/>
                  <w:marRight w:val="0"/>
                  <w:marTop w:val="0"/>
                  <w:marBottom w:val="0"/>
                  <w:divBdr>
                    <w:top w:val="none" w:sz="0" w:space="0" w:color="auto"/>
                    <w:left w:val="none" w:sz="0" w:space="0" w:color="auto"/>
                    <w:bottom w:val="none" w:sz="0" w:space="0" w:color="auto"/>
                    <w:right w:val="none" w:sz="0" w:space="0" w:color="auto"/>
                  </w:divBdr>
                  <w:divsChild>
                    <w:div w:id="1933510318">
                      <w:marLeft w:val="0"/>
                      <w:marRight w:val="0"/>
                      <w:marTop w:val="0"/>
                      <w:marBottom w:val="0"/>
                      <w:divBdr>
                        <w:top w:val="none" w:sz="0" w:space="0" w:color="auto"/>
                        <w:left w:val="none" w:sz="0" w:space="0" w:color="auto"/>
                        <w:bottom w:val="none" w:sz="0" w:space="0" w:color="auto"/>
                        <w:right w:val="none" w:sz="0" w:space="0" w:color="auto"/>
                      </w:divBdr>
                    </w:div>
                  </w:divsChild>
                </w:div>
                <w:div w:id="1300498702">
                  <w:marLeft w:val="0"/>
                  <w:marRight w:val="0"/>
                  <w:marTop w:val="0"/>
                  <w:marBottom w:val="0"/>
                  <w:divBdr>
                    <w:top w:val="none" w:sz="0" w:space="0" w:color="auto"/>
                    <w:left w:val="none" w:sz="0" w:space="0" w:color="auto"/>
                    <w:bottom w:val="none" w:sz="0" w:space="0" w:color="auto"/>
                    <w:right w:val="none" w:sz="0" w:space="0" w:color="auto"/>
                  </w:divBdr>
                  <w:divsChild>
                    <w:div w:id="1225139535">
                      <w:marLeft w:val="0"/>
                      <w:marRight w:val="0"/>
                      <w:marTop w:val="0"/>
                      <w:marBottom w:val="0"/>
                      <w:divBdr>
                        <w:top w:val="none" w:sz="0" w:space="0" w:color="auto"/>
                        <w:left w:val="none" w:sz="0" w:space="0" w:color="auto"/>
                        <w:bottom w:val="none" w:sz="0" w:space="0" w:color="auto"/>
                        <w:right w:val="none" w:sz="0" w:space="0" w:color="auto"/>
                      </w:divBdr>
                    </w:div>
                  </w:divsChild>
                </w:div>
                <w:div w:id="1302810242">
                  <w:marLeft w:val="0"/>
                  <w:marRight w:val="0"/>
                  <w:marTop w:val="0"/>
                  <w:marBottom w:val="0"/>
                  <w:divBdr>
                    <w:top w:val="none" w:sz="0" w:space="0" w:color="auto"/>
                    <w:left w:val="none" w:sz="0" w:space="0" w:color="auto"/>
                    <w:bottom w:val="none" w:sz="0" w:space="0" w:color="auto"/>
                    <w:right w:val="none" w:sz="0" w:space="0" w:color="auto"/>
                  </w:divBdr>
                  <w:divsChild>
                    <w:div w:id="624501671">
                      <w:marLeft w:val="0"/>
                      <w:marRight w:val="0"/>
                      <w:marTop w:val="0"/>
                      <w:marBottom w:val="0"/>
                      <w:divBdr>
                        <w:top w:val="none" w:sz="0" w:space="0" w:color="auto"/>
                        <w:left w:val="none" w:sz="0" w:space="0" w:color="auto"/>
                        <w:bottom w:val="none" w:sz="0" w:space="0" w:color="auto"/>
                        <w:right w:val="none" w:sz="0" w:space="0" w:color="auto"/>
                      </w:divBdr>
                    </w:div>
                  </w:divsChild>
                </w:div>
                <w:div w:id="1303076552">
                  <w:marLeft w:val="0"/>
                  <w:marRight w:val="0"/>
                  <w:marTop w:val="0"/>
                  <w:marBottom w:val="0"/>
                  <w:divBdr>
                    <w:top w:val="none" w:sz="0" w:space="0" w:color="auto"/>
                    <w:left w:val="none" w:sz="0" w:space="0" w:color="auto"/>
                    <w:bottom w:val="none" w:sz="0" w:space="0" w:color="auto"/>
                    <w:right w:val="none" w:sz="0" w:space="0" w:color="auto"/>
                  </w:divBdr>
                  <w:divsChild>
                    <w:div w:id="1377657171">
                      <w:marLeft w:val="0"/>
                      <w:marRight w:val="0"/>
                      <w:marTop w:val="0"/>
                      <w:marBottom w:val="0"/>
                      <w:divBdr>
                        <w:top w:val="none" w:sz="0" w:space="0" w:color="auto"/>
                        <w:left w:val="none" w:sz="0" w:space="0" w:color="auto"/>
                        <w:bottom w:val="none" w:sz="0" w:space="0" w:color="auto"/>
                        <w:right w:val="none" w:sz="0" w:space="0" w:color="auto"/>
                      </w:divBdr>
                    </w:div>
                  </w:divsChild>
                </w:div>
                <w:div w:id="1351879238">
                  <w:marLeft w:val="0"/>
                  <w:marRight w:val="0"/>
                  <w:marTop w:val="0"/>
                  <w:marBottom w:val="0"/>
                  <w:divBdr>
                    <w:top w:val="none" w:sz="0" w:space="0" w:color="auto"/>
                    <w:left w:val="none" w:sz="0" w:space="0" w:color="auto"/>
                    <w:bottom w:val="none" w:sz="0" w:space="0" w:color="auto"/>
                    <w:right w:val="none" w:sz="0" w:space="0" w:color="auto"/>
                  </w:divBdr>
                  <w:divsChild>
                    <w:div w:id="1250506755">
                      <w:marLeft w:val="0"/>
                      <w:marRight w:val="0"/>
                      <w:marTop w:val="0"/>
                      <w:marBottom w:val="0"/>
                      <w:divBdr>
                        <w:top w:val="none" w:sz="0" w:space="0" w:color="auto"/>
                        <w:left w:val="none" w:sz="0" w:space="0" w:color="auto"/>
                        <w:bottom w:val="none" w:sz="0" w:space="0" w:color="auto"/>
                        <w:right w:val="none" w:sz="0" w:space="0" w:color="auto"/>
                      </w:divBdr>
                    </w:div>
                  </w:divsChild>
                </w:div>
                <w:div w:id="1352143311">
                  <w:marLeft w:val="0"/>
                  <w:marRight w:val="0"/>
                  <w:marTop w:val="0"/>
                  <w:marBottom w:val="0"/>
                  <w:divBdr>
                    <w:top w:val="none" w:sz="0" w:space="0" w:color="auto"/>
                    <w:left w:val="none" w:sz="0" w:space="0" w:color="auto"/>
                    <w:bottom w:val="none" w:sz="0" w:space="0" w:color="auto"/>
                    <w:right w:val="none" w:sz="0" w:space="0" w:color="auto"/>
                  </w:divBdr>
                  <w:divsChild>
                    <w:div w:id="525486671">
                      <w:marLeft w:val="0"/>
                      <w:marRight w:val="0"/>
                      <w:marTop w:val="0"/>
                      <w:marBottom w:val="0"/>
                      <w:divBdr>
                        <w:top w:val="none" w:sz="0" w:space="0" w:color="auto"/>
                        <w:left w:val="none" w:sz="0" w:space="0" w:color="auto"/>
                        <w:bottom w:val="none" w:sz="0" w:space="0" w:color="auto"/>
                        <w:right w:val="none" w:sz="0" w:space="0" w:color="auto"/>
                      </w:divBdr>
                    </w:div>
                  </w:divsChild>
                </w:div>
                <w:div w:id="1382172774">
                  <w:marLeft w:val="0"/>
                  <w:marRight w:val="0"/>
                  <w:marTop w:val="0"/>
                  <w:marBottom w:val="0"/>
                  <w:divBdr>
                    <w:top w:val="none" w:sz="0" w:space="0" w:color="auto"/>
                    <w:left w:val="none" w:sz="0" w:space="0" w:color="auto"/>
                    <w:bottom w:val="none" w:sz="0" w:space="0" w:color="auto"/>
                    <w:right w:val="none" w:sz="0" w:space="0" w:color="auto"/>
                  </w:divBdr>
                  <w:divsChild>
                    <w:div w:id="1085617151">
                      <w:marLeft w:val="0"/>
                      <w:marRight w:val="0"/>
                      <w:marTop w:val="0"/>
                      <w:marBottom w:val="0"/>
                      <w:divBdr>
                        <w:top w:val="none" w:sz="0" w:space="0" w:color="auto"/>
                        <w:left w:val="none" w:sz="0" w:space="0" w:color="auto"/>
                        <w:bottom w:val="none" w:sz="0" w:space="0" w:color="auto"/>
                        <w:right w:val="none" w:sz="0" w:space="0" w:color="auto"/>
                      </w:divBdr>
                    </w:div>
                  </w:divsChild>
                </w:div>
                <w:div w:id="1416318118">
                  <w:marLeft w:val="0"/>
                  <w:marRight w:val="0"/>
                  <w:marTop w:val="0"/>
                  <w:marBottom w:val="0"/>
                  <w:divBdr>
                    <w:top w:val="none" w:sz="0" w:space="0" w:color="auto"/>
                    <w:left w:val="none" w:sz="0" w:space="0" w:color="auto"/>
                    <w:bottom w:val="none" w:sz="0" w:space="0" w:color="auto"/>
                    <w:right w:val="none" w:sz="0" w:space="0" w:color="auto"/>
                  </w:divBdr>
                  <w:divsChild>
                    <w:div w:id="2141915105">
                      <w:marLeft w:val="0"/>
                      <w:marRight w:val="0"/>
                      <w:marTop w:val="0"/>
                      <w:marBottom w:val="0"/>
                      <w:divBdr>
                        <w:top w:val="none" w:sz="0" w:space="0" w:color="auto"/>
                        <w:left w:val="none" w:sz="0" w:space="0" w:color="auto"/>
                        <w:bottom w:val="none" w:sz="0" w:space="0" w:color="auto"/>
                        <w:right w:val="none" w:sz="0" w:space="0" w:color="auto"/>
                      </w:divBdr>
                    </w:div>
                  </w:divsChild>
                </w:div>
                <w:div w:id="1456947014">
                  <w:marLeft w:val="0"/>
                  <w:marRight w:val="0"/>
                  <w:marTop w:val="0"/>
                  <w:marBottom w:val="0"/>
                  <w:divBdr>
                    <w:top w:val="none" w:sz="0" w:space="0" w:color="auto"/>
                    <w:left w:val="none" w:sz="0" w:space="0" w:color="auto"/>
                    <w:bottom w:val="none" w:sz="0" w:space="0" w:color="auto"/>
                    <w:right w:val="none" w:sz="0" w:space="0" w:color="auto"/>
                  </w:divBdr>
                  <w:divsChild>
                    <w:div w:id="2075616128">
                      <w:marLeft w:val="0"/>
                      <w:marRight w:val="0"/>
                      <w:marTop w:val="0"/>
                      <w:marBottom w:val="0"/>
                      <w:divBdr>
                        <w:top w:val="none" w:sz="0" w:space="0" w:color="auto"/>
                        <w:left w:val="none" w:sz="0" w:space="0" w:color="auto"/>
                        <w:bottom w:val="none" w:sz="0" w:space="0" w:color="auto"/>
                        <w:right w:val="none" w:sz="0" w:space="0" w:color="auto"/>
                      </w:divBdr>
                    </w:div>
                  </w:divsChild>
                </w:div>
                <w:div w:id="1497574156">
                  <w:marLeft w:val="0"/>
                  <w:marRight w:val="0"/>
                  <w:marTop w:val="0"/>
                  <w:marBottom w:val="0"/>
                  <w:divBdr>
                    <w:top w:val="none" w:sz="0" w:space="0" w:color="auto"/>
                    <w:left w:val="none" w:sz="0" w:space="0" w:color="auto"/>
                    <w:bottom w:val="none" w:sz="0" w:space="0" w:color="auto"/>
                    <w:right w:val="none" w:sz="0" w:space="0" w:color="auto"/>
                  </w:divBdr>
                  <w:divsChild>
                    <w:div w:id="549222054">
                      <w:marLeft w:val="0"/>
                      <w:marRight w:val="0"/>
                      <w:marTop w:val="0"/>
                      <w:marBottom w:val="0"/>
                      <w:divBdr>
                        <w:top w:val="none" w:sz="0" w:space="0" w:color="auto"/>
                        <w:left w:val="none" w:sz="0" w:space="0" w:color="auto"/>
                        <w:bottom w:val="none" w:sz="0" w:space="0" w:color="auto"/>
                        <w:right w:val="none" w:sz="0" w:space="0" w:color="auto"/>
                      </w:divBdr>
                    </w:div>
                  </w:divsChild>
                </w:div>
                <w:div w:id="1523132680">
                  <w:marLeft w:val="0"/>
                  <w:marRight w:val="0"/>
                  <w:marTop w:val="0"/>
                  <w:marBottom w:val="0"/>
                  <w:divBdr>
                    <w:top w:val="none" w:sz="0" w:space="0" w:color="auto"/>
                    <w:left w:val="none" w:sz="0" w:space="0" w:color="auto"/>
                    <w:bottom w:val="none" w:sz="0" w:space="0" w:color="auto"/>
                    <w:right w:val="none" w:sz="0" w:space="0" w:color="auto"/>
                  </w:divBdr>
                  <w:divsChild>
                    <w:div w:id="1512375645">
                      <w:marLeft w:val="0"/>
                      <w:marRight w:val="0"/>
                      <w:marTop w:val="0"/>
                      <w:marBottom w:val="0"/>
                      <w:divBdr>
                        <w:top w:val="none" w:sz="0" w:space="0" w:color="auto"/>
                        <w:left w:val="none" w:sz="0" w:space="0" w:color="auto"/>
                        <w:bottom w:val="none" w:sz="0" w:space="0" w:color="auto"/>
                        <w:right w:val="none" w:sz="0" w:space="0" w:color="auto"/>
                      </w:divBdr>
                    </w:div>
                  </w:divsChild>
                </w:div>
                <w:div w:id="1527911688">
                  <w:marLeft w:val="0"/>
                  <w:marRight w:val="0"/>
                  <w:marTop w:val="0"/>
                  <w:marBottom w:val="0"/>
                  <w:divBdr>
                    <w:top w:val="none" w:sz="0" w:space="0" w:color="auto"/>
                    <w:left w:val="none" w:sz="0" w:space="0" w:color="auto"/>
                    <w:bottom w:val="none" w:sz="0" w:space="0" w:color="auto"/>
                    <w:right w:val="none" w:sz="0" w:space="0" w:color="auto"/>
                  </w:divBdr>
                  <w:divsChild>
                    <w:div w:id="470908609">
                      <w:marLeft w:val="0"/>
                      <w:marRight w:val="0"/>
                      <w:marTop w:val="0"/>
                      <w:marBottom w:val="0"/>
                      <w:divBdr>
                        <w:top w:val="none" w:sz="0" w:space="0" w:color="auto"/>
                        <w:left w:val="none" w:sz="0" w:space="0" w:color="auto"/>
                        <w:bottom w:val="none" w:sz="0" w:space="0" w:color="auto"/>
                        <w:right w:val="none" w:sz="0" w:space="0" w:color="auto"/>
                      </w:divBdr>
                    </w:div>
                  </w:divsChild>
                </w:div>
                <w:div w:id="1634093000">
                  <w:marLeft w:val="0"/>
                  <w:marRight w:val="0"/>
                  <w:marTop w:val="0"/>
                  <w:marBottom w:val="0"/>
                  <w:divBdr>
                    <w:top w:val="none" w:sz="0" w:space="0" w:color="auto"/>
                    <w:left w:val="none" w:sz="0" w:space="0" w:color="auto"/>
                    <w:bottom w:val="none" w:sz="0" w:space="0" w:color="auto"/>
                    <w:right w:val="none" w:sz="0" w:space="0" w:color="auto"/>
                  </w:divBdr>
                  <w:divsChild>
                    <w:div w:id="471140402">
                      <w:marLeft w:val="0"/>
                      <w:marRight w:val="0"/>
                      <w:marTop w:val="0"/>
                      <w:marBottom w:val="0"/>
                      <w:divBdr>
                        <w:top w:val="none" w:sz="0" w:space="0" w:color="auto"/>
                        <w:left w:val="none" w:sz="0" w:space="0" w:color="auto"/>
                        <w:bottom w:val="none" w:sz="0" w:space="0" w:color="auto"/>
                        <w:right w:val="none" w:sz="0" w:space="0" w:color="auto"/>
                      </w:divBdr>
                    </w:div>
                  </w:divsChild>
                </w:div>
                <w:div w:id="1651516409">
                  <w:marLeft w:val="0"/>
                  <w:marRight w:val="0"/>
                  <w:marTop w:val="0"/>
                  <w:marBottom w:val="0"/>
                  <w:divBdr>
                    <w:top w:val="none" w:sz="0" w:space="0" w:color="auto"/>
                    <w:left w:val="none" w:sz="0" w:space="0" w:color="auto"/>
                    <w:bottom w:val="none" w:sz="0" w:space="0" w:color="auto"/>
                    <w:right w:val="none" w:sz="0" w:space="0" w:color="auto"/>
                  </w:divBdr>
                  <w:divsChild>
                    <w:div w:id="635138125">
                      <w:marLeft w:val="0"/>
                      <w:marRight w:val="0"/>
                      <w:marTop w:val="0"/>
                      <w:marBottom w:val="0"/>
                      <w:divBdr>
                        <w:top w:val="none" w:sz="0" w:space="0" w:color="auto"/>
                        <w:left w:val="none" w:sz="0" w:space="0" w:color="auto"/>
                        <w:bottom w:val="none" w:sz="0" w:space="0" w:color="auto"/>
                        <w:right w:val="none" w:sz="0" w:space="0" w:color="auto"/>
                      </w:divBdr>
                    </w:div>
                  </w:divsChild>
                </w:div>
                <w:div w:id="1670215428">
                  <w:marLeft w:val="0"/>
                  <w:marRight w:val="0"/>
                  <w:marTop w:val="0"/>
                  <w:marBottom w:val="0"/>
                  <w:divBdr>
                    <w:top w:val="none" w:sz="0" w:space="0" w:color="auto"/>
                    <w:left w:val="none" w:sz="0" w:space="0" w:color="auto"/>
                    <w:bottom w:val="none" w:sz="0" w:space="0" w:color="auto"/>
                    <w:right w:val="none" w:sz="0" w:space="0" w:color="auto"/>
                  </w:divBdr>
                  <w:divsChild>
                    <w:div w:id="1478759488">
                      <w:marLeft w:val="0"/>
                      <w:marRight w:val="0"/>
                      <w:marTop w:val="0"/>
                      <w:marBottom w:val="0"/>
                      <w:divBdr>
                        <w:top w:val="none" w:sz="0" w:space="0" w:color="auto"/>
                        <w:left w:val="none" w:sz="0" w:space="0" w:color="auto"/>
                        <w:bottom w:val="none" w:sz="0" w:space="0" w:color="auto"/>
                        <w:right w:val="none" w:sz="0" w:space="0" w:color="auto"/>
                      </w:divBdr>
                    </w:div>
                  </w:divsChild>
                </w:div>
                <w:div w:id="1834834666">
                  <w:marLeft w:val="0"/>
                  <w:marRight w:val="0"/>
                  <w:marTop w:val="0"/>
                  <w:marBottom w:val="0"/>
                  <w:divBdr>
                    <w:top w:val="none" w:sz="0" w:space="0" w:color="auto"/>
                    <w:left w:val="none" w:sz="0" w:space="0" w:color="auto"/>
                    <w:bottom w:val="none" w:sz="0" w:space="0" w:color="auto"/>
                    <w:right w:val="none" w:sz="0" w:space="0" w:color="auto"/>
                  </w:divBdr>
                  <w:divsChild>
                    <w:div w:id="189029635">
                      <w:marLeft w:val="0"/>
                      <w:marRight w:val="0"/>
                      <w:marTop w:val="0"/>
                      <w:marBottom w:val="0"/>
                      <w:divBdr>
                        <w:top w:val="none" w:sz="0" w:space="0" w:color="auto"/>
                        <w:left w:val="none" w:sz="0" w:space="0" w:color="auto"/>
                        <w:bottom w:val="none" w:sz="0" w:space="0" w:color="auto"/>
                        <w:right w:val="none" w:sz="0" w:space="0" w:color="auto"/>
                      </w:divBdr>
                    </w:div>
                  </w:divsChild>
                </w:div>
                <w:div w:id="1963074393">
                  <w:marLeft w:val="0"/>
                  <w:marRight w:val="0"/>
                  <w:marTop w:val="0"/>
                  <w:marBottom w:val="0"/>
                  <w:divBdr>
                    <w:top w:val="none" w:sz="0" w:space="0" w:color="auto"/>
                    <w:left w:val="none" w:sz="0" w:space="0" w:color="auto"/>
                    <w:bottom w:val="none" w:sz="0" w:space="0" w:color="auto"/>
                    <w:right w:val="none" w:sz="0" w:space="0" w:color="auto"/>
                  </w:divBdr>
                  <w:divsChild>
                    <w:div w:id="469904467">
                      <w:marLeft w:val="0"/>
                      <w:marRight w:val="0"/>
                      <w:marTop w:val="0"/>
                      <w:marBottom w:val="0"/>
                      <w:divBdr>
                        <w:top w:val="none" w:sz="0" w:space="0" w:color="auto"/>
                        <w:left w:val="none" w:sz="0" w:space="0" w:color="auto"/>
                        <w:bottom w:val="none" w:sz="0" w:space="0" w:color="auto"/>
                        <w:right w:val="none" w:sz="0" w:space="0" w:color="auto"/>
                      </w:divBdr>
                    </w:div>
                  </w:divsChild>
                </w:div>
                <w:div w:id="2096391399">
                  <w:marLeft w:val="0"/>
                  <w:marRight w:val="0"/>
                  <w:marTop w:val="0"/>
                  <w:marBottom w:val="0"/>
                  <w:divBdr>
                    <w:top w:val="none" w:sz="0" w:space="0" w:color="auto"/>
                    <w:left w:val="none" w:sz="0" w:space="0" w:color="auto"/>
                    <w:bottom w:val="none" w:sz="0" w:space="0" w:color="auto"/>
                    <w:right w:val="none" w:sz="0" w:space="0" w:color="auto"/>
                  </w:divBdr>
                  <w:divsChild>
                    <w:div w:id="185024526">
                      <w:marLeft w:val="0"/>
                      <w:marRight w:val="0"/>
                      <w:marTop w:val="0"/>
                      <w:marBottom w:val="0"/>
                      <w:divBdr>
                        <w:top w:val="none" w:sz="0" w:space="0" w:color="auto"/>
                        <w:left w:val="none" w:sz="0" w:space="0" w:color="auto"/>
                        <w:bottom w:val="none" w:sz="0" w:space="0" w:color="auto"/>
                        <w:right w:val="none" w:sz="0" w:space="0" w:color="auto"/>
                      </w:divBdr>
                    </w:div>
                  </w:divsChild>
                </w:div>
                <w:div w:id="2129927398">
                  <w:marLeft w:val="0"/>
                  <w:marRight w:val="0"/>
                  <w:marTop w:val="0"/>
                  <w:marBottom w:val="0"/>
                  <w:divBdr>
                    <w:top w:val="none" w:sz="0" w:space="0" w:color="auto"/>
                    <w:left w:val="none" w:sz="0" w:space="0" w:color="auto"/>
                    <w:bottom w:val="none" w:sz="0" w:space="0" w:color="auto"/>
                    <w:right w:val="none" w:sz="0" w:space="0" w:color="auto"/>
                  </w:divBdr>
                  <w:divsChild>
                    <w:div w:id="2107339397">
                      <w:marLeft w:val="0"/>
                      <w:marRight w:val="0"/>
                      <w:marTop w:val="0"/>
                      <w:marBottom w:val="0"/>
                      <w:divBdr>
                        <w:top w:val="none" w:sz="0" w:space="0" w:color="auto"/>
                        <w:left w:val="none" w:sz="0" w:space="0" w:color="auto"/>
                        <w:bottom w:val="none" w:sz="0" w:space="0" w:color="auto"/>
                        <w:right w:val="none" w:sz="0" w:space="0" w:color="auto"/>
                      </w:divBdr>
                    </w:div>
                  </w:divsChild>
                </w:div>
                <w:div w:id="2143766832">
                  <w:marLeft w:val="0"/>
                  <w:marRight w:val="0"/>
                  <w:marTop w:val="0"/>
                  <w:marBottom w:val="0"/>
                  <w:divBdr>
                    <w:top w:val="none" w:sz="0" w:space="0" w:color="auto"/>
                    <w:left w:val="none" w:sz="0" w:space="0" w:color="auto"/>
                    <w:bottom w:val="none" w:sz="0" w:space="0" w:color="auto"/>
                    <w:right w:val="none" w:sz="0" w:space="0" w:color="auto"/>
                  </w:divBdr>
                  <w:divsChild>
                    <w:div w:id="879318192">
                      <w:marLeft w:val="0"/>
                      <w:marRight w:val="0"/>
                      <w:marTop w:val="0"/>
                      <w:marBottom w:val="0"/>
                      <w:divBdr>
                        <w:top w:val="none" w:sz="0" w:space="0" w:color="auto"/>
                        <w:left w:val="none" w:sz="0" w:space="0" w:color="auto"/>
                        <w:bottom w:val="none" w:sz="0" w:space="0" w:color="auto"/>
                        <w:right w:val="none" w:sz="0" w:space="0" w:color="auto"/>
                      </w:divBdr>
                    </w:div>
                  </w:divsChild>
                </w:div>
                <w:div w:id="2145148452">
                  <w:marLeft w:val="0"/>
                  <w:marRight w:val="0"/>
                  <w:marTop w:val="0"/>
                  <w:marBottom w:val="0"/>
                  <w:divBdr>
                    <w:top w:val="none" w:sz="0" w:space="0" w:color="auto"/>
                    <w:left w:val="none" w:sz="0" w:space="0" w:color="auto"/>
                    <w:bottom w:val="none" w:sz="0" w:space="0" w:color="auto"/>
                    <w:right w:val="none" w:sz="0" w:space="0" w:color="auto"/>
                  </w:divBdr>
                  <w:divsChild>
                    <w:div w:id="2004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55483">
          <w:marLeft w:val="0"/>
          <w:marRight w:val="0"/>
          <w:marTop w:val="0"/>
          <w:marBottom w:val="0"/>
          <w:divBdr>
            <w:top w:val="none" w:sz="0" w:space="0" w:color="auto"/>
            <w:left w:val="none" w:sz="0" w:space="0" w:color="auto"/>
            <w:bottom w:val="none" w:sz="0" w:space="0" w:color="auto"/>
            <w:right w:val="none" w:sz="0" w:space="0" w:color="auto"/>
          </w:divBdr>
        </w:div>
        <w:div w:id="1195314187">
          <w:marLeft w:val="0"/>
          <w:marRight w:val="0"/>
          <w:marTop w:val="0"/>
          <w:marBottom w:val="0"/>
          <w:divBdr>
            <w:top w:val="none" w:sz="0" w:space="0" w:color="auto"/>
            <w:left w:val="none" w:sz="0" w:space="0" w:color="auto"/>
            <w:bottom w:val="none" w:sz="0" w:space="0" w:color="auto"/>
            <w:right w:val="none" w:sz="0" w:space="0" w:color="auto"/>
          </w:divBdr>
        </w:div>
        <w:div w:id="1202668512">
          <w:marLeft w:val="0"/>
          <w:marRight w:val="0"/>
          <w:marTop w:val="0"/>
          <w:marBottom w:val="0"/>
          <w:divBdr>
            <w:top w:val="none" w:sz="0" w:space="0" w:color="auto"/>
            <w:left w:val="none" w:sz="0" w:space="0" w:color="auto"/>
            <w:bottom w:val="none" w:sz="0" w:space="0" w:color="auto"/>
            <w:right w:val="none" w:sz="0" w:space="0" w:color="auto"/>
          </w:divBdr>
        </w:div>
        <w:div w:id="1212379624">
          <w:marLeft w:val="0"/>
          <w:marRight w:val="0"/>
          <w:marTop w:val="0"/>
          <w:marBottom w:val="0"/>
          <w:divBdr>
            <w:top w:val="none" w:sz="0" w:space="0" w:color="auto"/>
            <w:left w:val="none" w:sz="0" w:space="0" w:color="auto"/>
            <w:bottom w:val="none" w:sz="0" w:space="0" w:color="auto"/>
            <w:right w:val="none" w:sz="0" w:space="0" w:color="auto"/>
          </w:divBdr>
        </w:div>
        <w:div w:id="1232740999">
          <w:marLeft w:val="0"/>
          <w:marRight w:val="0"/>
          <w:marTop w:val="0"/>
          <w:marBottom w:val="0"/>
          <w:divBdr>
            <w:top w:val="none" w:sz="0" w:space="0" w:color="auto"/>
            <w:left w:val="none" w:sz="0" w:space="0" w:color="auto"/>
            <w:bottom w:val="none" w:sz="0" w:space="0" w:color="auto"/>
            <w:right w:val="none" w:sz="0" w:space="0" w:color="auto"/>
          </w:divBdr>
        </w:div>
        <w:div w:id="1235968432">
          <w:marLeft w:val="0"/>
          <w:marRight w:val="0"/>
          <w:marTop w:val="0"/>
          <w:marBottom w:val="0"/>
          <w:divBdr>
            <w:top w:val="none" w:sz="0" w:space="0" w:color="auto"/>
            <w:left w:val="none" w:sz="0" w:space="0" w:color="auto"/>
            <w:bottom w:val="none" w:sz="0" w:space="0" w:color="auto"/>
            <w:right w:val="none" w:sz="0" w:space="0" w:color="auto"/>
          </w:divBdr>
        </w:div>
        <w:div w:id="1308827055">
          <w:marLeft w:val="0"/>
          <w:marRight w:val="0"/>
          <w:marTop w:val="0"/>
          <w:marBottom w:val="0"/>
          <w:divBdr>
            <w:top w:val="none" w:sz="0" w:space="0" w:color="auto"/>
            <w:left w:val="none" w:sz="0" w:space="0" w:color="auto"/>
            <w:bottom w:val="none" w:sz="0" w:space="0" w:color="auto"/>
            <w:right w:val="none" w:sz="0" w:space="0" w:color="auto"/>
          </w:divBdr>
        </w:div>
        <w:div w:id="1314064327">
          <w:marLeft w:val="0"/>
          <w:marRight w:val="0"/>
          <w:marTop w:val="0"/>
          <w:marBottom w:val="0"/>
          <w:divBdr>
            <w:top w:val="none" w:sz="0" w:space="0" w:color="auto"/>
            <w:left w:val="none" w:sz="0" w:space="0" w:color="auto"/>
            <w:bottom w:val="none" w:sz="0" w:space="0" w:color="auto"/>
            <w:right w:val="none" w:sz="0" w:space="0" w:color="auto"/>
          </w:divBdr>
        </w:div>
        <w:div w:id="1316255699">
          <w:marLeft w:val="0"/>
          <w:marRight w:val="0"/>
          <w:marTop w:val="0"/>
          <w:marBottom w:val="0"/>
          <w:divBdr>
            <w:top w:val="none" w:sz="0" w:space="0" w:color="auto"/>
            <w:left w:val="none" w:sz="0" w:space="0" w:color="auto"/>
            <w:bottom w:val="none" w:sz="0" w:space="0" w:color="auto"/>
            <w:right w:val="none" w:sz="0" w:space="0" w:color="auto"/>
          </w:divBdr>
        </w:div>
        <w:div w:id="1333218347">
          <w:marLeft w:val="0"/>
          <w:marRight w:val="0"/>
          <w:marTop w:val="0"/>
          <w:marBottom w:val="0"/>
          <w:divBdr>
            <w:top w:val="none" w:sz="0" w:space="0" w:color="auto"/>
            <w:left w:val="none" w:sz="0" w:space="0" w:color="auto"/>
            <w:bottom w:val="none" w:sz="0" w:space="0" w:color="auto"/>
            <w:right w:val="none" w:sz="0" w:space="0" w:color="auto"/>
          </w:divBdr>
        </w:div>
        <w:div w:id="1341001897">
          <w:marLeft w:val="0"/>
          <w:marRight w:val="0"/>
          <w:marTop w:val="0"/>
          <w:marBottom w:val="0"/>
          <w:divBdr>
            <w:top w:val="none" w:sz="0" w:space="0" w:color="auto"/>
            <w:left w:val="none" w:sz="0" w:space="0" w:color="auto"/>
            <w:bottom w:val="none" w:sz="0" w:space="0" w:color="auto"/>
            <w:right w:val="none" w:sz="0" w:space="0" w:color="auto"/>
          </w:divBdr>
          <w:divsChild>
            <w:div w:id="662005035">
              <w:marLeft w:val="-75"/>
              <w:marRight w:val="0"/>
              <w:marTop w:val="30"/>
              <w:marBottom w:val="30"/>
              <w:divBdr>
                <w:top w:val="none" w:sz="0" w:space="0" w:color="auto"/>
                <w:left w:val="none" w:sz="0" w:space="0" w:color="auto"/>
                <w:bottom w:val="none" w:sz="0" w:space="0" w:color="auto"/>
                <w:right w:val="none" w:sz="0" w:space="0" w:color="auto"/>
              </w:divBdr>
              <w:divsChild>
                <w:div w:id="23747722">
                  <w:marLeft w:val="0"/>
                  <w:marRight w:val="0"/>
                  <w:marTop w:val="0"/>
                  <w:marBottom w:val="0"/>
                  <w:divBdr>
                    <w:top w:val="none" w:sz="0" w:space="0" w:color="auto"/>
                    <w:left w:val="none" w:sz="0" w:space="0" w:color="auto"/>
                    <w:bottom w:val="none" w:sz="0" w:space="0" w:color="auto"/>
                    <w:right w:val="none" w:sz="0" w:space="0" w:color="auto"/>
                  </w:divBdr>
                  <w:divsChild>
                    <w:div w:id="1758165981">
                      <w:marLeft w:val="0"/>
                      <w:marRight w:val="0"/>
                      <w:marTop w:val="0"/>
                      <w:marBottom w:val="0"/>
                      <w:divBdr>
                        <w:top w:val="none" w:sz="0" w:space="0" w:color="auto"/>
                        <w:left w:val="none" w:sz="0" w:space="0" w:color="auto"/>
                        <w:bottom w:val="none" w:sz="0" w:space="0" w:color="auto"/>
                        <w:right w:val="none" w:sz="0" w:space="0" w:color="auto"/>
                      </w:divBdr>
                    </w:div>
                  </w:divsChild>
                </w:div>
                <w:div w:id="27144087">
                  <w:marLeft w:val="0"/>
                  <w:marRight w:val="0"/>
                  <w:marTop w:val="0"/>
                  <w:marBottom w:val="0"/>
                  <w:divBdr>
                    <w:top w:val="none" w:sz="0" w:space="0" w:color="auto"/>
                    <w:left w:val="none" w:sz="0" w:space="0" w:color="auto"/>
                    <w:bottom w:val="none" w:sz="0" w:space="0" w:color="auto"/>
                    <w:right w:val="none" w:sz="0" w:space="0" w:color="auto"/>
                  </w:divBdr>
                  <w:divsChild>
                    <w:div w:id="1380014937">
                      <w:marLeft w:val="0"/>
                      <w:marRight w:val="0"/>
                      <w:marTop w:val="0"/>
                      <w:marBottom w:val="0"/>
                      <w:divBdr>
                        <w:top w:val="none" w:sz="0" w:space="0" w:color="auto"/>
                        <w:left w:val="none" w:sz="0" w:space="0" w:color="auto"/>
                        <w:bottom w:val="none" w:sz="0" w:space="0" w:color="auto"/>
                        <w:right w:val="none" w:sz="0" w:space="0" w:color="auto"/>
                      </w:divBdr>
                    </w:div>
                  </w:divsChild>
                </w:div>
                <w:div w:id="50737808">
                  <w:marLeft w:val="0"/>
                  <w:marRight w:val="0"/>
                  <w:marTop w:val="0"/>
                  <w:marBottom w:val="0"/>
                  <w:divBdr>
                    <w:top w:val="none" w:sz="0" w:space="0" w:color="auto"/>
                    <w:left w:val="none" w:sz="0" w:space="0" w:color="auto"/>
                    <w:bottom w:val="none" w:sz="0" w:space="0" w:color="auto"/>
                    <w:right w:val="none" w:sz="0" w:space="0" w:color="auto"/>
                  </w:divBdr>
                  <w:divsChild>
                    <w:div w:id="52512783">
                      <w:marLeft w:val="0"/>
                      <w:marRight w:val="0"/>
                      <w:marTop w:val="0"/>
                      <w:marBottom w:val="0"/>
                      <w:divBdr>
                        <w:top w:val="none" w:sz="0" w:space="0" w:color="auto"/>
                        <w:left w:val="none" w:sz="0" w:space="0" w:color="auto"/>
                        <w:bottom w:val="none" w:sz="0" w:space="0" w:color="auto"/>
                        <w:right w:val="none" w:sz="0" w:space="0" w:color="auto"/>
                      </w:divBdr>
                    </w:div>
                  </w:divsChild>
                </w:div>
                <w:div w:id="67967143">
                  <w:marLeft w:val="0"/>
                  <w:marRight w:val="0"/>
                  <w:marTop w:val="0"/>
                  <w:marBottom w:val="0"/>
                  <w:divBdr>
                    <w:top w:val="none" w:sz="0" w:space="0" w:color="auto"/>
                    <w:left w:val="none" w:sz="0" w:space="0" w:color="auto"/>
                    <w:bottom w:val="none" w:sz="0" w:space="0" w:color="auto"/>
                    <w:right w:val="none" w:sz="0" w:space="0" w:color="auto"/>
                  </w:divBdr>
                  <w:divsChild>
                    <w:div w:id="1691101454">
                      <w:marLeft w:val="0"/>
                      <w:marRight w:val="0"/>
                      <w:marTop w:val="0"/>
                      <w:marBottom w:val="0"/>
                      <w:divBdr>
                        <w:top w:val="none" w:sz="0" w:space="0" w:color="auto"/>
                        <w:left w:val="none" w:sz="0" w:space="0" w:color="auto"/>
                        <w:bottom w:val="none" w:sz="0" w:space="0" w:color="auto"/>
                        <w:right w:val="none" w:sz="0" w:space="0" w:color="auto"/>
                      </w:divBdr>
                    </w:div>
                  </w:divsChild>
                </w:div>
                <w:div w:id="175466846">
                  <w:marLeft w:val="0"/>
                  <w:marRight w:val="0"/>
                  <w:marTop w:val="0"/>
                  <w:marBottom w:val="0"/>
                  <w:divBdr>
                    <w:top w:val="none" w:sz="0" w:space="0" w:color="auto"/>
                    <w:left w:val="none" w:sz="0" w:space="0" w:color="auto"/>
                    <w:bottom w:val="none" w:sz="0" w:space="0" w:color="auto"/>
                    <w:right w:val="none" w:sz="0" w:space="0" w:color="auto"/>
                  </w:divBdr>
                  <w:divsChild>
                    <w:div w:id="393237367">
                      <w:marLeft w:val="0"/>
                      <w:marRight w:val="0"/>
                      <w:marTop w:val="0"/>
                      <w:marBottom w:val="0"/>
                      <w:divBdr>
                        <w:top w:val="none" w:sz="0" w:space="0" w:color="auto"/>
                        <w:left w:val="none" w:sz="0" w:space="0" w:color="auto"/>
                        <w:bottom w:val="none" w:sz="0" w:space="0" w:color="auto"/>
                        <w:right w:val="none" w:sz="0" w:space="0" w:color="auto"/>
                      </w:divBdr>
                    </w:div>
                  </w:divsChild>
                </w:div>
                <w:div w:id="195504353">
                  <w:marLeft w:val="0"/>
                  <w:marRight w:val="0"/>
                  <w:marTop w:val="0"/>
                  <w:marBottom w:val="0"/>
                  <w:divBdr>
                    <w:top w:val="none" w:sz="0" w:space="0" w:color="auto"/>
                    <w:left w:val="none" w:sz="0" w:space="0" w:color="auto"/>
                    <w:bottom w:val="none" w:sz="0" w:space="0" w:color="auto"/>
                    <w:right w:val="none" w:sz="0" w:space="0" w:color="auto"/>
                  </w:divBdr>
                  <w:divsChild>
                    <w:div w:id="1284851340">
                      <w:marLeft w:val="0"/>
                      <w:marRight w:val="0"/>
                      <w:marTop w:val="0"/>
                      <w:marBottom w:val="0"/>
                      <w:divBdr>
                        <w:top w:val="none" w:sz="0" w:space="0" w:color="auto"/>
                        <w:left w:val="none" w:sz="0" w:space="0" w:color="auto"/>
                        <w:bottom w:val="none" w:sz="0" w:space="0" w:color="auto"/>
                        <w:right w:val="none" w:sz="0" w:space="0" w:color="auto"/>
                      </w:divBdr>
                    </w:div>
                  </w:divsChild>
                </w:div>
                <w:div w:id="214203219">
                  <w:marLeft w:val="0"/>
                  <w:marRight w:val="0"/>
                  <w:marTop w:val="0"/>
                  <w:marBottom w:val="0"/>
                  <w:divBdr>
                    <w:top w:val="none" w:sz="0" w:space="0" w:color="auto"/>
                    <w:left w:val="none" w:sz="0" w:space="0" w:color="auto"/>
                    <w:bottom w:val="none" w:sz="0" w:space="0" w:color="auto"/>
                    <w:right w:val="none" w:sz="0" w:space="0" w:color="auto"/>
                  </w:divBdr>
                  <w:divsChild>
                    <w:div w:id="2104108318">
                      <w:marLeft w:val="0"/>
                      <w:marRight w:val="0"/>
                      <w:marTop w:val="0"/>
                      <w:marBottom w:val="0"/>
                      <w:divBdr>
                        <w:top w:val="none" w:sz="0" w:space="0" w:color="auto"/>
                        <w:left w:val="none" w:sz="0" w:space="0" w:color="auto"/>
                        <w:bottom w:val="none" w:sz="0" w:space="0" w:color="auto"/>
                        <w:right w:val="none" w:sz="0" w:space="0" w:color="auto"/>
                      </w:divBdr>
                    </w:div>
                  </w:divsChild>
                </w:div>
                <w:div w:id="368915094">
                  <w:marLeft w:val="0"/>
                  <w:marRight w:val="0"/>
                  <w:marTop w:val="0"/>
                  <w:marBottom w:val="0"/>
                  <w:divBdr>
                    <w:top w:val="none" w:sz="0" w:space="0" w:color="auto"/>
                    <w:left w:val="none" w:sz="0" w:space="0" w:color="auto"/>
                    <w:bottom w:val="none" w:sz="0" w:space="0" w:color="auto"/>
                    <w:right w:val="none" w:sz="0" w:space="0" w:color="auto"/>
                  </w:divBdr>
                  <w:divsChild>
                    <w:div w:id="1859932049">
                      <w:marLeft w:val="0"/>
                      <w:marRight w:val="0"/>
                      <w:marTop w:val="0"/>
                      <w:marBottom w:val="0"/>
                      <w:divBdr>
                        <w:top w:val="none" w:sz="0" w:space="0" w:color="auto"/>
                        <w:left w:val="none" w:sz="0" w:space="0" w:color="auto"/>
                        <w:bottom w:val="none" w:sz="0" w:space="0" w:color="auto"/>
                        <w:right w:val="none" w:sz="0" w:space="0" w:color="auto"/>
                      </w:divBdr>
                    </w:div>
                  </w:divsChild>
                </w:div>
                <w:div w:id="417023996">
                  <w:marLeft w:val="0"/>
                  <w:marRight w:val="0"/>
                  <w:marTop w:val="0"/>
                  <w:marBottom w:val="0"/>
                  <w:divBdr>
                    <w:top w:val="none" w:sz="0" w:space="0" w:color="auto"/>
                    <w:left w:val="none" w:sz="0" w:space="0" w:color="auto"/>
                    <w:bottom w:val="none" w:sz="0" w:space="0" w:color="auto"/>
                    <w:right w:val="none" w:sz="0" w:space="0" w:color="auto"/>
                  </w:divBdr>
                  <w:divsChild>
                    <w:div w:id="996959890">
                      <w:marLeft w:val="0"/>
                      <w:marRight w:val="0"/>
                      <w:marTop w:val="0"/>
                      <w:marBottom w:val="0"/>
                      <w:divBdr>
                        <w:top w:val="none" w:sz="0" w:space="0" w:color="auto"/>
                        <w:left w:val="none" w:sz="0" w:space="0" w:color="auto"/>
                        <w:bottom w:val="none" w:sz="0" w:space="0" w:color="auto"/>
                        <w:right w:val="none" w:sz="0" w:space="0" w:color="auto"/>
                      </w:divBdr>
                    </w:div>
                  </w:divsChild>
                </w:div>
                <w:div w:id="515584973">
                  <w:marLeft w:val="0"/>
                  <w:marRight w:val="0"/>
                  <w:marTop w:val="0"/>
                  <w:marBottom w:val="0"/>
                  <w:divBdr>
                    <w:top w:val="none" w:sz="0" w:space="0" w:color="auto"/>
                    <w:left w:val="none" w:sz="0" w:space="0" w:color="auto"/>
                    <w:bottom w:val="none" w:sz="0" w:space="0" w:color="auto"/>
                    <w:right w:val="none" w:sz="0" w:space="0" w:color="auto"/>
                  </w:divBdr>
                  <w:divsChild>
                    <w:div w:id="649485126">
                      <w:marLeft w:val="0"/>
                      <w:marRight w:val="0"/>
                      <w:marTop w:val="0"/>
                      <w:marBottom w:val="0"/>
                      <w:divBdr>
                        <w:top w:val="none" w:sz="0" w:space="0" w:color="auto"/>
                        <w:left w:val="none" w:sz="0" w:space="0" w:color="auto"/>
                        <w:bottom w:val="none" w:sz="0" w:space="0" w:color="auto"/>
                        <w:right w:val="none" w:sz="0" w:space="0" w:color="auto"/>
                      </w:divBdr>
                    </w:div>
                  </w:divsChild>
                </w:div>
                <w:div w:id="557664541">
                  <w:marLeft w:val="0"/>
                  <w:marRight w:val="0"/>
                  <w:marTop w:val="0"/>
                  <w:marBottom w:val="0"/>
                  <w:divBdr>
                    <w:top w:val="none" w:sz="0" w:space="0" w:color="auto"/>
                    <w:left w:val="none" w:sz="0" w:space="0" w:color="auto"/>
                    <w:bottom w:val="none" w:sz="0" w:space="0" w:color="auto"/>
                    <w:right w:val="none" w:sz="0" w:space="0" w:color="auto"/>
                  </w:divBdr>
                  <w:divsChild>
                    <w:div w:id="2069499385">
                      <w:marLeft w:val="0"/>
                      <w:marRight w:val="0"/>
                      <w:marTop w:val="0"/>
                      <w:marBottom w:val="0"/>
                      <w:divBdr>
                        <w:top w:val="none" w:sz="0" w:space="0" w:color="auto"/>
                        <w:left w:val="none" w:sz="0" w:space="0" w:color="auto"/>
                        <w:bottom w:val="none" w:sz="0" w:space="0" w:color="auto"/>
                        <w:right w:val="none" w:sz="0" w:space="0" w:color="auto"/>
                      </w:divBdr>
                    </w:div>
                  </w:divsChild>
                </w:div>
                <w:div w:id="584849517">
                  <w:marLeft w:val="0"/>
                  <w:marRight w:val="0"/>
                  <w:marTop w:val="0"/>
                  <w:marBottom w:val="0"/>
                  <w:divBdr>
                    <w:top w:val="none" w:sz="0" w:space="0" w:color="auto"/>
                    <w:left w:val="none" w:sz="0" w:space="0" w:color="auto"/>
                    <w:bottom w:val="none" w:sz="0" w:space="0" w:color="auto"/>
                    <w:right w:val="none" w:sz="0" w:space="0" w:color="auto"/>
                  </w:divBdr>
                  <w:divsChild>
                    <w:div w:id="845554007">
                      <w:marLeft w:val="0"/>
                      <w:marRight w:val="0"/>
                      <w:marTop w:val="0"/>
                      <w:marBottom w:val="0"/>
                      <w:divBdr>
                        <w:top w:val="none" w:sz="0" w:space="0" w:color="auto"/>
                        <w:left w:val="none" w:sz="0" w:space="0" w:color="auto"/>
                        <w:bottom w:val="none" w:sz="0" w:space="0" w:color="auto"/>
                        <w:right w:val="none" w:sz="0" w:space="0" w:color="auto"/>
                      </w:divBdr>
                    </w:div>
                  </w:divsChild>
                </w:div>
                <w:div w:id="585724459">
                  <w:marLeft w:val="0"/>
                  <w:marRight w:val="0"/>
                  <w:marTop w:val="0"/>
                  <w:marBottom w:val="0"/>
                  <w:divBdr>
                    <w:top w:val="none" w:sz="0" w:space="0" w:color="auto"/>
                    <w:left w:val="none" w:sz="0" w:space="0" w:color="auto"/>
                    <w:bottom w:val="none" w:sz="0" w:space="0" w:color="auto"/>
                    <w:right w:val="none" w:sz="0" w:space="0" w:color="auto"/>
                  </w:divBdr>
                  <w:divsChild>
                    <w:div w:id="1919249193">
                      <w:marLeft w:val="0"/>
                      <w:marRight w:val="0"/>
                      <w:marTop w:val="0"/>
                      <w:marBottom w:val="0"/>
                      <w:divBdr>
                        <w:top w:val="none" w:sz="0" w:space="0" w:color="auto"/>
                        <w:left w:val="none" w:sz="0" w:space="0" w:color="auto"/>
                        <w:bottom w:val="none" w:sz="0" w:space="0" w:color="auto"/>
                        <w:right w:val="none" w:sz="0" w:space="0" w:color="auto"/>
                      </w:divBdr>
                    </w:div>
                  </w:divsChild>
                </w:div>
                <w:div w:id="587085108">
                  <w:marLeft w:val="0"/>
                  <w:marRight w:val="0"/>
                  <w:marTop w:val="0"/>
                  <w:marBottom w:val="0"/>
                  <w:divBdr>
                    <w:top w:val="none" w:sz="0" w:space="0" w:color="auto"/>
                    <w:left w:val="none" w:sz="0" w:space="0" w:color="auto"/>
                    <w:bottom w:val="none" w:sz="0" w:space="0" w:color="auto"/>
                    <w:right w:val="none" w:sz="0" w:space="0" w:color="auto"/>
                  </w:divBdr>
                  <w:divsChild>
                    <w:div w:id="1625424387">
                      <w:marLeft w:val="0"/>
                      <w:marRight w:val="0"/>
                      <w:marTop w:val="0"/>
                      <w:marBottom w:val="0"/>
                      <w:divBdr>
                        <w:top w:val="none" w:sz="0" w:space="0" w:color="auto"/>
                        <w:left w:val="none" w:sz="0" w:space="0" w:color="auto"/>
                        <w:bottom w:val="none" w:sz="0" w:space="0" w:color="auto"/>
                        <w:right w:val="none" w:sz="0" w:space="0" w:color="auto"/>
                      </w:divBdr>
                    </w:div>
                  </w:divsChild>
                </w:div>
                <w:div w:id="609632187">
                  <w:marLeft w:val="0"/>
                  <w:marRight w:val="0"/>
                  <w:marTop w:val="0"/>
                  <w:marBottom w:val="0"/>
                  <w:divBdr>
                    <w:top w:val="none" w:sz="0" w:space="0" w:color="auto"/>
                    <w:left w:val="none" w:sz="0" w:space="0" w:color="auto"/>
                    <w:bottom w:val="none" w:sz="0" w:space="0" w:color="auto"/>
                    <w:right w:val="none" w:sz="0" w:space="0" w:color="auto"/>
                  </w:divBdr>
                  <w:divsChild>
                    <w:div w:id="1241016495">
                      <w:marLeft w:val="0"/>
                      <w:marRight w:val="0"/>
                      <w:marTop w:val="0"/>
                      <w:marBottom w:val="0"/>
                      <w:divBdr>
                        <w:top w:val="none" w:sz="0" w:space="0" w:color="auto"/>
                        <w:left w:val="none" w:sz="0" w:space="0" w:color="auto"/>
                        <w:bottom w:val="none" w:sz="0" w:space="0" w:color="auto"/>
                        <w:right w:val="none" w:sz="0" w:space="0" w:color="auto"/>
                      </w:divBdr>
                    </w:div>
                  </w:divsChild>
                </w:div>
                <w:div w:id="659046526">
                  <w:marLeft w:val="0"/>
                  <w:marRight w:val="0"/>
                  <w:marTop w:val="0"/>
                  <w:marBottom w:val="0"/>
                  <w:divBdr>
                    <w:top w:val="none" w:sz="0" w:space="0" w:color="auto"/>
                    <w:left w:val="none" w:sz="0" w:space="0" w:color="auto"/>
                    <w:bottom w:val="none" w:sz="0" w:space="0" w:color="auto"/>
                    <w:right w:val="none" w:sz="0" w:space="0" w:color="auto"/>
                  </w:divBdr>
                  <w:divsChild>
                    <w:div w:id="1299064672">
                      <w:marLeft w:val="0"/>
                      <w:marRight w:val="0"/>
                      <w:marTop w:val="0"/>
                      <w:marBottom w:val="0"/>
                      <w:divBdr>
                        <w:top w:val="none" w:sz="0" w:space="0" w:color="auto"/>
                        <w:left w:val="none" w:sz="0" w:space="0" w:color="auto"/>
                        <w:bottom w:val="none" w:sz="0" w:space="0" w:color="auto"/>
                        <w:right w:val="none" w:sz="0" w:space="0" w:color="auto"/>
                      </w:divBdr>
                    </w:div>
                  </w:divsChild>
                </w:div>
                <w:div w:id="668362415">
                  <w:marLeft w:val="0"/>
                  <w:marRight w:val="0"/>
                  <w:marTop w:val="0"/>
                  <w:marBottom w:val="0"/>
                  <w:divBdr>
                    <w:top w:val="none" w:sz="0" w:space="0" w:color="auto"/>
                    <w:left w:val="none" w:sz="0" w:space="0" w:color="auto"/>
                    <w:bottom w:val="none" w:sz="0" w:space="0" w:color="auto"/>
                    <w:right w:val="none" w:sz="0" w:space="0" w:color="auto"/>
                  </w:divBdr>
                  <w:divsChild>
                    <w:div w:id="473648264">
                      <w:marLeft w:val="0"/>
                      <w:marRight w:val="0"/>
                      <w:marTop w:val="0"/>
                      <w:marBottom w:val="0"/>
                      <w:divBdr>
                        <w:top w:val="none" w:sz="0" w:space="0" w:color="auto"/>
                        <w:left w:val="none" w:sz="0" w:space="0" w:color="auto"/>
                        <w:bottom w:val="none" w:sz="0" w:space="0" w:color="auto"/>
                        <w:right w:val="none" w:sz="0" w:space="0" w:color="auto"/>
                      </w:divBdr>
                    </w:div>
                  </w:divsChild>
                </w:div>
                <w:div w:id="700014990">
                  <w:marLeft w:val="0"/>
                  <w:marRight w:val="0"/>
                  <w:marTop w:val="0"/>
                  <w:marBottom w:val="0"/>
                  <w:divBdr>
                    <w:top w:val="none" w:sz="0" w:space="0" w:color="auto"/>
                    <w:left w:val="none" w:sz="0" w:space="0" w:color="auto"/>
                    <w:bottom w:val="none" w:sz="0" w:space="0" w:color="auto"/>
                    <w:right w:val="none" w:sz="0" w:space="0" w:color="auto"/>
                  </w:divBdr>
                  <w:divsChild>
                    <w:div w:id="280695056">
                      <w:marLeft w:val="0"/>
                      <w:marRight w:val="0"/>
                      <w:marTop w:val="0"/>
                      <w:marBottom w:val="0"/>
                      <w:divBdr>
                        <w:top w:val="none" w:sz="0" w:space="0" w:color="auto"/>
                        <w:left w:val="none" w:sz="0" w:space="0" w:color="auto"/>
                        <w:bottom w:val="none" w:sz="0" w:space="0" w:color="auto"/>
                        <w:right w:val="none" w:sz="0" w:space="0" w:color="auto"/>
                      </w:divBdr>
                    </w:div>
                  </w:divsChild>
                </w:div>
                <w:div w:id="704329794">
                  <w:marLeft w:val="0"/>
                  <w:marRight w:val="0"/>
                  <w:marTop w:val="0"/>
                  <w:marBottom w:val="0"/>
                  <w:divBdr>
                    <w:top w:val="none" w:sz="0" w:space="0" w:color="auto"/>
                    <w:left w:val="none" w:sz="0" w:space="0" w:color="auto"/>
                    <w:bottom w:val="none" w:sz="0" w:space="0" w:color="auto"/>
                    <w:right w:val="none" w:sz="0" w:space="0" w:color="auto"/>
                  </w:divBdr>
                  <w:divsChild>
                    <w:div w:id="1730685022">
                      <w:marLeft w:val="0"/>
                      <w:marRight w:val="0"/>
                      <w:marTop w:val="0"/>
                      <w:marBottom w:val="0"/>
                      <w:divBdr>
                        <w:top w:val="none" w:sz="0" w:space="0" w:color="auto"/>
                        <w:left w:val="none" w:sz="0" w:space="0" w:color="auto"/>
                        <w:bottom w:val="none" w:sz="0" w:space="0" w:color="auto"/>
                        <w:right w:val="none" w:sz="0" w:space="0" w:color="auto"/>
                      </w:divBdr>
                    </w:div>
                  </w:divsChild>
                </w:div>
                <w:div w:id="740564685">
                  <w:marLeft w:val="0"/>
                  <w:marRight w:val="0"/>
                  <w:marTop w:val="0"/>
                  <w:marBottom w:val="0"/>
                  <w:divBdr>
                    <w:top w:val="none" w:sz="0" w:space="0" w:color="auto"/>
                    <w:left w:val="none" w:sz="0" w:space="0" w:color="auto"/>
                    <w:bottom w:val="none" w:sz="0" w:space="0" w:color="auto"/>
                    <w:right w:val="none" w:sz="0" w:space="0" w:color="auto"/>
                  </w:divBdr>
                  <w:divsChild>
                    <w:div w:id="2095122617">
                      <w:marLeft w:val="0"/>
                      <w:marRight w:val="0"/>
                      <w:marTop w:val="0"/>
                      <w:marBottom w:val="0"/>
                      <w:divBdr>
                        <w:top w:val="none" w:sz="0" w:space="0" w:color="auto"/>
                        <w:left w:val="none" w:sz="0" w:space="0" w:color="auto"/>
                        <w:bottom w:val="none" w:sz="0" w:space="0" w:color="auto"/>
                        <w:right w:val="none" w:sz="0" w:space="0" w:color="auto"/>
                      </w:divBdr>
                    </w:div>
                  </w:divsChild>
                </w:div>
                <w:div w:id="750589337">
                  <w:marLeft w:val="0"/>
                  <w:marRight w:val="0"/>
                  <w:marTop w:val="0"/>
                  <w:marBottom w:val="0"/>
                  <w:divBdr>
                    <w:top w:val="none" w:sz="0" w:space="0" w:color="auto"/>
                    <w:left w:val="none" w:sz="0" w:space="0" w:color="auto"/>
                    <w:bottom w:val="none" w:sz="0" w:space="0" w:color="auto"/>
                    <w:right w:val="none" w:sz="0" w:space="0" w:color="auto"/>
                  </w:divBdr>
                  <w:divsChild>
                    <w:div w:id="382291711">
                      <w:marLeft w:val="0"/>
                      <w:marRight w:val="0"/>
                      <w:marTop w:val="0"/>
                      <w:marBottom w:val="0"/>
                      <w:divBdr>
                        <w:top w:val="none" w:sz="0" w:space="0" w:color="auto"/>
                        <w:left w:val="none" w:sz="0" w:space="0" w:color="auto"/>
                        <w:bottom w:val="none" w:sz="0" w:space="0" w:color="auto"/>
                        <w:right w:val="none" w:sz="0" w:space="0" w:color="auto"/>
                      </w:divBdr>
                    </w:div>
                  </w:divsChild>
                </w:div>
                <w:div w:id="794715779">
                  <w:marLeft w:val="0"/>
                  <w:marRight w:val="0"/>
                  <w:marTop w:val="0"/>
                  <w:marBottom w:val="0"/>
                  <w:divBdr>
                    <w:top w:val="none" w:sz="0" w:space="0" w:color="auto"/>
                    <w:left w:val="none" w:sz="0" w:space="0" w:color="auto"/>
                    <w:bottom w:val="none" w:sz="0" w:space="0" w:color="auto"/>
                    <w:right w:val="none" w:sz="0" w:space="0" w:color="auto"/>
                  </w:divBdr>
                  <w:divsChild>
                    <w:div w:id="1845973996">
                      <w:marLeft w:val="0"/>
                      <w:marRight w:val="0"/>
                      <w:marTop w:val="0"/>
                      <w:marBottom w:val="0"/>
                      <w:divBdr>
                        <w:top w:val="none" w:sz="0" w:space="0" w:color="auto"/>
                        <w:left w:val="none" w:sz="0" w:space="0" w:color="auto"/>
                        <w:bottom w:val="none" w:sz="0" w:space="0" w:color="auto"/>
                        <w:right w:val="none" w:sz="0" w:space="0" w:color="auto"/>
                      </w:divBdr>
                    </w:div>
                  </w:divsChild>
                </w:div>
                <w:div w:id="920454050">
                  <w:marLeft w:val="0"/>
                  <w:marRight w:val="0"/>
                  <w:marTop w:val="0"/>
                  <w:marBottom w:val="0"/>
                  <w:divBdr>
                    <w:top w:val="none" w:sz="0" w:space="0" w:color="auto"/>
                    <w:left w:val="none" w:sz="0" w:space="0" w:color="auto"/>
                    <w:bottom w:val="none" w:sz="0" w:space="0" w:color="auto"/>
                    <w:right w:val="none" w:sz="0" w:space="0" w:color="auto"/>
                  </w:divBdr>
                  <w:divsChild>
                    <w:div w:id="24646125">
                      <w:marLeft w:val="0"/>
                      <w:marRight w:val="0"/>
                      <w:marTop w:val="0"/>
                      <w:marBottom w:val="0"/>
                      <w:divBdr>
                        <w:top w:val="none" w:sz="0" w:space="0" w:color="auto"/>
                        <w:left w:val="none" w:sz="0" w:space="0" w:color="auto"/>
                        <w:bottom w:val="none" w:sz="0" w:space="0" w:color="auto"/>
                        <w:right w:val="none" w:sz="0" w:space="0" w:color="auto"/>
                      </w:divBdr>
                    </w:div>
                  </w:divsChild>
                </w:div>
                <w:div w:id="943462004">
                  <w:marLeft w:val="0"/>
                  <w:marRight w:val="0"/>
                  <w:marTop w:val="0"/>
                  <w:marBottom w:val="0"/>
                  <w:divBdr>
                    <w:top w:val="none" w:sz="0" w:space="0" w:color="auto"/>
                    <w:left w:val="none" w:sz="0" w:space="0" w:color="auto"/>
                    <w:bottom w:val="none" w:sz="0" w:space="0" w:color="auto"/>
                    <w:right w:val="none" w:sz="0" w:space="0" w:color="auto"/>
                  </w:divBdr>
                  <w:divsChild>
                    <w:div w:id="1800492196">
                      <w:marLeft w:val="0"/>
                      <w:marRight w:val="0"/>
                      <w:marTop w:val="0"/>
                      <w:marBottom w:val="0"/>
                      <w:divBdr>
                        <w:top w:val="none" w:sz="0" w:space="0" w:color="auto"/>
                        <w:left w:val="none" w:sz="0" w:space="0" w:color="auto"/>
                        <w:bottom w:val="none" w:sz="0" w:space="0" w:color="auto"/>
                        <w:right w:val="none" w:sz="0" w:space="0" w:color="auto"/>
                      </w:divBdr>
                    </w:div>
                  </w:divsChild>
                </w:div>
                <w:div w:id="960302112">
                  <w:marLeft w:val="0"/>
                  <w:marRight w:val="0"/>
                  <w:marTop w:val="0"/>
                  <w:marBottom w:val="0"/>
                  <w:divBdr>
                    <w:top w:val="none" w:sz="0" w:space="0" w:color="auto"/>
                    <w:left w:val="none" w:sz="0" w:space="0" w:color="auto"/>
                    <w:bottom w:val="none" w:sz="0" w:space="0" w:color="auto"/>
                    <w:right w:val="none" w:sz="0" w:space="0" w:color="auto"/>
                  </w:divBdr>
                  <w:divsChild>
                    <w:div w:id="1592011584">
                      <w:marLeft w:val="0"/>
                      <w:marRight w:val="0"/>
                      <w:marTop w:val="0"/>
                      <w:marBottom w:val="0"/>
                      <w:divBdr>
                        <w:top w:val="none" w:sz="0" w:space="0" w:color="auto"/>
                        <w:left w:val="none" w:sz="0" w:space="0" w:color="auto"/>
                        <w:bottom w:val="none" w:sz="0" w:space="0" w:color="auto"/>
                        <w:right w:val="none" w:sz="0" w:space="0" w:color="auto"/>
                      </w:divBdr>
                    </w:div>
                  </w:divsChild>
                </w:div>
                <w:div w:id="990871250">
                  <w:marLeft w:val="0"/>
                  <w:marRight w:val="0"/>
                  <w:marTop w:val="0"/>
                  <w:marBottom w:val="0"/>
                  <w:divBdr>
                    <w:top w:val="none" w:sz="0" w:space="0" w:color="auto"/>
                    <w:left w:val="none" w:sz="0" w:space="0" w:color="auto"/>
                    <w:bottom w:val="none" w:sz="0" w:space="0" w:color="auto"/>
                    <w:right w:val="none" w:sz="0" w:space="0" w:color="auto"/>
                  </w:divBdr>
                  <w:divsChild>
                    <w:div w:id="1732001578">
                      <w:marLeft w:val="0"/>
                      <w:marRight w:val="0"/>
                      <w:marTop w:val="0"/>
                      <w:marBottom w:val="0"/>
                      <w:divBdr>
                        <w:top w:val="none" w:sz="0" w:space="0" w:color="auto"/>
                        <w:left w:val="none" w:sz="0" w:space="0" w:color="auto"/>
                        <w:bottom w:val="none" w:sz="0" w:space="0" w:color="auto"/>
                        <w:right w:val="none" w:sz="0" w:space="0" w:color="auto"/>
                      </w:divBdr>
                    </w:div>
                  </w:divsChild>
                </w:div>
                <w:div w:id="1021013360">
                  <w:marLeft w:val="0"/>
                  <w:marRight w:val="0"/>
                  <w:marTop w:val="0"/>
                  <w:marBottom w:val="0"/>
                  <w:divBdr>
                    <w:top w:val="none" w:sz="0" w:space="0" w:color="auto"/>
                    <w:left w:val="none" w:sz="0" w:space="0" w:color="auto"/>
                    <w:bottom w:val="none" w:sz="0" w:space="0" w:color="auto"/>
                    <w:right w:val="none" w:sz="0" w:space="0" w:color="auto"/>
                  </w:divBdr>
                  <w:divsChild>
                    <w:div w:id="1270233040">
                      <w:marLeft w:val="0"/>
                      <w:marRight w:val="0"/>
                      <w:marTop w:val="0"/>
                      <w:marBottom w:val="0"/>
                      <w:divBdr>
                        <w:top w:val="none" w:sz="0" w:space="0" w:color="auto"/>
                        <w:left w:val="none" w:sz="0" w:space="0" w:color="auto"/>
                        <w:bottom w:val="none" w:sz="0" w:space="0" w:color="auto"/>
                        <w:right w:val="none" w:sz="0" w:space="0" w:color="auto"/>
                      </w:divBdr>
                    </w:div>
                  </w:divsChild>
                </w:div>
                <w:div w:id="1024595548">
                  <w:marLeft w:val="0"/>
                  <w:marRight w:val="0"/>
                  <w:marTop w:val="0"/>
                  <w:marBottom w:val="0"/>
                  <w:divBdr>
                    <w:top w:val="none" w:sz="0" w:space="0" w:color="auto"/>
                    <w:left w:val="none" w:sz="0" w:space="0" w:color="auto"/>
                    <w:bottom w:val="none" w:sz="0" w:space="0" w:color="auto"/>
                    <w:right w:val="none" w:sz="0" w:space="0" w:color="auto"/>
                  </w:divBdr>
                  <w:divsChild>
                    <w:div w:id="1253127670">
                      <w:marLeft w:val="0"/>
                      <w:marRight w:val="0"/>
                      <w:marTop w:val="0"/>
                      <w:marBottom w:val="0"/>
                      <w:divBdr>
                        <w:top w:val="none" w:sz="0" w:space="0" w:color="auto"/>
                        <w:left w:val="none" w:sz="0" w:space="0" w:color="auto"/>
                        <w:bottom w:val="none" w:sz="0" w:space="0" w:color="auto"/>
                        <w:right w:val="none" w:sz="0" w:space="0" w:color="auto"/>
                      </w:divBdr>
                    </w:div>
                  </w:divsChild>
                </w:div>
                <w:div w:id="1031803735">
                  <w:marLeft w:val="0"/>
                  <w:marRight w:val="0"/>
                  <w:marTop w:val="0"/>
                  <w:marBottom w:val="0"/>
                  <w:divBdr>
                    <w:top w:val="none" w:sz="0" w:space="0" w:color="auto"/>
                    <w:left w:val="none" w:sz="0" w:space="0" w:color="auto"/>
                    <w:bottom w:val="none" w:sz="0" w:space="0" w:color="auto"/>
                    <w:right w:val="none" w:sz="0" w:space="0" w:color="auto"/>
                  </w:divBdr>
                  <w:divsChild>
                    <w:div w:id="1335300776">
                      <w:marLeft w:val="0"/>
                      <w:marRight w:val="0"/>
                      <w:marTop w:val="0"/>
                      <w:marBottom w:val="0"/>
                      <w:divBdr>
                        <w:top w:val="none" w:sz="0" w:space="0" w:color="auto"/>
                        <w:left w:val="none" w:sz="0" w:space="0" w:color="auto"/>
                        <w:bottom w:val="none" w:sz="0" w:space="0" w:color="auto"/>
                        <w:right w:val="none" w:sz="0" w:space="0" w:color="auto"/>
                      </w:divBdr>
                    </w:div>
                  </w:divsChild>
                </w:div>
                <w:div w:id="1060322817">
                  <w:marLeft w:val="0"/>
                  <w:marRight w:val="0"/>
                  <w:marTop w:val="0"/>
                  <w:marBottom w:val="0"/>
                  <w:divBdr>
                    <w:top w:val="none" w:sz="0" w:space="0" w:color="auto"/>
                    <w:left w:val="none" w:sz="0" w:space="0" w:color="auto"/>
                    <w:bottom w:val="none" w:sz="0" w:space="0" w:color="auto"/>
                    <w:right w:val="none" w:sz="0" w:space="0" w:color="auto"/>
                  </w:divBdr>
                  <w:divsChild>
                    <w:div w:id="1146321039">
                      <w:marLeft w:val="0"/>
                      <w:marRight w:val="0"/>
                      <w:marTop w:val="0"/>
                      <w:marBottom w:val="0"/>
                      <w:divBdr>
                        <w:top w:val="none" w:sz="0" w:space="0" w:color="auto"/>
                        <w:left w:val="none" w:sz="0" w:space="0" w:color="auto"/>
                        <w:bottom w:val="none" w:sz="0" w:space="0" w:color="auto"/>
                        <w:right w:val="none" w:sz="0" w:space="0" w:color="auto"/>
                      </w:divBdr>
                    </w:div>
                  </w:divsChild>
                </w:div>
                <w:div w:id="1070541693">
                  <w:marLeft w:val="0"/>
                  <w:marRight w:val="0"/>
                  <w:marTop w:val="0"/>
                  <w:marBottom w:val="0"/>
                  <w:divBdr>
                    <w:top w:val="none" w:sz="0" w:space="0" w:color="auto"/>
                    <w:left w:val="none" w:sz="0" w:space="0" w:color="auto"/>
                    <w:bottom w:val="none" w:sz="0" w:space="0" w:color="auto"/>
                    <w:right w:val="none" w:sz="0" w:space="0" w:color="auto"/>
                  </w:divBdr>
                  <w:divsChild>
                    <w:div w:id="834691671">
                      <w:marLeft w:val="0"/>
                      <w:marRight w:val="0"/>
                      <w:marTop w:val="0"/>
                      <w:marBottom w:val="0"/>
                      <w:divBdr>
                        <w:top w:val="none" w:sz="0" w:space="0" w:color="auto"/>
                        <w:left w:val="none" w:sz="0" w:space="0" w:color="auto"/>
                        <w:bottom w:val="none" w:sz="0" w:space="0" w:color="auto"/>
                        <w:right w:val="none" w:sz="0" w:space="0" w:color="auto"/>
                      </w:divBdr>
                    </w:div>
                  </w:divsChild>
                </w:div>
                <w:div w:id="1153840478">
                  <w:marLeft w:val="0"/>
                  <w:marRight w:val="0"/>
                  <w:marTop w:val="0"/>
                  <w:marBottom w:val="0"/>
                  <w:divBdr>
                    <w:top w:val="none" w:sz="0" w:space="0" w:color="auto"/>
                    <w:left w:val="none" w:sz="0" w:space="0" w:color="auto"/>
                    <w:bottom w:val="none" w:sz="0" w:space="0" w:color="auto"/>
                    <w:right w:val="none" w:sz="0" w:space="0" w:color="auto"/>
                  </w:divBdr>
                  <w:divsChild>
                    <w:div w:id="1637681271">
                      <w:marLeft w:val="0"/>
                      <w:marRight w:val="0"/>
                      <w:marTop w:val="0"/>
                      <w:marBottom w:val="0"/>
                      <w:divBdr>
                        <w:top w:val="none" w:sz="0" w:space="0" w:color="auto"/>
                        <w:left w:val="none" w:sz="0" w:space="0" w:color="auto"/>
                        <w:bottom w:val="none" w:sz="0" w:space="0" w:color="auto"/>
                        <w:right w:val="none" w:sz="0" w:space="0" w:color="auto"/>
                      </w:divBdr>
                    </w:div>
                  </w:divsChild>
                </w:div>
                <w:div w:id="1203130509">
                  <w:marLeft w:val="0"/>
                  <w:marRight w:val="0"/>
                  <w:marTop w:val="0"/>
                  <w:marBottom w:val="0"/>
                  <w:divBdr>
                    <w:top w:val="none" w:sz="0" w:space="0" w:color="auto"/>
                    <w:left w:val="none" w:sz="0" w:space="0" w:color="auto"/>
                    <w:bottom w:val="none" w:sz="0" w:space="0" w:color="auto"/>
                    <w:right w:val="none" w:sz="0" w:space="0" w:color="auto"/>
                  </w:divBdr>
                  <w:divsChild>
                    <w:div w:id="1316108294">
                      <w:marLeft w:val="0"/>
                      <w:marRight w:val="0"/>
                      <w:marTop w:val="0"/>
                      <w:marBottom w:val="0"/>
                      <w:divBdr>
                        <w:top w:val="none" w:sz="0" w:space="0" w:color="auto"/>
                        <w:left w:val="none" w:sz="0" w:space="0" w:color="auto"/>
                        <w:bottom w:val="none" w:sz="0" w:space="0" w:color="auto"/>
                        <w:right w:val="none" w:sz="0" w:space="0" w:color="auto"/>
                      </w:divBdr>
                    </w:div>
                  </w:divsChild>
                </w:div>
                <w:div w:id="1245921290">
                  <w:marLeft w:val="0"/>
                  <w:marRight w:val="0"/>
                  <w:marTop w:val="0"/>
                  <w:marBottom w:val="0"/>
                  <w:divBdr>
                    <w:top w:val="none" w:sz="0" w:space="0" w:color="auto"/>
                    <w:left w:val="none" w:sz="0" w:space="0" w:color="auto"/>
                    <w:bottom w:val="none" w:sz="0" w:space="0" w:color="auto"/>
                    <w:right w:val="none" w:sz="0" w:space="0" w:color="auto"/>
                  </w:divBdr>
                  <w:divsChild>
                    <w:div w:id="719137560">
                      <w:marLeft w:val="0"/>
                      <w:marRight w:val="0"/>
                      <w:marTop w:val="0"/>
                      <w:marBottom w:val="0"/>
                      <w:divBdr>
                        <w:top w:val="none" w:sz="0" w:space="0" w:color="auto"/>
                        <w:left w:val="none" w:sz="0" w:space="0" w:color="auto"/>
                        <w:bottom w:val="none" w:sz="0" w:space="0" w:color="auto"/>
                        <w:right w:val="none" w:sz="0" w:space="0" w:color="auto"/>
                      </w:divBdr>
                    </w:div>
                  </w:divsChild>
                </w:div>
                <w:div w:id="1260676805">
                  <w:marLeft w:val="0"/>
                  <w:marRight w:val="0"/>
                  <w:marTop w:val="0"/>
                  <w:marBottom w:val="0"/>
                  <w:divBdr>
                    <w:top w:val="none" w:sz="0" w:space="0" w:color="auto"/>
                    <w:left w:val="none" w:sz="0" w:space="0" w:color="auto"/>
                    <w:bottom w:val="none" w:sz="0" w:space="0" w:color="auto"/>
                    <w:right w:val="none" w:sz="0" w:space="0" w:color="auto"/>
                  </w:divBdr>
                  <w:divsChild>
                    <w:div w:id="978538277">
                      <w:marLeft w:val="0"/>
                      <w:marRight w:val="0"/>
                      <w:marTop w:val="0"/>
                      <w:marBottom w:val="0"/>
                      <w:divBdr>
                        <w:top w:val="none" w:sz="0" w:space="0" w:color="auto"/>
                        <w:left w:val="none" w:sz="0" w:space="0" w:color="auto"/>
                        <w:bottom w:val="none" w:sz="0" w:space="0" w:color="auto"/>
                        <w:right w:val="none" w:sz="0" w:space="0" w:color="auto"/>
                      </w:divBdr>
                    </w:div>
                  </w:divsChild>
                </w:div>
                <w:div w:id="1265306146">
                  <w:marLeft w:val="0"/>
                  <w:marRight w:val="0"/>
                  <w:marTop w:val="0"/>
                  <w:marBottom w:val="0"/>
                  <w:divBdr>
                    <w:top w:val="none" w:sz="0" w:space="0" w:color="auto"/>
                    <w:left w:val="none" w:sz="0" w:space="0" w:color="auto"/>
                    <w:bottom w:val="none" w:sz="0" w:space="0" w:color="auto"/>
                    <w:right w:val="none" w:sz="0" w:space="0" w:color="auto"/>
                  </w:divBdr>
                  <w:divsChild>
                    <w:div w:id="708842079">
                      <w:marLeft w:val="0"/>
                      <w:marRight w:val="0"/>
                      <w:marTop w:val="0"/>
                      <w:marBottom w:val="0"/>
                      <w:divBdr>
                        <w:top w:val="none" w:sz="0" w:space="0" w:color="auto"/>
                        <w:left w:val="none" w:sz="0" w:space="0" w:color="auto"/>
                        <w:bottom w:val="none" w:sz="0" w:space="0" w:color="auto"/>
                        <w:right w:val="none" w:sz="0" w:space="0" w:color="auto"/>
                      </w:divBdr>
                    </w:div>
                  </w:divsChild>
                </w:div>
                <w:div w:id="1296566031">
                  <w:marLeft w:val="0"/>
                  <w:marRight w:val="0"/>
                  <w:marTop w:val="0"/>
                  <w:marBottom w:val="0"/>
                  <w:divBdr>
                    <w:top w:val="none" w:sz="0" w:space="0" w:color="auto"/>
                    <w:left w:val="none" w:sz="0" w:space="0" w:color="auto"/>
                    <w:bottom w:val="none" w:sz="0" w:space="0" w:color="auto"/>
                    <w:right w:val="none" w:sz="0" w:space="0" w:color="auto"/>
                  </w:divBdr>
                  <w:divsChild>
                    <w:div w:id="1541556298">
                      <w:marLeft w:val="0"/>
                      <w:marRight w:val="0"/>
                      <w:marTop w:val="0"/>
                      <w:marBottom w:val="0"/>
                      <w:divBdr>
                        <w:top w:val="none" w:sz="0" w:space="0" w:color="auto"/>
                        <w:left w:val="none" w:sz="0" w:space="0" w:color="auto"/>
                        <w:bottom w:val="none" w:sz="0" w:space="0" w:color="auto"/>
                        <w:right w:val="none" w:sz="0" w:space="0" w:color="auto"/>
                      </w:divBdr>
                    </w:div>
                  </w:divsChild>
                </w:div>
                <w:div w:id="1305350606">
                  <w:marLeft w:val="0"/>
                  <w:marRight w:val="0"/>
                  <w:marTop w:val="0"/>
                  <w:marBottom w:val="0"/>
                  <w:divBdr>
                    <w:top w:val="none" w:sz="0" w:space="0" w:color="auto"/>
                    <w:left w:val="none" w:sz="0" w:space="0" w:color="auto"/>
                    <w:bottom w:val="none" w:sz="0" w:space="0" w:color="auto"/>
                    <w:right w:val="none" w:sz="0" w:space="0" w:color="auto"/>
                  </w:divBdr>
                  <w:divsChild>
                    <w:div w:id="1895922905">
                      <w:marLeft w:val="0"/>
                      <w:marRight w:val="0"/>
                      <w:marTop w:val="0"/>
                      <w:marBottom w:val="0"/>
                      <w:divBdr>
                        <w:top w:val="none" w:sz="0" w:space="0" w:color="auto"/>
                        <w:left w:val="none" w:sz="0" w:space="0" w:color="auto"/>
                        <w:bottom w:val="none" w:sz="0" w:space="0" w:color="auto"/>
                        <w:right w:val="none" w:sz="0" w:space="0" w:color="auto"/>
                      </w:divBdr>
                    </w:div>
                  </w:divsChild>
                </w:div>
                <w:div w:id="1327977357">
                  <w:marLeft w:val="0"/>
                  <w:marRight w:val="0"/>
                  <w:marTop w:val="0"/>
                  <w:marBottom w:val="0"/>
                  <w:divBdr>
                    <w:top w:val="none" w:sz="0" w:space="0" w:color="auto"/>
                    <w:left w:val="none" w:sz="0" w:space="0" w:color="auto"/>
                    <w:bottom w:val="none" w:sz="0" w:space="0" w:color="auto"/>
                    <w:right w:val="none" w:sz="0" w:space="0" w:color="auto"/>
                  </w:divBdr>
                  <w:divsChild>
                    <w:div w:id="1743209856">
                      <w:marLeft w:val="0"/>
                      <w:marRight w:val="0"/>
                      <w:marTop w:val="0"/>
                      <w:marBottom w:val="0"/>
                      <w:divBdr>
                        <w:top w:val="none" w:sz="0" w:space="0" w:color="auto"/>
                        <w:left w:val="none" w:sz="0" w:space="0" w:color="auto"/>
                        <w:bottom w:val="none" w:sz="0" w:space="0" w:color="auto"/>
                        <w:right w:val="none" w:sz="0" w:space="0" w:color="auto"/>
                      </w:divBdr>
                    </w:div>
                  </w:divsChild>
                </w:div>
                <w:div w:id="1335105434">
                  <w:marLeft w:val="0"/>
                  <w:marRight w:val="0"/>
                  <w:marTop w:val="0"/>
                  <w:marBottom w:val="0"/>
                  <w:divBdr>
                    <w:top w:val="none" w:sz="0" w:space="0" w:color="auto"/>
                    <w:left w:val="none" w:sz="0" w:space="0" w:color="auto"/>
                    <w:bottom w:val="none" w:sz="0" w:space="0" w:color="auto"/>
                    <w:right w:val="none" w:sz="0" w:space="0" w:color="auto"/>
                  </w:divBdr>
                  <w:divsChild>
                    <w:div w:id="911082131">
                      <w:marLeft w:val="0"/>
                      <w:marRight w:val="0"/>
                      <w:marTop w:val="0"/>
                      <w:marBottom w:val="0"/>
                      <w:divBdr>
                        <w:top w:val="none" w:sz="0" w:space="0" w:color="auto"/>
                        <w:left w:val="none" w:sz="0" w:space="0" w:color="auto"/>
                        <w:bottom w:val="none" w:sz="0" w:space="0" w:color="auto"/>
                        <w:right w:val="none" w:sz="0" w:space="0" w:color="auto"/>
                      </w:divBdr>
                    </w:div>
                  </w:divsChild>
                </w:div>
                <w:div w:id="1417676299">
                  <w:marLeft w:val="0"/>
                  <w:marRight w:val="0"/>
                  <w:marTop w:val="0"/>
                  <w:marBottom w:val="0"/>
                  <w:divBdr>
                    <w:top w:val="none" w:sz="0" w:space="0" w:color="auto"/>
                    <w:left w:val="none" w:sz="0" w:space="0" w:color="auto"/>
                    <w:bottom w:val="none" w:sz="0" w:space="0" w:color="auto"/>
                    <w:right w:val="none" w:sz="0" w:space="0" w:color="auto"/>
                  </w:divBdr>
                  <w:divsChild>
                    <w:div w:id="1728524921">
                      <w:marLeft w:val="0"/>
                      <w:marRight w:val="0"/>
                      <w:marTop w:val="0"/>
                      <w:marBottom w:val="0"/>
                      <w:divBdr>
                        <w:top w:val="none" w:sz="0" w:space="0" w:color="auto"/>
                        <w:left w:val="none" w:sz="0" w:space="0" w:color="auto"/>
                        <w:bottom w:val="none" w:sz="0" w:space="0" w:color="auto"/>
                        <w:right w:val="none" w:sz="0" w:space="0" w:color="auto"/>
                      </w:divBdr>
                    </w:div>
                  </w:divsChild>
                </w:div>
                <w:div w:id="1528248477">
                  <w:marLeft w:val="0"/>
                  <w:marRight w:val="0"/>
                  <w:marTop w:val="0"/>
                  <w:marBottom w:val="0"/>
                  <w:divBdr>
                    <w:top w:val="none" w:sz="0" w:space="0" w:color="auto"/>
                    <w:left w:val="none" w:sz="0" w:space="0" w:color="auto"/>
                    <w:bottom w:val="none" w:sz="0" w:space="0" w:color="auto"/>
                    <w:right w:val="none" w:sz="0" w:space="0" w:color="auto"/>
                  </w:divBdr>
                  <w:divsChild>
                    <w:div w:id="123935188">
                      <w:marLeft w:val="0"/>
                      <w:marRight w:val="0"/>
                      <w:marTop w:val="0"/>
                      <w:marBottom w:val="0"/>
                      <w:divBdr>
                        <w:top w:val="none" w:sz="0" w:space="0" w:color="auto"/>
                        <w:left w:val="none" w:sz="0" w:space="0" w:color="auto"/>
                        <w:bottom w:val="none" w:sz="0" w:space="0" w:color="auto"/>
                        <w:right w:val="none" w:sz="0" w:space="0" w:color="auto"/>
                      </w:divBdr>
                    </w:div>
                  </w:divsChild>
                </w:div>
                <w:div w:id="1533179764">
                  <w:marLeft w:val="0"/>
                  <w:marRight w:val="0"/>
                  <w:marTop w:val="0"/>
                  <w:marBottom w:val="0"/>
                  <w:divBdr>
                    <w:top w:val="none" w:sz="0" w:space="0" w:color="auto"/>
                    <w:left w:val="none" w:sz="0" w:space="0" w:color="auto"/>
                    <w:bottom w:val="none" w:sz="0" w:space="0" w:color="auto"/>
                    <w:right w:val="none" w:sz="0" w:space="0" w:color="auto"/>
                  </w:divBdr>
                  <w:divsChild>
                    <w:div w:id="1783265301">
                      <w:marLeft w:val="0"/>
                      <w:marRight w:val="0"/>
                      <w:marTop w:val="0"/>
                      <w:marBottom w:val="0"/>
                      <w:divBdr>
                        <w:top w:val="none" w:sz="0" w:space="0" w:color="auto"/>
                        <w:left w:val="none" w:sz="0" w:space="0" w:color="auto"/>
                        <w:bottom w:val="none" w:sz="0" w:space="0" w:color="auto"/>
                        <w:right w:val="none" w:sz="0" w:space="0" w:color="auto"/>
                      </w:divBdr>
                    </w:div>
                  </w:divsChild>
                </w:div>
                <w:div w:id="1587030242">
                  <w:marLeft w:val="0"/>
                  <w:marRight w:val="0"/>
                  <w:marTop w:val="0"/>
                  <w:marBottom w:val="0"/>
                  <w:divBdr>
                    <w:top w:val="none" w:sz="0" w:space="0" w:color="auto"/>
                    <w:left w:val="none" w:sz="0" w:space="0" w:color="auto"/>
                    <w:bottom w:val="none" w:sz="0" w:space="0" w:color="auto"/>
                    <w:right w:val="none" w:sz="0" w:space="0" w:color="auto"/>
                  </w:divBdr>
                  <w:divsChild>
                    <w:div w:id="1603222918">
                      <w:marLeft w:val="0"/>
                      <w:marRight w:val="0"/>
                      <w:marTop w:val="0"/>
                      <w:marBottom w:val="0"/>
                      <w:divBdr>
                        <w:top w:val="none" w:sz="0" w:space="0" w:color="auto"/>
                        <w:left w:val="none" w:sz="0" w:space="0" w:color="auto"/>
                        <w:bottom w:val="none" w:sz="0" w:space="0" w:color="auto"/>
                        <w:right w:val="none" w:sz="0" w:space="0" w:color="auto"/>
                      </w:divBdr>
                    </w:div>
                  </w:divsChild>
                </w:div>
                <w:div w:id="1627665374">
                  <w:marLeft w:val="0"/>
                  <w:marRight w:val="0"/>
                  <w:marTop w:val="0"/>
                  <w:marBottom w:val="0"/>
                  <w:divBdr>
                    <w:top w:val="none" w:sz="0" w:space="0" w:color="auto"/>
                    <w:left w:val="none" w:sz="0" w:space="0" w:color="auto"/>
                    <w:bottom w:val="none" w:sz="0" w:space="0" w:color="auto"/>
                    <w:right w:val="none" w:sz="0" w:space="0" w:color="auto"/>
                  </w:divBdr>
                  <w:divsChild>
                    <w:div w:id="1299723460">
                      <w:marLeft w:val="0"/>
                      <w:marRight w:val="0"/>
                      <w:marTop w:val="0"/>
                      <w:marBottom w:val="0"/>
                      <w:divBdr>
                        <w:top w:val="none" w:sz="0" w:space="0" w:color="auto"/>
                        <w:left w:val="none" w:sz="0" w:space="0" w:color="auto"/>
                        <w:bottom w:val="none" w:sz="0" w:space="0" w:color="auto"/>
                        <w:right w:val="none" w:sz="0" w:space="0" w:color="auto"/>
                      </w:divBdr>
                    </w:div>
                  </w:divsChild>
                </w:div>
                <w:div w:id="1715077289">
                  <w:marLeft w:val="0"/>
                  <w:marRight w:val="0"/>
                  <w:marTop w:val="0"/>
                  <w:marBottom w:val="0"/>
                  <w:divBdr>
                    <w:top w:val="none" w:sz="0" w:space="0" w:color="auto"/>
                    <w:left w:val="none" w:sz="0" w:space="0" w:color="auto"/>
                    <w:bottom w:val="none" w:sz="0" w:space="0" w:color="auto"/>
                    <w:right w:val="none" w:sz="0" w:space="0" w:color="auto"/>
                  </w:divBdr>
                  <w:divsChild>
                    <w:div w:id="2085486614">
                      <w:marLeft w:val="0"/>
                      <w:marRight w:val="0"/>
                      <w:marTop w:val="0"/>
                      <w:marBottom w:val="0"/>
                      <w:divBdr>
                        <w:top w:val="none" w:sz="0" w:space="0" w:color="auto"/>
                        <w:left w:val="none" w:sz="0" w:space="0" w:color="auto"/>
                        <w:bottom w:val="none" w:sz="0" w:space="0" w:color="auto"/>
                        <w:right w:val="none" w:sz="0" w:space="0" w:color="auto"/>
                      </w:divBdr>
                    </w:div>
                  </w:divsChild>
                </w:div>
                <w:div w:id="1733503469">
                  <w:marLeft w:val="0"/>
                  <w:marRight w:val="0"/>
                  <w:marTop w:val="0"/>
                  <w:marBottom w:val="0"/>
                  <w:divBdr>
                    <w:top w:val="none" w:sz="0" w:space="0" w:color="auto"/>
                    <w:left w:val="none" w:sz="0" w:space="0" w:color="auto"/>
                    <w:bottom w:val="none" w:sz="0" w:space="0" w:color="auto"/>
                    <w:right w:val="none" w:sz="0" w:space="0" w:color="auto"/>
                  </w:divBdr>
                  <w:divsChild>
                    <w:div w:id="920024085">
                      <w:marLeft w:val="0"/>
                      <w:marRight w:val="0"/>
                      <w:marTop w:val="0"/>
                      <w:marBottom w:val="0"/>
                      <w:divBdr>
                        <w:top w:val="none" w:sz="0" w:space="0" w:color="auto"/>
                        <w:left w:val="none" w:sz="0" w:space="0" w:color="auto"/>
                        <w:bottom w:val="none" w:sz="0" w:space="0" w:color="auto"/>
                        <w:right w:val="none" w:sz="0" w:space="0" w:color="auto"/>
                      </w:divBdr>
                    </w:div>
                  </w:divsChild>
                </w:div>
                <w:div w:id="1883010881">
                  <w:marLeft w:val="0"/>
                  <w:marRight w:val="0"/>
                  <w:marTop w:val="0"/>
                  <w:marBottom w:val="0"/>
                  <w:divBdr>
                    <w:top w:val="none" w:sz="0" w:space="0" w:color="auto"/>
                    <w:left w:val="none" w:sz="0" w:space="0" w:color="auto"/>
                    <w:bottom w:val="none" w:sz="0" w:space="0" w:color="auto"/>
                    <w:right w:val="none" w:sz="0" w:space="0" w:color="auto"/>
                  </w:divBdr>
                  <w:divsChild>
                    <w:div w:id="2016836379">
                      <w:marLeft w:val="0"/>
                      <w:marRight w:val="0"/>
                      <w:marTop w:val="0"/>
                      <w:marBottom w:val="0"/>
                      <w:divBdr>
                        <w:top w:val="none" w:sz="0" w:space="0" w:color="auto"/>
                        <w:left w:val="none" w:sz="0" w:space="0" w:color="auto"/>
                        <w:bottom w:val="none" w:sz="0" w:space="0" w:color="auto"/>
                        <w:right w:val="none" w:sz="0" w:space="0" w:color="auto"/>
                      </w:divBdr>
                    </w:div>
                  </w:divsChild>
                </w:div>
                <w:div w:id="1899589107">
                  <w:marLeft w:val="0"/>
                  <w:marRight w:val="0"/>
                  <w:marTop w:val="0"/>
                  <w:marBottom w:val="0"/>
                  <w:divBdr>
                    <w:top w:val="none" w:sz="0" w:space="0" w:color="auto"/>
                    <w:left w:val="none" w:sz="0" w:space="0" w:color="auto"/>
                    <w:bottom w:val="none" w:sz="0" w:space="0" w:color="auto"/>
                    <w:right w:val="none" w:sz="0" w:space="0" w:color="auto"/>
                  </w:divBdr>
                  <w:divsChild>
                    <w:div w:id="930508744">
                      <w:marLeft w:val="0"/>
                      <w:marRight w:val="0"/>
                      <w:marTop w:val="0"/>
                      <w:marBottom w:val="0"/>
                      <w:divBdr>
                        <w:top w:val="none" w:sz="0" w:space="0" w:color="auto"/>
                        <w:left w:val="none" w:sz="0" w:space="0" w:color="auto"/>
                        <w:bottom w:val="none" w:sz="0" w:space="0" w:color="auto"/>
                        <w:right w:val="none" w:sz="0" w:space="0" w:color="auto"/>
                      </w:divBdr>
                    </w:div>
                  </w:divsChild>
                </w:div>
                <w:div w:id="1918782456">
                  <w:marLeft w:val="0"/>
                  <w:marRight w:val="0"/>
                  <w:marTop w:val="0"/>
                  <w:marBottom w:val="0"/>
                  <w:divBdr>
                    <w:top w:val="none" w:sz="0" w:space="0" w:color="auto"/>
                    <w:left w:val="none" w:sz="0" w:space="0" w:color="auto"/>
                    <w:bottom w:val="none" w:sz="0" w:space="0" w:color="auto"/>
                    <w:right w:val="none" w:sz="0" w:space="0" w:color="auto"/>
                  </w:divBdr>
                  <w:divsChild>
                    <w:div w:id="1026564181">
                      <w:marLeft w:val="0"/>
                      <w:marRight w:val="0"/>
                      <w:marTop w:val="0"/>
                      <w:marBottom w:val="0"/>
                      <w:divBdr>
                        <w:top w:val="none" w:sz="0" w:space="0" w:color="auto"/>
                        <w:left w:val="none" w:sz="0" w:space="0" w:color="auto"/>
                        <w:bottom w:val="none" w:sz="0" w:space="0" w:color="auto"/>
                        <w:right w:val="none" w:sz="0" w:space="0" w:color="auto"/>
                      </w:divBdr>
                    </w:div>
                  </w:divsChild>
                </w:div>
                <w:div w:id="1922329129">
                  <w:marLeft w:val="0"/>
                  <w:marRight w:val="0"/>
                  <w:marTop w:val="0"/>
                  <w:marBottom w:val="0"/>
                  <w:divBdr>
                    <w:top w:val="none" w:sz="0" w:space="0" w:color="auto"/>
                    <w:left w:val="none" w:sz="0" w:space="0" w:color="auto"/>
                    <w:bottom w:val="none" w:sz="0" w:space="0" w:color="auto"/>
                    <w:right w:val="none" w:sz="0" w:space="0" w:color="auto"/>
                  </w:divBdr>
                  <w:divsChild>
                    <w:div w:id="2145614339">
                      <w:marLeft w:val="0"/>
                      <w:marRight w:val="0"/>
                      <w:marTop w:val="0"/>
                      <w:marBottom w:val="0"/>
                      <w:divBdr>
                        <w:top w:val="none" w:sz="0" w:space="0" w:color="auto"/>
                        <w:left w:val="none" w:sz="0" w:space="0" w:color="auto"/>
                        <w:bottom w:val="none" w:sz="0" w:space="0" w:color="auto"/>
                        <w:right w:val="none" w:sz="0" w:space="0" w:color="auto"/>
                      </w:divBdr>
                    </w:div>
                  </w:divsChild>
                </w:div>
                <w:div w:id="1924102763">
                  <w:marLeft w:val="0"/>
                  <w:marRight w:val="0"/>
                  <w:marTop w:val="0"/>
                  <w:marBottom w:val="0"/>
                  <w:divBdr>
                    <w:top w:val="none" w:sz="0" w:space="0" w:color="auto"/>
                    <w:left w:val="none" w:sz="0" w:space="0" w:color="auto"/>
                    <w:bottom w:val="none" w:sz="0" w:space="0" w:color="auto"/>
                    <w:right w:val="none" w:sz="0" w:space="0" w:color="auto"/>
                  </w:divBdr>
                  <w:divsChild>
                    <w:div w:id="443691131">
                      <w:marLeft w:val="0"/>
                      <w:marRight w:val="0"/>
                      <w:marTop w:val="0"/>
                      <w:marBottom w:val="0"/>
                      <w:divBdr>
                        <w:top w:val="none" w:sz="0" w:space="0" w:color="auto"/>
                        <w:left w:val="none" w:sz="0" w:space="0" w:color="auto"/>
                        <w:bottom w:val="none" w:sz="0" w:space="0" w:color="auto"/>
                        <w:right w:val="none" w:sz="0" w:space="0" w:color="auto"/>
                      </w:divBdr>
                    </w:div>
                  </w:divsChild>
                </w:div>
                <w:div w:id="1926256676">
                  <w:marLeft w:val="0"/>
                  <w:marRight w:val="0"/>
                  <w:marTop w:val="0"/>
                  <w:marBottom w:val="0"/>
                  <w:divBdr>
                    <w:top w:val="none" w:sz="0" w:space="0" w:color="auto"/>
                    <w:left w:val="none" w:sz="0" w:space="0" w:color="auto"/>
                    <w:bottom w:val="none" w:sz="0" w:space="0" w:color="auto"/>
                    <w:right w:val="none" w:sz="0" w:space="0" w:color="auto"/>
                  </w:divBdr>
                  <w:divsChild>
                    <w:div w:id="1782842351">
                      <w:marLeft w:val="0"/>
                      <w:marRight w:val="0"/>
                      <w:marTop w:val="0"/>
                      <w:marBottom w:val="0"/>
                      <w:divBdr>
                        <w:top w:val="none" w:sz="0" w:space="0" w:color="auto"/>
                        <w:left w:val="none" w:sz="0" w:space="0" w:color="auto"/>
                        <w:bottom w:val="none" w:sz="0" w:space="0" w:color="auto"/>
                        <w:right w:val="none" w:sz="0" w:space="0" w:color="auto"/>
                      </w:divBdr>
                    </w:div>
                  </w:divsChild>
                </w:div>
                <w:div w:id="1966889510">
                  <w:marLeft w:val="0"/>
                  <w:marRight w:val="0"/>
                  <w:marTop w:val="0"/>
                  <w:marBottom w:val="0"/>
                  <w:divBdr>
                    <w:top w:val="none" w:sz="0" w:space="0" w:color="auto"/>
                    <w:left w:val="none" w:sz="0" w:space="0" w:color="auto"/>
                    <w:bottom w:val="none" w:sz="0" w:space="0" w:color="auto"/>
                    <w:right w:val="none" w:sz="0" w:space="0" w:color="auto"/>
                  </w:divBdr>
                  <w:divsChild>
                    <w:div w:id="132910364">
                      <w:marLeft w:val="0"/>
                      <w:marRight w:val="0"/>
                      <w:marTop w:val="0"/>
                      <w:marBottom w:val="0"/>
                      <w:divBdr>
                        <w:top w:val="none" w:sz="0" w:space="0" w:color="auto"/>
                        <w:left w:val="none" w:sz="0" w:space="0" w:color="auto"/>
                        <w:bottom w:val="none" w:sz="0" w:space="0" w:color="auto"/>
                        <w:right w:val="none" w:sz="0" w:space="0" w:color="auto"/>
                      </w:divBdr>
                    </w:div>
                  </w:divsChild>
                </w:div>
                <w:div w:id="1968927506">
                  <w:marLeft w:val="0"/>
                  <w:marRight w:val="0"/>
                  <w:marTop w:val="0"/>
                  <w:marBottom w:val="0"/>
                  <w:divBdr>
                    <w:top w:val="none" w:sz="0" w:space="0" w:color="auto"/>
                    <w:left w:val="none" w:sz="0" w:space="0" w:color="auto"/>
                    <w:bottom w:val="none" w:sz="0" w:space="0" w:color="auto"/>
                    <w:right w:val="none" w:sz="0" w:space="0" w:color="auto"/>
                  </w:divBdr>
                  <w:divsChild>
                    <w:div w:id="1045448855">
                      <w:marLeft w:val="0"/>
                      <w:marRight w:val="0"/>
                      <w:marTop w:val="0"/>
                      <w:marBottom w:val="0"/>
                      <w:divBdr>
                        <w:top w:val="none" w:sz="0" w:space="0" w:color="auto"/>
                        <w:left w:val="none" w:sz="0" w:space="0" w:color="auto"/>
                        <w:bottom w:val="none" w:sz="0" w:space="0" w:color="auto"/>
                        <w:right w:val="none" w:sz="0" w:space="0" w:color="auto"/>
                      </w:divBdr>
                    </w:div>
                  </w:divsChild>
                </w:div>
                <w:div w:id="1994524659">
                  <w:marLeft w:val="0"/>
                  <w:marRight w:val="0"/>
                  <w:marTop w:val="0"/>
                  <w:marBottom w:val="0"/>
                  <w:divBdr>
                    <w:top w:val="none" w:sz="0" w:space="0" w:color="auto"/>
                    <w:left w:val="none" w:sz="0" w:space="0" w:color="auto"/>
                    <w:bottom w:val="none" w:sz="0" w:space="0" w:color="auto"/>
                    <w:right w:val="none" w:sz="0" w:space="0" w:color="auto"/>
                  </w:divBdr>
                  <w:divsChild>
                    <w:div w:id="1282303697">
                      <w:marLeft w:val="0"/>
                      <w:marRight w:val="0"/>
                      <w:marTop w:val="0"/>
                      <w:marBottom w:val="0"/>
                      <w:divBdr>
                        <w:top w:val="none" w:sz="0" w:space="0" w:color="auto"/>
                        <w:left w:val="none" w:sz="0" w:space="0" w:color="auto"/>
                        <w:bottom w:val="none" w:sz="0" w:space="0" w:color="auto"/>
                        <w:right w:val="none" w:sz="0" w:space="0" w:color="auto"/>
                      </w:divBdr>
                    </w:div>
                  </w:divsChild>
                </w:div>
                <w:div w:id="2013025237">
                  <w:marLeft w:val="0"/>
                  <w:marRight w:val="0"/>
                  <w:marTop w:val="0"/>
                  <w:marBottom w:val="0"/>
                  <w:divBdr>
                    <w:top w:val="none" w:sz="0" w:space="0" w:color="auto"/>
                    <w:left w:val="none" w:sz="0" w:space="0" w:color="auto"/>
                    <w:bottom w:val="none" w:sz="0" w:space="0" w:color="auto"/>
                    <w:right w:val="none" w:sz="0" w:space="0" w:color="auto"/>
                  </w:divBdr>
                  <w:divsChild>
                    <w:div w:id="98840983">
                      <w:marLeft w:val="0"/>
                      <w:marRight w:val="0"/>
                      <w:marTop w:val="0"/>
                      <w:marBottom w:val="0"/>
                      <w:divBdr>
                        <w:top w:val="none" w:sz="0" w:space="0" w:color="auto"/>
                        <w:left w:val="none" w:sz="0" w:space="0" w:color="auto"/>
                        <w:bottom w:val="none" w:sz="0" w:space="0" w:color="auto"/>
                        <w:right w:val="none" w:sz="0" w:space="0" w:color="auto"/>
                      </w:divBdr>
                    </w:div>
                  </w:divsChild>
                </w:div>
                <w:div w:id="2015111287">
                  <w:marLeft w:val="0"/>
                  <w:marRight w:val="0"/>
                  <w:marTop w:val="0"/>
                  <w:marBottom w:val="0"/>
                  <w:divBdr>
                    <w:top w:val="none" w:sz="0" w:space="0" w:color="auto"/>
                    <w:left w:val="none" w:sz="0" w:space="0" w:color="auto"/>
                    <w:bottom w:val="none" w:sz="0" w:space="0" w:color="auto"/>
                    <w:right w:val="none" w:sz="0" w:space="0" w:color="auto"/>
                  </w:divBdr>
                  <w:divsChild>
                    <w:div w:id="1573468641">
                      <w:marLeft w:val="0"/>
                      <w:marRight w:val="0"/>
                      <w:marTop w:val="0"/>
                      <w:marBottom w:val="0"/>
                      <w:divBdr>
                        <w:top w:val="none" w:sz="0" w:space="0" w:color="auto"/>
                        <w:left w:val="none" w:sz="0" w:space="0" w:color="auto"/>
                        <w:bottom w:val="none" w:sz="0" w:space="0" w:color="auto"/>
                        <w:right w:val="none" w:sz="0" w:space="0" w:color="auto"/>
                      </w:divBdr>
                    </w:div>
                  </w:divsChild>
                </w:div>
                <w:div w:id="2069303803">
                  <w:marLeft w:val="0"/>
                  <w:marRight w:val="0"/>
                  <w:marTop w:val="0"/>
                  <w:marBottom w:val="0"/>
                  <w:divBdr>
                    <w:top w:val="none" w:sz="0" w:space="0" w:color="auto"/>
                    <w:left w:val="none" w:sz="0" w:space="0" w:color="auto"/>
                    <w:bottom w:val="none" w:sz="0" w:space="0" w:color="auto"/>
                    <w:right w:val="none" w:sz="0" w:space="0" w:color="auto"/>
                  </w:divBdr>
                  <w:divsChild>
                    <w:div w:id="2142460190">
                      <w:marLeft w:val="0"/>
                      <w:marRight w:val="0"/>
                      <w:marTop w:val="0"/>
                      <w:marBottom w:val="0"/>
                      <w:divBdr>
                        <w:top w:val="none" w:sz="0" w:space="0" w:color="auto"/>
                        <w:left w:val="none" w:sz="0" w:space="0" w:color="auto"/>
                        <w:bottom w:val="none" w:sz="0" w:space="0" w:color="auto"/>
                        <w:right w:val="none" w:sz="0" w:space="0" w:color="auto"/>
                      </w:divBdr>
                    </w:div>
                  </w:divsChild>
                </w:div>
                <w:div w:id="2070304279">
                  <w:marLeft w:val="0"/>
                  <w:marRight w:val="0"/>
                  <w:marTop w:val="0"/>
                  <w:marBottom w:val="0"/>
                  <w:divBdr>
                    <w:top w:val="none" w:sz="0" w:space="0" w:color="auto"/>
                    <w:left w:val="none" w:sz="0" w:space="0" w:color="auto"/>
                    <w:bottom w:val="none" w:sz="0" w:space="0" w:color="auto"/>
                    <w:right w:val="none" w:sz="0" w:space="0" w:color="auto"/>
                  </w:divBdr>
                  <w:divsChild>
                    <w:div w:id="1570115275">
                      <w:marLeft w:val="0"/>
                      <w:marRight w:val="0"/>
                      <w:marTop w:val="0"/>
                      <w:marBottom w:val="0"/>
                      <w:divBdr>
                        <w:top w:val="none" w:sz="0" w:space="0" w:color="auto"/>
                        <w:left w:val="none" w:sz="0" w:space="0" w:color="auto"/>
                        <w:bottom w:val="none" w:sz="0" w:space="0" w:color="auto"/>
                        <w:right w:val="none" w:sz="0" w:space="0" w:color="auto"/>
                      </w:divBdr>
                    </w:div>
                  </w:divsChild>
                </w:div>
                <w:div w:id="2114083522">
                  <w:marLeft w:val="0"/>
                  <w:marRight w:val="0"/>
                  <w:marTop w:val="0"/>
                  <w:marBottom w:val="0"/>
                  <w:divBdr>
                    <w:top w:val="none" w:sz="0" w:space="0" w:color="auto"/>
                    <w:left w:val="none" w:sz="0" w:space="0" w:color="auto"/>
                    <w:bottom w:val="none" w:sz="0" w:space="0" w:color="auto"/>
                    <w:right w:val="none" w:sz="0" w:space="0" w:color="auto"/>
                  </w:divBdr>
                  <w:divsChild>
                    <w:div w:id="462385203">
                      <w:marLeft w:val="0"/>
                      <w:marRight w:val="0"/>
                      <w:marTop w:val="0"/>
                      <w:marBottom w:val="0"/>
                      <w:divBdr>
                        <w:top w:val="none" w:sz="0" w:space="0" w:color="auto"/>
                        <w:left w:val="none" w:sz="0" w:space="0" w:color="auto"/>
                        <w:bottom w:val="none" w:sz="0" w:space="0" w:color="auto"/>
                        <w:right w:val="none" w:sz="0" w:space="0" w:color="auto"/>
                      </w:divBdr>
                    </w:div>
                  </w:divsChild>
                </w:div>
                <w:div w:id="2136022046">
                  <w:marLeft w:val="0"/>
                  <w:marRight w:val="0"/>
                  <w:marTop w:val="0"/>
                  <w:marBottom w:val="0"/>
                  <w:divBdr>
                    <w:top w:val="none" w:sz="0" w:space="0" w:color="auto"/>
                    <w:left w:val="none" w:sz="0" w:space="0" w:color="auto"/>
                    <w:bottom w:val="none" w:sz="0" w:space="0" w:color="auto"/>
                    <w:right w:val="none" w:sz="0" w:space="0" w:color="auto"/>
                  </w:divBdr>
                  <w:divsChild>
                    <w:div w:id="4902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8486">
          <w:marLeft w:val="0"/>
          <w:marRight w:val="0"/>
          <w:marTop w:val="0"/>
          <w:marBottom w:val="0"/>
          <w:divBdr>
            <w:top w:val="none" w:sz="0" w:space="0" w:color="auto"/>
            <w:left w:val="none" w:sz="0" w:space="0" w:color="auto"/>
            <w:bottom w:val="none" w:sz="0" w:space="0" w:color="auto"/>
            <w:right w:val="none" w:sz="0" w:space="0" w:color="auto"/>
          </w:divBdr>
        </w:div>
        <w:div w:id="1404062484">
          <w:marLeft w:val="0"/>
          <w:marRight w:val="0"/>
          <w:marTop w:val="0"/>
          <w:marBottom w:val="0"/>
          <w:divBdr>
            <w:top w:val="none" w:sz="0" w:space="0" w:color="auto"/>
            <w:left w:val="none" w:sz="0" w:space="0" w:color="auto"/>
            <w:bottom w:val="none" w:sz="0" w:space="0" w:color="auto"/>
            <w:right w:val="none" w:sz="0" w:space="0" w:color="auto"/>
          </w:divBdr>
        </w:div>
        <w:div w:id="1405832337">
          <w:marLeft w:val="0"/>
          <w:marRight w:val="0"/>
          <w:marTop w:val="0"/>
          <w:marBottom w:val="0"/>
          <w:divBdr>
            <w:top w:val="none" w:sz="0" w:space="0" w:color="auto"/>
            <w:left w:val="none" w:sz="0" w:space="0" w:color="auto"/>
            <w:bottom w:val="none" w:sz="0" w:space="0" w:color="auto"/>
            <w:right w:val="none" w:sz="0" w:space="0" w:color="auto"/>
          </w:divBdr>
          <w:divsChild>
            <w:div w:id="1439333263">
              <w:marLeft w:val="-75"/>
              <w:marRight w:val="0"/>
              <w:marTop w:val="30"/>
              <w:marBottom w:val="30"/>
              <w:divBdr>
                <w:top w:val="none" w:sz="0" w:space="0" w:color="auto"/>
                <w:left w:val="none" w:sz="0" w:space="0" w:color="auto"/>
                <w:bottom w:val="none" w:sz="0" w:space="0" w:color="auto"/>
                <w:right w:val="none" w:sz="0" w:space="0" w:color="auto"/>
              </w:divBdr>
              <w:divsChild>
                <w:div w:id="109669773">
                  <w:marLeft w:val="0"/>
                  <w:marRight w:val="0"/>
                  <w:marTop w:val="0"/>
                  <w:marBottom w:val="0"/>
                  <w:divBdr>
                    <w:top w:val="none" w:sz="0" w:space="0" w:color="auto"/>
                    <w:left w:val="none" w:sz="0" w:space="0" w:color="auto"/>
                    <w:bottom w:val="none" w:sz="0" w:space="0" w:color="auto"/>
                    <w:right w:val="none" w:sz="0" w:space="0" w:color="auto"/>
                  </w:divBdr>
                  <w:divsChild>
                    <w:div w:id="800270365">
                      <w:marLeft w:val="0"/>
                      <w:marRight w:val="0"/>
                      <w:marTop w:val="0"/>
                      <w:marBottom w:val="0"/>
                      <w:divBdr>
                        <w:top w:val="none" w:sz="0" w:space="0" w:color="auto"/>
                        <w:left w:val="none" w:sz="0" w:space="0" w:color="auto"/>
                        <w:bottom w:val="none" w:sz="0" w:space="0" w:color="auto"/>
                        <w:right w:val="none" w:sz="0" w:space="0" w:color="auto"/>
                      </w:divBdr>
                    </w:div>
                  </w:divsChild>
                </w:div>
                <w:div w:id="144586088">
                  <w:marLeft w:val="0"/>
                  <w:marRight w:val="0"/>
                  <w:marTop w:val="0"/>
                  <w:marBottom w:val="0"/>
                  <w:divBdr>
                    <w:top w:val="none" w:sz="0" w:space="0" w:color="auto"/>
                    <w:left w:val="none" w:sz="0" w:space="0" w:color="auto"/>
                    <w:bottom w:val="none" w:sz="0" w:space="0" w:color="auto"/>
                    <w:right w:val="none" w:sz="0" w:space="0" w:color="auto"/>
                  </w:divBdr>
                  <w:divsChild>
                    <w:div w:id="1806849791">
                      <w:marLeft w:val="0"/>
                      <w:marRight w:val="0"/>
                      <w:marTop w:val="0"/>
                      <w:marBottom w:val="0"/>
                      <w:divBdr>
                        <w:top w:val="none" w:sz="0" w:space="0" w:color="auto"/>
                        <w:left w:val="none" w:sz="0" w:space="0" w:color="auto"/>
                        <w:bottom w:val="none" w:sz="0" w:space="0" w:color="auto"/>
                        <w:right w:val="none" w:sz="0" w:space="0" w:color="auto"/>
                      </w:divBdr>
                    </w:div>
                  </w:divsChild>
                </w:div>
                <w:div w:id="174613135">
                  <w:marLeft w:val="0"/>
                  <w:marRight w:val="0"/>
                  <w:marTop w:val="0"/>
                  <w:marBottom w:val="0"/>
                  <w:divBdr>
                    <w:top w:val="none" w:sz="0" w:space="0" w:color="auto"/>
                    <w:left w:val="none" w:sz="0" w:space="0" w:color="auto"/>
                    <w:bottom w:val="none" w:sz="0" w:space="0" w:color="auto"/>
                    <w:right w:val="none" w:sz="0" w:space="0" w:color="auto"/>
                  </w:divBdr>
                  <w:divsChild>
                    <w:div w:id="1778871050">
                      <w:marLeft w:val="0"/>
                      <w:marRight w:val="0"/>
                      <w:marTop w:val="0"/>
                      <w:marBottom w:val="0"/>
                      <w:divBdr>
                        <w:top w:val="none" w:sz="0" w:space="0" w:color="auto"/>
                        <w:left w:val="none" w:sz="0" w:space="0" w:color="auto"/>
                        <w:bottom w:val="none" w:sz="0" w:space="0" w:color="auto"/>
                        <w:right w:val="none" w:sz="0" w:space="0" w:color="auto"/>
                      </w:divBdr>
                    </w:div>
                  </w:divsChild>
                </w:div>
                <w:div w:id="273438558">
                  <w:marLeft w:val="0"/>
                  <w:marRight w:val="0"/>
                  <w:marTop w:val="0"/>
                  <w:marBottom w:val="0"/>
                  <w:divBdr>
                    <w:top w:val="none" w:sz="0" w:space="0" w:color="auto"/>
                    <w:left w:val="none" w:sz="0" w:space="0" w:color="auto"/>
                    <w:bottom w:val="none" w:sz="0" w:space="0" w:color="auto"/>
                    <w:right w:val="none" w:sz="0" w:space="0" w:color="auto"/>
                  </w:divBdr>
                  <w:divsChild>
                    <w:div w:id="541138343">
                      <w:marLeft w:val="0"/>
                      <w:marRight w:val="0"/>
                      <w:marTop w:val="0"/>
                      <w:marBottom w:val="0"/>
                      <w:divBdr>
                        <w:top w:val="none" w:sz="0" w:space="0" w:color="auto"/>
                        <w:left w:val="none" w:sz="0" w:space="0" w:color="auto"/>
                        <w:bottom w:val="none" w:sz="0" w:space="0" w:color="auto"/>
                        <w:right w:val="none" w:sz="0" w:space="0" w:color="auto"/>
                      </w:divBdr>
                    </w:div>
                  </w:divsChild>
                </w:div>
                <w:div w:id="280579304">
                  <w:marLeft w:val="0"/>
                  <w:marRight w:val="0"/>
                  <w:marTop w:val="0"/>
                  <w:marBottom w:val="0"/>
                  <w:divBdr>
                    <w:top w:val="none" w:sz="0" w:space="0" w:color="auto"/>
                    <w:left w:val="none" w:sz="0" w:space="0" w:color="auto"/>
                    <w:bottom w:val="none" w:sz="0" w:space="0" w:color="auto"/>
                    <w:right w:val="none" w:sz="0" w:space="0" w:color="auto"/>
                  </w:divBdr>
                  <w:divsChild>
                    <w:div w:id="926427186">
                      <w:marLeft w:val="0"/>
                      <w:marRight w:val="0"/>
                      <w:marTop w:val="0"/>
                      <w:marBottom w:val="0"/>
                      <w:divBdr>
                        <w:top w:val="none" w:sz="0" w:space="0" w:color="auto"/>
                        <w:left w:val="none" w:sz="0" w:space="0" w:color="auto"/>
                        <w:bottom w:val="none" w:sz="0" w:space="0" w:color="auto"/>
                        <w:right w:val="none" w:sz="0" w:space="0" w:color="auto"/>
                      </w:divBdr>
                    </w:div>
                  </w:divsChild>
                </w:div>
                <w:div w:id="331374709">
                  <w:marLeft w:val="0"/>
                  <w:marRight w:val="0"/>
                  <w:marTop w:val="0"/>
                  <w:marBottom w:val="0"/>
                  <w:divBdr>
                    <w:top w:val="none" w:sz="0" w:space="0" w:color="auto"/>
                    <w:left w:val="none" w:sz="0" w:space="0" w:color="auto"/>
                    <w:bottom w:val="none" w:sz="0" w:space="0" w:color="auto"/>
                    <w:right w:val="none" w:sz="0" w:space="0" w:color="auto"/>
                  </w:divBdr>
                  <w:divsChild>
                    <w:div w:id="1854488034">
                      <w:marLeft w:val="0"/>
                      <w:marRight w:val="0"/>
                      <w:marTop w:val="0"/>
                      <w:marBottom w:val="0"/>
                      <w:divBdr>
                        <w:top w:val="none" w:sz="0" w:space="0" w:color="auto"/>
                        <w:left w:val="none" w:sz="0" w:space="0" w:color="auto"/>
                        <w:bottom w:val="none" w:sz="0" w:space="0" w:color="auto"/>
                        <w:right w:val="none" w:sz="0" w:space="0" w:color="auto"/>
                      </w:divBdr>
                    </w:div>
                  </w:divsChild>
                </w:div>
                <w:div w:id="343947153">
                  <w:marLeft w:val="0"/>
                  <w:marRight w:val="0"/>
                  <w:marTop w:val="0"/>
                  <w:marBottom w:val="0"/>
                  <w:divBdr>
                    <w:top w:val="none" w:sz="0" w:space="0" w:color="auto"/>
                    <w:left w:val="none" w:sz="0" w:space="0" w:color="auto"/>
                    <w:bottom w:val="none" w:sz="0" w:space="0" w:color="auto"/>
                    <w:right w:val="none" w:sz="0" w:space="0" w:color="auto"/>
                  </w:divBdr>
                  <w:divsChild>
                    <w:div w:id="282885459">
                      <w:marLeft w:val="0"/>
                      <w:marRight w:val="0"/>
                      <w:marTop w:val="0"/>
                      <w:marBottom w:val="0"/>
                      <w:divBdr>
                        <w:top w:val="none" w:sz="0" w:space="0" w:color="auto"/>
                        <w:left w:val="none" w:sz="0" w:space="0" w:color="auto"/>
                        <w:bottom w:val="none" w:sz="0" w:space="0" w:color="auto"/>
                        <w:right w:val="none" w:sz="0" w:space="0" w:color="auto"/>
                      </w:divBdr>
                    </w:div>
                  </w:divsChild>
                </w:div>
                <w:div w:id="400104266">
                  <w:marLeft w:val="0"/>
                  <w:marRight w:val="0"/>
                  <w:marTop w:val="0"/>
                  <w:marBottom w:val="0"/>
                  <w:divBdr>
                    <w:top w:val="none" w:sz="0" w:space="0" w:color="auto"/>
                    <w:left w:val="none" w:sz="0" w:space="0" w:color="auto"/>
                    <w:bottom w:val="none" w:sz="0" w:space="0" w:color="auto"/>
                    <w:right w:val="none" w:sz="0" w:space="0" w:color="auto"/>
                  </w:divBdr>
                  <w:divsChild>
                    <w:div w:id="1687488039">
                      <w:marLeft w:val="0"/>
                      <w:marRight w:val="0"/>
                      <w:marTop w:val="0"/>
                      <w:marBottom w:val="0"/>
                      <w:divBdr>
                        <w:top w:val="none" w:sz="0" w:space="0" w:color="auto"/>
                        <w:left w:val="none" w:sz="0" w:space="0" w:color="auto"/>
                        <w:bottom w:val="none" w:sz="0" w:space="0" w:color="auto"/>
                        <w:right w:val="none" w:sz="0" w:space="0" w:color="auto"/>
                      </w:divBdr>
                    </w:div>
                  </w:divsChild>
                </w:div>
                <w:div w:id="448165489">
                  <w:marLeft w:val="0"/>
                  <w:marRight w:val="0"/>
                  <w:marTop w:val="0"/>
                  <w:marBottom w:val="0"/>
                  <w:divBdr>
                    <w:top w:val="none" w:sz="0" w:space="0" w:color="auto"/>
                    <w:left w:val="none" w:sz="0" w:space="0" w:color="auto"/>
                    <w:bottom w:val="none" w:sz="0" w:space="0" w:color="auto"/>
                    <w:right w:val="none" w:sz="0" w:space="0" w:color="auto"/>
                  </w:divBdr>
                  <w:divsChild>
                    <w:div w:id="887691747">
                      <w:marLeft w:val="0"/>
                      <w:marRight w:val="0"/>
                      <w:marTop w:val="0"/>
                      <w:marBottom w:val="0"/>
                      <w:divBdr>
                        <w:top w:val="none" w:sz="0" w:space="0" w:color="auto"/>
                        <w:left w:val="none" w:sz="0" w:space="0" w:color="auto"/>
                        <w:bottom w:val="none" w:sz="0" w:space="0" w:color="auto"/>
                        <w:right w:val="none" w:sz="0" w:space="0" w:color="auto"/>
                      </w:divBdr>
                    </w:div>
                  </w:divsChild>
                </w:div>
                <w:div w:id="456489652">
                  <w:marLeft w:val="0"/>
                  <w:marRight w:val="0"/>
                  <w:marTop w:val="0"/>
                  <w:marBottom w:val="0"/>
                  <w:divBdr>
                    <w:top w:val="none" w:sz="0" w:space="0" w:color="auto"/>
                    <w:left w:val="none" w:sz="0" w:space="0" w:color="auto"/>
                    <w:bottom w:val="none" w:sz="0" w:space="0" w:color="auto"/>
                    <w:right w:val="none" w:sz="0" w:space="0" w:color="auto"/>
                  </w:divBdr>
                  <w:divsChild>
                    <w:div w:id="747112486">
                      <w:marLeft w:val="0"/>
                      <w:marRight w:val="0"/>
                      <w:marTop w:val="0"/>
                      <w:marBottom w:val="0"/>
                      <w:divBdr>
                        <w:top w:val="none" w:sz="0" w:space="0" w:color="auto"/>
                        <w:left w:val="none" w:sz="0" w:space="0" w:color="auto"/>
                        <w:bottom w:val="none" w:sz="0" w:space="0" w:color="auto"/>
                        <w:right w:val="none" w:sz="0" w:space="0" w:color="auto"/>
                      </w:divBdr>
                    </w:div>
                  </w:divsChild>
                </w:div>
                <w:div w:id="493838884">
                  <w:marLeft w:val="0"/>
                  <w:marRight w:val="0"/>
                  <w:marTop w:val="0"/>
                  <w:marBottom w:val="0"/>
                  <w:divBdr>
                    <w:top w:val="none" w:sz="0" w:space="0" w:color="auto"/>
                    <w:left w:val="none" w:sz="0" w:space="0" w:color="auto"/>
                    <w:bottom w:val="none" w:sz="0" w:space="0" w:color="auto"/>
                    <w:right w:val="none" w:sz="0" w:space="0" w:color="auto"/>
                  </w:divBdr>
                  <w:divsChild>
                    <w:div w:id="1848863899">
                      <w:marLeft w:val="0"/>
                      <w:marRight w:val="0"/>
                      <w:marTop w:val="0"/>
                      <w:marBottom w:val="0"/>
                      <w:divBdr>
                        <w:top w:val="none" w:sz="0" w:space="0" w:color="auto"/>
                        <w:left w:val="none" w:sz="0" w:space="0" w:color="auto"/>
                        <w:bottom w:val="none" w:sz="0" w:space="0" w:color="auto"/>
                        <w:right w:val="none" w:sz="0" w:space="0" w:color="auto"/>
                      </w:divBdr>
                    </w:div>
                  </w:divsChild>
                </w:div>
                <w:div w:id="584152168">
                  <w:marLeft w:val="0"/>
                  <w:marRight w:val="0"/>
                  <w:marTop w:val="0"/>
                  <w:marBottom w:val="0"/>
                  <w:divBdr>
                    <w:top w:val="none" w:sz="0" w:space="0" w:color="auto"/>
                    <w:left w:val="none" w:sz="0" w:space="0" w:color="auto"/>
                    <w:bottom w:val="none" w:sz="0" w:space="0" w:color="auto"/>
                    <w:right w:val="none" w:sz="0" w:space="0" w:color="auto"/>
                  </w:divBdr>
                  <w:divsChild>
                    <w:div w:id="1956213292">
                      <w:marLeft w:val="0"/>
                      <w:marRight w:val="0"/>
                      <w:marTop w:val="0"/>
                      <w:marBottom w:val="0"/>
                      <w:divBdr>
                        <w:top w:val="none" w:sz="0" w:space="0" w:color="auto"/>
                        <w:left w:val="none" w:sz="0" w:space="0" w:color="auto"/>
                        <w:bottom w:val="none" w:sz="0" w:space="0" w:color="auto"/>
                        <w:right w:val="none" w:sz="0" w:space="0" w:color="auto"/>
                      </w:divBdr>
                    </w:div>
                  </w:divsChild>
                </w:div>
                <w:div w:id="731125833">
                  <w:marLeft w:val="0"/>
                  <w:marRight w:val="0"/>
                  <w:marTop w:val="0"/>
                  <w:marBottom w:val="0"/>
                  <w:divBdr>
                    <w:top w:val="none" w:sz="0" w:space="0" w:color="auto"/>
                    <w:left w:val="none" w:sz="0" w:space="0" w:color="auto"/>
                    <w:bottom w:val="none" w:sz="0" w:space="0" w:color="auto"/>
                    <w:right w:val="none" w:sz="0" w:space="0" w:color="auto"/>
                  </w:divBdr>
                  <w:divsChild>
                    <w:div w:id="1990941887">
                      <w:marLeft w:val="0"/>
                      <w:marRight w:val="0"/>
                      <w:marTop w:val="0"/>
                      <w:marBottom w:val="0"/>
                      <w:divBdr>
                        <w:top w:val="none" w:sz="0" w:space="0" w:color="auto"/>
                        <w:left w:val="none" w:sz="0" w:space="0" w:color="auto"/>
                        <w:bottom w:val="none" w:sz="0" w:space="0" w:color="auto"/>
                        <w:right w:val="none" w:sz="0" w:space="0" w:color="auto"/>
                      </w:divBdr>
                    </w:div>
                  </w:divsChild>
                </w:div>
                <w:div w:id="944773847">
                  <w:marLeft w:val="0"/>
                  <w:marRight w:val="0"/>
                  <w:marTop w:val="0"/>
                  <w:marBottom w:val="0"/>
                  <w:divBdr>
                    <w:top w:val="none" w:sz="0" w:space="0" w:color="auto"/>
                    <w:left w:val="none" w:sz="0" w:space="0" w:color="auto"/>
                    <w:bottom w:val="none" w:sz="0" w:space="0" w:color="auto"/>
                    <w:right w:val="none" w:sz="0" w:space="0" w:color="auto"/>
                  </w:divBdr>
                  <w:divsChild>
                    <w:div w:id="1804424082">
                      <w:marLeft w:val="0"/>
                      <w:marRight w:val="0"/>
                      <w:marTop w:val="0"/>
                      <w:marBottom w:val="0"/>
                      <w:divBdr>
                        <w:top w:val="none" w:sz="0" w:space="0" w:color="auto"/>
                        <w:left w:val="none" w:sz="0" w:space="0" w:color="auto"/>
                        <w:bottom w:val="none" w:sz="0" w:space="0" w:color="auto"/>
                        <w:right w:val="none" w:sz="0" w:space="0" w:color="auto"/>
                      </w:divBdr>
                    </w:div>
                  </w:divsChild>
                </w:div>
                <w:div w:id="1261452750">
                  <w:marLeft w:val="0"/>
                  <w:marRight w:val="0"/>
                  <w:marTop w:val="0"/>
                  <w:marBottom w:val="0"/>
                  <w:divBdr>
                    <w:top w:val="none" w:sz="0" w:space="0" w:color="auto"/>
                    <w:left w:val="none" w:sz="0" w:space="0" w:color="auto"/>
                    <w:bottom w:val="none" w:sz="0" w:space="0" w:color="auto"/>
                    <w:right w:val="none" w:sz="0" w:space="0" w:color="auto"/>
                  </w:divBdr>
                  <w:divsChild>
                    <w:div w:id="535504013">
                      <w:marLeft w:val="0"/>
                      <w:marRight w:val="0"/>
                      <w:marTop w:val="0"/>
                      <w:marBottom w:val="0"/>
                      <w:divBdr>
                        <w:top w:val="none" w:sz="0" w:space="0" w:color="auto"/>
                        <w:left w:val="none" w:sz="0" w:space="0" w:color="auto"/>
                        <w:bottom w:val="none" w:sz="0" w:space="0" w:color="auto"/>
                        <w:right w:val="none" w:sz="0" w:space="0" w:color="auto"/>
                      </w:divBdr>
                    </w:div>
                  </w:divsChild>
                </w:div>
                <w:div w:id="1304385452">
                  <w:marLeft w:val="0"/>
                  <w:marRight w:val="0"/>
                  <w:marTop w:val="0"/>
                  <w:marBottom w:val="0"/>
                  <w:divBdr>
                    <w:top w:val="none" w:sz="0" w:space="0" w:color="auto"/>
                    <w:left w:val="none" w:sz="0" w:space="0" w:color="auto"/>
                    <w:bottom w:val="none" w:sz="0" w:space="0" w:color="auto"/>
                    <w:right w:val="none" w:sz="0" w:space="0" w:color="auto"/>
                  </w:divBdr>
                  <w:divsChild>
                    <w:div w:id="581986807">
                      <w:marLeft w:val="0"/>
                      <w:marRight w:val="0"/>
                      <w:marTop w:val="0"/>
                      <w:marBottom w:val="0"/>
                      <w:divBdr>
                        <w:top w:val="none" w:sz="0" w:space="0" w:color="auto"/>
                        <w:left w:val="none" w:sz="0" w:space="0" w:color="auto"/>
                        <w:bottom w:val="none" w:sz="0" w:space="0" w:color="auto"/>
                        <w:right w:val="none" w:sz="0" w:space="0" w:color="auto"/>
                      </w:divBdr>
                    </w:div>
                  </w:divsChild>
                </w:div>
                <w:div w:id="1321539876">
                  <w:marLeft w:val="0"/>
                  <w:marRight w:val="0"/>
                  <w:marTop w:val="0"/>
                  <w:marBottom w:val="0"/>
                  <w:divBdr>
                    <w:top w:val="none" w:sz="0" w:space="0" w:color="auto"/>
                    <w:left w:val="none" w:sz="0" w:space="0" w:color="auto"/>
                    <w:bottom w:val="none" w:sz="0" w:space="0" w:color="auto"/>
                    <w:right w:val="none" w:sz="0" w:space="0" w:color="auto"/>
                  </w:divBdr>
                  <w:divsChild>
                    <w:div w:id="1639337308">
                      <w:marLeft w:val="0"/>
                      <w:marRight w:val="0"/>
                      <w:marTop w:val="0"/>
                      <w:marBottom w:val="0"/>
                      <w:divBdr>
                        <w:top w:val="none" w:sz="0" w:space="0" w:color="auto"/>
                        <w:left w:val="none" w:sz="0" w:space="0" w:color="auto"/>
                        <w:bottom w:val="none" w:sz="0" w:space="0" w:color="auto"/>
                        <w:right w:val="none" w:sz="0" w:space="0" w:color="auto"/>
                      </w:divBdr>
                    </w:div>
                  </w:divsChild>
                </w:div>
                <w:div w:id="1356733821">
                  <w:marLeft w:val="0"/>
                  <w:marRight w:val="0"/>
                  <w:marTop w:val="0"/>
                  <w:marBottom w:val="0"/>
                  <w:divBdr>
                    <w:top w:val="none" w:sz="0" w:space="0" w:color="auto"/>
                    <w:left w:val="none" w:sz="0" w:space="0" w:color="auto"/>
                    <w:bottom w:val="none" w:sz="0" w:space="0" w:color="auto"/>
                    <w:right w:val="none" w:sz="0" w:space="0" w:color="auto"/>
                  </w:divBdr>
                  <w:divsChild>
                    <w:div w:id="1739744782">
                      <w:marLeft w:val="0"/>
                      <w:marRight w:val="0"/>
                      <w:marTop w:val="0"/>
                      <w:marBottom w:val="0"/>
                      <w:divBdr>
                        <w:top w:val="none" w:sz="0" w:space="0" w:color="auto"/>
                        <w:left w:val="none" w:sz="0" w:space="0" w:color="auto"/>
                        <w:bottom w:val="none" w:sz="0" w:space="0" w:color="auto"/>
                        <w:right w:val="none" w:sz="0" w:space="0" w:color="auto"/>
                      </w:divBdr>
                    </w:div>
                  </w:divsChild>
                </w:div>
                <w:div w:id="1359769747">
                  <w:marLeft w:val="0"/>
                  <w:marRight w:val="0"/>
                  <w:marTop w:val="0"/>
                  <w:marBottom w:val="0"/>
                  <w:divBdr>
                    <w:top w:val="none" w:sz="0" w:space="0" w:color="auto"/>
                    <w:left w:val="none" w:sz="0" w:space="0" w:color="auto"/>
                    <w:bottom w:val="none" w:sz="0" w:space="0" w:color="auto"/>
                    <w:right w:val="none" w:sz="0" w:space="0" w:color="auto"/>
                  </w:divBdr>
                  <w:divsChild>
                    <w:div w:id="1023017833">
                      <w:marLeft w:val="0"/>
                      <w:marRight w:val="0"/>
                      <w:marTop w:val="0"/>
                      <w:marBottom w:val="0"/>
                      <w:divBdr>
                        <w:top w:val="none" w:sz="0" w:space="0" w:color="auto"/>
                        <w:left w:val="none" w:sz="0" w:space="0" w:color="auto"/>
                        <w:bottom w:val="none" w:sz="0" w:space="0" w:color="auto"/>
                        <w:right w:val="none" w:sz="0" w:space="0" w:color="auto"/>
                      </w:divBdr>
                    </w:div>
                  </w:divsChild>
                </w:div>
                <w:div w:id="1368795062">
                  <w:marLeft w:val="0"/>
                  <w:marRight w:val="0"/>
                  <w:marTop w:val="0"/>
                  <w:marBottom w:val="0"/>
                  <w:divBdr>
                    <w:top w:val="none" w:sz="0" w:space="0" w:color="auto"/>
                    <w:left w:val="none" w:sz="0" w:space="0" w:color="auto"/>
                    <w:bottom w:val="none" w:sz="0" w:space="0" w:color="auto"/>
                    <w:right w:val="none" w:sz="0" w:space="0" w:color="auto"/>
                  </w:divBdr>
                  <w:divsChild>
                    <w:div w:id="243417899">
                      <w:marLeft w:val="0"/>
                      <w:marRight w:val="0"/>
                      <w:marTop w:val="0"/>
                      <w:marBottom w:val="0"/>
                      <w:divBdr>
                        <w:top w:val="none" w:sz="0" w:space="0" w:color="auto"/>
                        <w:left w:val="none" w:sz="0" w:space="0" w:color="auto"/>
                        <w:bottom w:val="none" w:sz="0" w:space="0" w:color="auto"/>
                        <w:right w:val="none" w:sz="0" w:space="0" w:color="auto"/>
                      </w:divBdr>
                    </w:div>
                  </w:divsChild>
                </w:div>
                <w:div w:id="1465387016">
                  <w:marLeft w:val="0"/>
                  <w:marRight w:val="0"/>
                  <w:marTop w:val="0"/>
                  <w:marBottom w:val="0"/>
                  <w:divBdr>
                    <w:top w:val="none" w:sz="0" w:space="0" w:color="auto"/>
                    <w:left w:val="none" w:sz="0" w:space="0" w:color="auto"/>
                    <w:bottom w:val="none" w:sz="0" w:space="0" w:color="auto"/>
                    <w:right w:val="none" w:sz="0" w:space="0" w:color="auto"/>
                  </w:divBdr>
                  <w:divsChild>
                    <w:div w:id="1184055373">
                      <w:marLeft w:val="0"/>
                      <w:marRight w:val="0"/>
                      <w:marTop w:val="0"/>
                      <w:marBottom w:val="0"/>
                      <w:divBdr>
                        <w:top w:val="none" w:sz="0" w:space="0" w:color="auto"/>
                        <w:left w:val="none" w:sz="0" w:space="0" w:color="auto"/>
                        <w:bottom w:val="none" w:sz="0" w:space="0" w:color="auto"/>
                        <w:right w:val="none" w:sz="0" w:space="0" w:color="auto"/>
                      </w:divBdr>
                    </w:div>
                  </w:divsChild>
                </w:div>
                <w:div w:id="1536650384">
                  <w:marLeft w:val="0"/>
                  <w:marRight w:val="0"/>
                  <w:marTop w:val="0"/>
                  <w:marBottom w:val="0"/>
                  <w:divBdr>
                    <w:top w:val="none" w:sz="0" w:space="0" w:color="auto"/>
                    <w:left w:val="none" w:sz="0" w:space="0" w:color="auto"/>
                    <w:bottom w:val="none" w:sz="0" w:space="0" w:color="auto"/>
                    <w:right w:val="none" w:sz="0" w:space="0" w:color="auto"/>
                  </w:divBdr>
                  <w:divsChild>
                    <w:div w:id="1550260615">
                      <w:marLeft w:val="0"/>
                      <w:marRight w:val="0"/>
                      <w:marTop w:val="0"/>
                      <w:marBottom w:val="0"/>
                      <w:divBdr>
                        <w:top w:val="none" w:sz="0" w:space="0" w:color="auto"/>
                        <w:left w:val="none" w:sz="0" w:space="0" w:color="auto"/>
                        <w:bottom w:val="none" w:sz="0" w:space="0" w:color="auto"/>
                        <w:right w:val="none" w:sz="0" w:space="0" w:color="auto"/>
                      </w:divBdr>
                    </w:div>
                  </w:divsChild>
                </w:div>
                <w:div w:id="1581209252">
                  <w:marLeft w:val="0"/>
                  <w:marRight w:val="0"/>
                  <w:marTop w:val="0"/>
                  <w:marBottom w:val="0"/>
                  <w:divBdr>
                    <w:top w:val="none" w:sz="0" w:space="0" w:color="auto"/>
                    <w:left w:val="none" w:sz="0" w:space="0" w:color="auto"/>
                    <w:bottom w:val="none" w:sz="0" w:space="0" w:color="auto"/>
                    <w:right w:val="none" w:sz="0" w:space="0" w:color="auto"/>
                  </w:divBdr>
                  <w:divsChild>
                    <w:div w:id="917010413">
                      <w:marLeft w:val="0"/>
                      <w:marRight w:val="0"/>
                      <w:marTop w:val="0"/>
                      <w:marBottom w:val="0"/>
                      <w:divBdr>
                        <w:top w:val="none" w:sz="0" w:space="0" w:color="auto"/>
                        <w:left w:val="none" w:sz="0" w:space="0" w:color="auto"/>
                        <w:bottom w:val="none" w:sz="0" w:space="0" w:color="auto"/>
                        <w:right w:val="none" w:sz="0" w:space="0" w:color="auto"/>
                      </w:divBdr>
                    </w:div>
                  </w:divsChild>
                </w:div>
                <w:div w:id="1614558214">
                  <w:marLeft w:val="0"/>
                  <w:marRight w:val="0"/>
                  <w:marTop w:val="0"/>
                  <w:marBottom w:val="0"/>
                  <w:divBdr>
                    <w:top w:val="none" w:sz="0" w:space="0" w:color="auto"/>
                    <w:left w:val="none" w:sz="0" w:space="0" w:color="auto"/>
                    <w:bottom w:val="none" w:sz="0" w:space="0" w:color="auto"/>
                    <w:right w:val="none" w:sz="0" w:space="0" w:color="auto"/>
                  </w:divBdr>
                  <w:divsChild>
                    <w:div w:id="875629314">
                      <w:marLeft w:val="0"/>
                      <w:marRight w:val="0"/>
                      <w:marTop w:val="0"/>
                      <w:marBottom w:val="0"/>
                      <w:divBdr>
                        <w:top w:val="none" w:sz="0" w:space="0" w:color="auto"/>
                        <w:left w:val="none" w:sz="0" w:space="0" w:color="auto"/>
                        <w:bottom w:val="none" w:sz="0" w:space="0" w:color="auto"/>
                        <w:right w:val="none" w:sz="0" w:space="0" w:color="auto"/>
                      </w:divBdr>
                    </w:div>
                  </w:divsChild>
                </w:div>
                <w:div w:id="1785079063">
                  <w:marLeft w:val="0"/>
                  <w:marRight w:val="0"/>
                  <w:marTop w:val="0"/>
                  <w:marBottom w:val="0"/>
                  <w:divBdr>
                    <w:top w:val="none" w:sz="0" w:space="0" w:color="auto"/>
                    <w:left w:val="none" w:sz="0" w:space="0" w:color="auto"/>
                    <w:bottom w:val="none" w:sz="0" w:space="0" w:color="auto"/>
                    <w:right w:val="none" w:sz="0" w:space="0" w:color="auto"/>
                  </w:divBdr>
                  <w:divsChild>
                    <w:div w:id="1148013799">
                      <w:marLeft w:val="0"/>
                      <w:marRight w:val="0"/>
                      <w:marTop w:val="0"/>
                      <w:marBottom w:val="0"/>
                      <w:divBdr>
                        <w:top w:val="none" w:sz="0" w:space="0" w:color="auto"/>
                        <w:left w:val="none" w:sz="0" w:space="0" w:color="auto"/>
                        <w:bottom w:val="none" w:sz="0" w:space="0" w:color="auto"/>
                        <w:right w:val="none" w:sz="0" w:space="0" w:color="auto"/>
                      </w:divBdr>
                    </w:div>
                  </w:divsChild>
                </w:div>
                <w:div w:id="1806239125">
                  <w:marLeft w:val="0"/>
                  <w:marRight w:val="0"/>
                  <w:marTop w:val="0"/>
                  <w:marBottom w:val="0"/>
                  <w:divBdr>
                    <w:top w:val="none" w:sz="0" w:space="0" w:color="auto"/>
                    <w:left w:val="none" w:sz="0" w:space="0" w:color="auto"/>
                    <w:bottom w:val="none" w:sz="0" w:space="0" w:color="auto"/>
                    <w:right w:val="none" w:sz="0" w:space="0" w:color="auto"/>
                  </w:divBdr>
                  <w:divsChild>
                    <w:div w:id="1559513066">
                      <w:marLeft w:val="0"/>
                      <w:marRight w:val="0"/>
                      <w:marTop w:val="0"/>
                      <w:marBottom w:val="0"/>
                      <w:divBdr>
                        <w:top w:val="none" w:sz="0" w:space="0" w:color="auto"/>
                        <w:left w:val="none" w:sz="0" w:space="0" w:color="auto"/>
                        <w:bottom w:val="none" w:sz="0" w:space="0" w:color="auto"/>
                        <w:right w:val="none" w:sz="0" w:space="0" w:color="auto"/>
                      </w:divBdr>
                    </w:div>
                  </w:divsChild>
                </w:div>
                <w:div w:id="1863128376">
                  <w:marLeft w:val="0"/>
                  <w:marRight w:val="0"/>
                  <w:marTop w:val="0"/>
                  <w:marBottom w:val="0"/>
                  <w:divBdr>
                    <w:top w:val="none" w:sz="0" w:space="0" w:color="auto"/>
                    <w:left w:val="none" w:sz="0" w:space="0" w:color="auto"/>
                    <w:bottom w:val="none" w:sz="0" w:space="0" w:color="auto"/>
                    <w:right w:val="none" w:sz="0" w:space="0" w:color="auto"/>
                  </w:divBdr>
                  <w:divsChild>
                    <w:div w:id="1247229064">
                      <w:marLeft w:val="0"/>
                      <w:marRight w:val="0"/>
                      <w:marTop w:val="0"/>
                      <w:marBottom w:val="0"/>
                      <w:divBdr>
                        <w:top w:val="none" w:sz="0" w:space="0" w:color="auto"/>
                        <w:left w:val="none" w:sz="0" w:space="0" w:color="auto"/>
                        <w:bottom w:val="none" w:sz="0" w:space="0" w:color="auto"/>
                        <w:right w:val="none" w:sz="0" w:space="0" w:color="auto"/>
                      </w:divBdr>
                    </w:div>
                  </w:divsChild>
                </w:div>
                <w:div w:id="1949313139">
                  <w:marLeft w:val="0"/>
                  <w:marRight w:val="0"/>
                  <w:marTop w:val="0"/>
                  <w:marBottom w:val="0"/>
                  <w:divBdr>
                    <w:top w:val="none" w:sz="0" w:space="0" w:color="auto"/>
                    <w:left w:val="none" w:sz="0" w:space="0" w:color="auto"/>
                    <w:bottom w:val="none" w:sz="0" w:space="0" w:color="auto"/>
                    <w:right w:val="none" w:sz="0" w:space="0" w:color="auto"/>
                  </w:divBdr>
                  <w:divsChild>
                    <w:div w:id="2095392103">
                      <w:marLeft w:val="0"/>
                      <w:marRight w:val="0"/>
                      <w:marTop w:val="0"/>
                      <w:marBottom w:val="0"/>
                      <w:divBdr>
                        <w:top w:val="none" w:sz="0" w:space="0" w:color="auto"/>
                        <w:left w:val="none" w:sz="0" w:space="0" w:color="auto"/>
                        <w:bottom w:val="none" w:sz="0" w:space="0" w:color="auto"/>
                        <w:right w:val="none" w:sz="0" w:space="0" w:color="auto"/>
                      </w:divBdr>
                    </w:div>
                  </w:divsChild>
                </w:div>
                <w:div w:id="1979720152">
                  <w:marLeft w:val="0"/>
                  <w:marRight w:val="0"/>
                  <w:marTop w:val="0"/>
                  <w:marBottom w:val="0"/>
                  <w:divBdr>
                    <w:top w:val="none" w:sz="0" w:space="0" w:color="auto"/>
                    <w:left w:val="none" w:sz="0" w:space="0" w:color="auto"/>
                    <w:bottom w:val="none" w:sz="0" w:space="0" w:color="auto"/>
                    <w:right w:val="none" w:sz="0" w:space="0" w:color="auto"/>
                  </w:divBdr>
                  <w:divsChild>
                    <w:div w:id="2075227664">
                      <w:marLeft w:val="0"/>
                      <w:marRight w:val="0"/>
                      <w:marTop w:val="0"/>
                      <w:marBottom w:val="0"/>
                      <w:divBdr>
                        <w:top w:val="none" w:sz="0" w:space="0" w:color="auto"/>
                        <w:left w:val="none" w:sz="0" w:space="0" w:color="auto"/>
                        <w:bottom w:val="none" w:sz="0" w:space="0" w:color="auto"/>
                        <w:right w:val="none" w:sz="0" w:space="0" w:color="auto"/>
                      </w:divBdr>
                    </w:div>
                  </w:divsChild>
                </w:div>
                <w:div w:id="2134784149">
                  <w:marLeft w:val="0"/>
                  <w:marRight w:val="0"/>
                  <w:marTop w:val="0"/>
                  <w:marBottom w:val="0"/>
                  <w:divBdr>
                    <w:top w:val="none" w:sz="0" w:space="0" w:color="auto"/>
                    <w:left w:val="none" w:sz="0" w:space="0" w:color="auto"/>
                    <w:bottom w:val="none" w:sz="0" w:space="0" w:color="auto"/>
                    <w:right w:val="none" w:sz="0" w:space="0" w:color="auto"/>
                  </w:divBdr>
                  <w:divsChild>
                    <w:div w:id="13337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6876">
          <w:marLeft w:val="0"/>
          <w:marRight w:val="0"/>
          <w:marTop w:val="0"/>
          <w:marBottom w:val="0"/>
          <w:divBdr>
            <w:top w:val="none" w:sz="0" w:space="0" w:color="auto"/>
            <w:left w:val="none" w:sz="0" w:space="0" w:color="auto"/>
            <w:bottom w:val="none" w:sz="0" w:space="0" w:color="auto"/>
            <w:right w:val="none" w:sz="0" w:space="0" w:color="auto"/>
          </w:divBdr>
        </w:div>
        <w:div w:id="1459421277">
          <w:marLeft w:val="0"/>
          <w:marRight w:val="0"/>
          <w:marTop w:val="0"/>
          <w:marBottom w:val="0"/>
          <w:divBdr>
            <w:top w:val="none" w:sz="0" w:space="0" w:color="auto"/>
            <w:left w:val="none" w:sz="0" w:space="0" w:color="auto"/>
            <w:bottom w:val="none" w:sz="0" w:space="0" w:color="auto"/>
            <w:right w:val="none" w:sz="0" w:space="0" w:color="auto"/>
          </w:divBdr>
        </w:div>
        <w:div w:id="1460103978">
          <w:marLeft w:val="0"/>
          <w:marRight w:val="0"/>
          <w:marTop w:val="0"/>
          <w:marBottom w:val="0"/>
          <w:divBdr>
            <w:top w:val="none" w:sz="0" w:space="0" w:color="auto"/>
            <w:left w:val="none" w:sz="0" w:space="0" w:color="auto"/>
            <w:bottom w:val="none" w:sz="0" w:space="0" w:color="auto"/>
            <w:right w:val="none" w:sz="0" w:space="0" w:color="auto"/>
          </w:divBdr>
        </w:div>
        <w:div w:id="1492284654">
          <w:marLeft w:val="0"/>
          <w:marRight w:val="0"/>
          <w:marTop w:val="0"/>
          <w:marBottom w:val="0"/>
          <w:divBdr>
            <w:top w:val="none" w:sz="0" w:space="0" w:color="auto"/>
            <w:left w:val="none" w:sz="0" w:space="0" w:color="auto"/>
            <w:bottom w:val="none" w:sz="0" w:space="0" w:color="auto"/>
            <w:right w:val="none" w:sz="0" w:space="0" w:color="auto"/>
          </w:divBdr>
        </w:div>
        <w:div w:id="1556501429">
          <w:marLeft w:val="0"/>
          <w:marRight w:val="0"/>
          <w:marTop w:val="0"/>
          <w:marBottom w:val="0"/>
          <w:divBdr>
            <w:top w:val="none" w:sz="0" w:space="0" w:color="auto"/>
            <w:left w:val="none" w:sz="0" w:space="0" w:color="auto"/>
            <w:bottom w:val="none" w:sz="0" w:space="0" w:color="auto"/>
            <w:right w:val="none" w:sz="0" w:space="0" w:color="auto"/>
          </w:divBdr>
        </w:div>
        <w:div w:id="1559048011">
          <w:marLeft w:val="0"/>
          <w:marRight w:val="0"/>
          <w:marTop w:val="0"/>
          <w:marBottom w:val="0"/>
          <w:divBdr>
            <w:top w:val="none" w:sz="0" w:space="0" w:color="auto"/>
            <w:left w:val="none" w:sz="0" w:space="0" w:color="auto"/>
            <w:bottom w:val="none" w:sz="0" w:space="0" w:color="auto"/>
            <w:right w:val="none" w:sz="0" w:space="0" w:color="auto"/>
          </w:divBdr>
          <w:divsChild>
            <w:div w:id="612975253">
              <w:marLeft w:val="-75"/>
              <w:marRight w:val="0"/>
              <w:marTop w:val="30"/>
              <w:marBottom w:val="30"/>
              <w:divBdr>
                <w:top w:val="none" w:sz="0" w:space="0" w:color="auto"/>
                <w:left w:val="none" w:sz="0" w:space="0" w:color="auto"/>
                <w:bottom w:val="none" w:sz="0" w:space="0" w:color="auto"/>
                <w:right w:val="none" w:sz="0" w:space="0" w:color="auto"/>
              </w:divBdr>
              <w:divsChild>
                <w:div w:id="65341574">
                  <w:marLeft w:val="0"/>
                  <w:marRight w:val="0"/>
                  <w:marTop w:val="0"/>
                  <w:marBottom w:val="0"/>
                  <w:divBdr>
                    <w:top w:val="none" w:sz="0" w:space="0" w:color="auto"/>
                    <w:left w:val="none" w:sz="0" w:space="0" w:color="auto"/>
                    <w:bottom w:val="none" w:sz="0" w:space="0" w:color="auto"/>
                    <w:right w:val="none" w:sz="0" w:space="0" w:color="auto"/>
                  </w:divBdr>
                  <w:divsChild>
                    <w:div w:id="1383140269">
                      <w:marLeft w:val="0"/>
                      <w:marRight w:val="0"/>
                      <w:marTop w:val="0"/>
                      <w:marBottom w:val="0"/>
                      <w:divBdr>
                        <w:top w:val="none" w:sz="0" w:space="0" w:color="auto"/>
                        <w:left w:val="none" w:sz="0" w:space="0" w:color="auto"/>
                        <w:bottom w:val="none" w:sz="0" w:space="0" w:color="auto"/>
                        <w:right w:val="none" w:sz="0" w:space="0" w:color="auto"/>
                      </w:divBdr>
                    </w:div>
                  </w:divsChild>
                </w:div>
                <w:div w:id="73205018">
                  <w:marLeft w:val="0"/>
                  <w:marRight w:val="0"/>
                  <w:marTop w:val="0"/>
                  <w:marBottom w:val="0"/>
                  <w:divBdr>
                    <w:top w:val="none" w:sz="0" w:space="0" w:color="auto"/>
                    <w:left w:val="none" w:sz="0" w:space="0" w:color="auto"/>
                    <w:bottom w:val="none" w:sz="0" w:space="0" w:color="auto"/>
                    <w:right w:val="none" w:sz="0" w:space="0" w:color="auto"/>
                  </w:divBdr>
                  <w:divsChild>
                    <w:div w:id="1022515383">
                      <w:marLeft w:val="0"/>
                      <w:marRight w:val="0"/>
                      <w:marTop w:val="0"/>
                      <w:marBottom w:val="0"/>
                      <w:divBdr>
                        <w:top w:val="none" w:sz="0" w:space="0" w:color="auto"/>
                        <w:left w:val="none" w:sz="0" w:space="0" w:color="auto"/>
                        <w:bottom w:val="none" w:sz="0" w:space="0" w:color="auto"/>
                        <w:right w:val="none" w:sz="0" w:space="0" w:color="auto"/>
                      </w:divBdr>
                    </w:div>
                  </w:divsChild>
                </w:div>
                <w:div w:id="143817771">
                  <w:marLeft w:val="0"/>
                  <w:marRight w:val="0"/>
                  <w:marTop w:val="0"/>
                  <w:marBottom w:val="0"/>
                  <w:divBdr>
                    <w:top w:val="none" w:sz="0" w:space="0" w:color="auto"/>
                    <w:left w:val="none" w:sz="0" w:space="0" w:color="auto"/>
                    <w:bottom w:val="none" w:sz="0" w:space="0" w:color="auto"/>
                    <w:right w:val="none" w:sz="0" w:space="0" w:color="auto"/>
                  </w:divBdr>
                  <w:divsChild>
                    <w:div w:id="645089138">
                      <w:marLeft w:val="0"/>
                      <w:marRight w:val="0"/>
                      <w:marTop w:val="0"/>
                      <w:marBottom w:val="0"/>
                      <w:divBdr>
                        <w:top w:val="none" w:sz="0" w:space="0" w:color="auto"/>
                        <w:left w:val="none" w:sz="0" w:space="0" w:color="auto"/>
                        <w:bottom w:val="none" w:sz="0" w:space="0" w:color="auto"/>
                        <w:right w:val="none" w:sz="0" w:space="0" w:color="auto"/>
                      </w:divBdr>
                    </w:div>
                  </w:divsChild>
                </w:div>
                <w:div w:id="317346849">
                  <w:marLeft w:val="0"/>
                  <w:marRight w:val="0"/>
                  <w:marTop w:val="0"/>
                  <w:marBottom w:val="0"/>
                  <w:divBdr>
                    <w:top w:val="none" w:sz="0" w:space="0" w:color="auto"/>
                    <w:left w:val="none" w:sz="0" w:space="0" w:color="auto"/>
                    <w:bottom w:val="none" w:sz="0" w:space="0" w:color="auto"/>
                    <w:right w:val="none" w:sz="0" w:space="0" w:color="auto"/>
                  </w:divBdr>
                  <w:divsChild>
                    <w:div w:id="546842734">
                      <w:marLeft w:val="0"/>
                      <w:marRight w:val="0"/>
                      <w:marTop w:val="0"/>
                      <w:marBottom w:val="0"/>
                      <w:divBdr>
                        <w:top w:val="none" w:sz="0" w:space="0" w:color="auto"/>
                        <w:left w:val="none" w:sz="0" w:space="0" w:color="auto"/>
                        <w:bottom w:val="none" w:sz="0" w:space="0" w:color="auto"/>
                        <w:right w:val="none" w:sz="0" w:space="0" w:color="auto"/>
                      </w:divBdr>
                    </w:div>
                  </w:divsChild>
                </w:div>
                <w:div w:id="436560915">
                  <w:marLeft w:val="0"/>
                  <w:marRight w:val="0"/>
                  <w:marTop w:val="0"/>
                  <w:marBottom w:val="0"/>
                  <w:divBdr>
                    <w:top w:val="none" w:sz="0" w:space="0" w:color="auto"/>
                    <w:left w:val="none" w:sz="0" w:space="0" w:color="auto"/>
                    <w:bottom w:val="none" w:sz="0" w:space="0" w:color="auto"/>
                    <w:right w:val="none" w:sz="0" w:space="0" w:color="auto"/>
                  </w:divBdr>
                  <w:divsChild>
                    <w:div w:id="610094970">
                      <w:marLeft w:val="0"/>
                      <w:marRight w:val="0"/>
                      <w:marTop w:val="0"/>
                      <w:marBottom w:val="0"/>
                      <w:divBdr>
                        <w:top w:val="none" w:sz="0" w:space="0" w:color="auto"/>
                        <w:left w:val="none" w:sz="0" w:space="0" w:color="auto"/>
                        <w:bottom w:val="none" w:sz="0" w:space="0" w:color="auto"/>
                        <w:right w:val="none" w:sz="0" w:space="0" w:color="auto"/>
                      </w:divBdr>
                    </w:div>
                  </w:divsChild>
                </w:div>
                <w:div w:id="503085328">
                  <w:marLeft w:val="0"/>
                  <w:marRight w:val="0"/>
                  <w:marTop w:val="0"/>
                  <w:marBottom w:val="0"/>
                  <w:divBdr>
                    <w:top w:val="none" w:sz="0" w:space="0" w:color="auto"/>
                    <w:left w:val="none" w:sz="0" w:space="0" w:color="auto"/>
                    <w:bottom w:val="none" w:sz="0" w:space="0" w:color="auto"/>
                    <w:right w:val="none" w:sz="0" w:space="0" w:color="auto"/>
                  </w:divBdr>
                  <w:divsChild>
                    <w:div w:id="255525845">
                      <w:marLeft w:val="0"/>
                      <w:marRight w:val="0"/>
                      <w:marTop w:val="0"/>
                      <w:marBottom w:val="0"/>
                      <w:divBdr>
                        <w:top w:val="none" w:sz="0" w:space="0" w:color="auto"/>
                        <w:left w:val="none" w:sz="0" w:space="0" w:color="auto"/>
                        <w:bottom w:val="none" w:sz="0" w:space="0" w:color="auto"/>
                        <w:right w:val="none" w:sz="0" w:space="0" w:color="auto"/>
                      </w:divBdr>
                    </w:div>
                  </w:divsChild>
                </w:div>
                <w:div w:id="514731664">
                  <w:marLeft w:val="0"/>
                  <w:marRight w:val="0"/>
                  <w:marTop w:val="0"/>
                  <w:marBottom w:val="0"/>
                  <w:divBdr>
                    <w:top w:val="none" w:sz="0" w:space="0" w:color="auto"/>
                    <w:left w:val="none" w:sz="0" w:space="0" w:color="auto"/>
                    <w:bottom w:val="none" w:sz="0" w:space="0" w:color="auto"/>
                    <w:right w:val="none" w:sz="0" w:space="0" w:color="auto"/>
                  </w:divBdr>
                  <w:divsChild>
                    <w:div w:id="1609385432">
                      <w:marLeft w:val="0"/>
                      <w:marRight w:val="0"/>
                      <w:marTop w:val="0"/>
                      <w:marBottom w:val="0"/>
                      <w:divBdr>
                        <w:top w:val="none" w:sz="0" w:space="0" w:color="auto"/>
                        <w:left w:val="none" w:sz="0" w:space="0" w:color="auto"/>
                        <w:bottom w:val="none" w:sz="0" w:space="0" w:color="auto"/>
                        <w:right w:val="none" w:sz="0" w:space="0" w:color="auto"/>
                      </w:divBdr>
                    </w:div>
                  </w:divsChild>
                </w:div>
                <w:div w:id="741563604">
                  <w:marLeft w:val="0"/>
                  <w:marRight w:val="0"/>
                  <w:marTop w:val="0"/>
                  <w:marBottom w:val="0"/>
                  <w:divBdr>
                    <w:top w:val="none" w:sz="0" w:space="0" w:color="auto"/>
                    <w:left w:val="none" w:sz="0" w:space="0" w:color="auto"/>
                    <w:bottom w:val="none" w:sz="0" w:space="0" w:color="auto"/>
                    <w:right w:val="none" w:sz="0" w:space="0" w:color="auto"/>
                  </w:divBdr>
                  <w:divsChild>
                    <w:div w:id="103116912">
                      <w:marLeft w:val="0"/>
                      <w:marRight w:val="0"/>
                      <w:marTop w:val="0"/>
                      <w:marBottom w:val="0"/>
                      <w:divBdr>
                        <w:top w:val="none" w:sz="0" w:space="0" w:color="auto"/>
                        <w:left w:val="none" w:sz="0" w:space="0" w:color="auto"/>
                        <w:bottom w:val="none" w:sz="0" w:space="0" w:color="auto"/>
                        <w:right w:val="none" w:sz="0" w:space="0" w:color="auto"/>
                      </w:divBdr>
                    </w:div>
                  </w:divsChild>
                </w:div>
                <w:div w:id="787435105">
                  <w:marLeft w:val="0"/>
                  <w:marRight w:val="0"/>
                  <w:marTop w:val="0"/>
                  <w:marBottom w:val="0"/>
                  <w:divBdr>
                    <w:top w:val="none" w:sz="0" w:space="0" w:color="auto"/>
                    <w:left w:val="none" w:sz="0" w:space="0" w:color="auto"/>
                    <w:bottom w:val="none" w:sz="0" w:space="0" w:color="auto"/>
                    <w:right w:val="none" w:sz="0" w:space="0" w:color="auto"/>
                  </w:divBdr>
                  <w:divsChild>
                    <w:div w:id="1968199170">
                      <w:marLeft w:val="0"/>
                      <w:marRight w:val="0"/>
                      <w:marTop w:val="0"/>
                      <w:marBottom w:val="0"/>
                      <w:divBdr>
                        <w:top w:val="none" w:sz="0" w:space="0" w:color="auto"/>
                        <w:left w:val="none" w:sz="0" w:space="0" w:color="auto"/>
                        <w:bottom w:val="none" w:sz="0" w:space="0" w:color="auto"/>
                        <w:right w:val="none" w:sz="0" w:space="0" w:color="auto"/>
                      </w:divBdr>
                    </w:div>
                  </w:divsChild>
                </w:div>
                <w:div w:id="1056244864">
                  <w:marLeft w:val="0"/>
                  <w:marRight w:val="0"/>
                  <w:marTop w:val="0"/>
                  <w:marBottom w:val="0"/>
                  <w:divBdr>
                    <w:top w:val="none" w:sz="0" w:space="0" w:color="auto"/>
                    <w:left w:val="none" w:sz="0" w:space="0" w:color="auto"/>
                    <w:bottom w:val="none" w:sz="0" w:space="0" w:color="auto"/>
                    <w:right w:val="none" w:sz="0" w:space="0" w:color="auto"/>
                  </w:divBdr>
                  <w:divsChild>
                    <w:div w:id="2033531129">
                      <w:marLeft w:val="0"/>
                      <w:marRight w:val="0"/>
                      <w:marTop w:val="0"/>
                      <w:marBottom w:val="0"/>
                      <w:divBdr>
                        <w:top w:val="none" w:sz="0" w:space="0" w:color="auto"/>
                        <w:left w:val="none" w:sz="0" w:space="0" w:color="auto"/>
                        <w:bottom w:val="none" w:sz="0" w:space="0" w:color="auto"/>
                        <w:right w:val="none" w:sz="0" w:space="0" w:color="auto"/>
                      </w:divBdr>
                    </w:div>
                  </w:divsChild>
                </w:div>
                <w:div w:id="1228540325">
                  <w:marLeft w:val="0"/>
                  <w:marRight w:val="0"/>
                  <w:marTop w:val="0"/>
                  <w:marBottom w:val="0"/>
                  <w:divBdr>
                    <w:top w:val="none" w:sz="0" w:space="0" w:color="auto"/>
                    <w:left w:val="none" w:sz="0" w:space="0" w:color="auto"/>
                    <w:bottom w:val="none" w:sz="0" w:space="0" w:color="auto"/>
                    <w:right w:val="none" w:sz="0" w:space="0" w:color="auto"/>
                  </w:divBdr>
                  <w:divsChild>
                    <w:div w:id="691146782">
                      <w:marLeft w:val="0"/>
                      <w:marRight w:val="0"/>
                      <w:marTop w:val="0"/>
                      <w:marBottom w:val="0"/>
                      <w:divBdr>
                        <w:top w:val="none" w:sz="0" w:space="0" w:color="auto"/>
                        <w:left w:val="none" w:sz="0" w:space="0" w:color="auto"/>
                        <w:bottom w:val="none" w:sz="0" w:space="0" w:color="auto"/>
                        <w:right w:val="none" w:sz="0" w:space="0" w:color="auto"/>
                      </w:divBdr>
                    </w:div>
                  </w:divsChild>
                </w:div>
                <w:div w:id="1340230734">
                  <w:marLeft w:val="0"/>
                  <w:marRight w:val="0"/>
                  <w:marTop w:val="0"/>
                  <w:marBottom w:val="0"/>
                  <w:divBdr>
                    <w:top w:val="none" w:sz="0" w:space="0" w:color="auto"/>
                    <w:left w:val="none" w:sz="0" w:space="0" w:color="auto"/>
                    <w:bottom w:val="none" w:sz="0" w:space="0" w:color="auto"/>
                    <w:right w:val="none" w:sz="0" w:space="0" w:color="auto"/>
                  </w:divBdr>
                  <w:divsChild>
                    <w:div w:id="1843856740">
                      <w:marLeft w:val="0"/>
                      <w:marRight w:val="0"/>
                      <w:marTop w:val="0"/>
                      <w:marBottom w:val="0"/>
                      <w:divBdr>
                        <w:top w:val="none" w:sz="0" w:space="0" w:color="auto"/>
                        <w:left w:val="none" w:sz="0" w:space="0" w:color="auto"/>
                        <w:bottom w:val="none" w:sz="0" w:space="0" w:color="auto"/>
                        <w:right w:val="none" w:sz="0" w:space="0" w:color="auto"/>
                      </w:divBdr>
                    </w:div>
                  </w:divsChild>
                </w:div>
                <w:div w:id="1404373253">
                  <w:marLeft w:val="0"/>
                  <w:marRight w:val="0"/>
                  <w:marTop w:val="0"/>
                  <w:marBottom w:val="0"/>
                  <w:divBdr>
                    <w:top w:val="none" w:sz="0" w:space="0" w:color="auto"/>
                    <w:left w:val="none" w:sz="0" w:space="0" w:color="auto"/>
                    <w:bottom w:val="none" w:sz="0" w:space="0" w:color="auto"/>
                    <w:right w:val="none" w:sz="0" w:space="0" w:color="auto"/>
                  </w:divBdr>
                  <w:divsChild>
                    <w:div w:id="1441485795">
                      <w:marLeft w:val="0"/>
                      <w:marRight w:val="0"/>
                      <w:marTop w:val="0"/>
                      <w:marBottom w:val="0"/>
                      <w:divBdr>
                        <w:top w:val="none" w:sz="0" w:space="0" w:color="auto"/>
                        <w:left w:val="none" w:sz="0" w:space="0" w:color="auto"/>
                        <w:bottom w:val="none" w:sz="0" w:space="0" w:color="auto"/>
                        <w:right w:val="none" w:sz="0" w:space="0" w:color="auto"/>
                      </w:divBdr>
                    </w:div>
                  </w:divsChild>
                </w:div>
                <w:div w:id="1421637447">
                  <w:marLeft w:val="0"/>
                  <w:marRight w:val="0"/>
                  <w:marTop w:val="0"/>
                  <w:marBottom w:val="0"/>
                  <w:divBdr>
                    <w:top w:val="none" w:sz="0" w:space="0" w:color="auto"/>
                    <w:left w:val="none" w:sz="0" w:space="0" w:color="auto"/>
                    <w:bottom w:val="none" w:sz="0" w:space="0" w:color="auto"/>
                    <w:right w:val="none" w:sz="0" w:space="0" w:color="auto"/>
                  </w:divBdr>
                  <w:divsChild>
                    <w:div w:id="343829133">
                      <w:marLeft w:val="0"/>
                      <w:marRight w:val="0"/>
                      <w:marTop w:val="0"/>
                      <w:marBottom w:val="0"/>
                      <w:divBdr>
                        <w:top w:val="none" w:sz="0" w:space="0" w:color="auto"/>
                        <w:left w:val="none" w:sz="0" w:space="0" w:color="auto"/>
                        <w:bottom w:val="none" w:sz="0" w:space="0" w:color="auto"/>
                        <w:right w:val="none" w:sz="0" w:space="0" w:color="auto"/>
                      </w:divBdr>
                    </w:div>
                  </w:divsChild>
                </w:div>
                <w:div w:id="1459180657">
                  <w:marLeft w:val="0"/>
                  <w:marRight w:val="0"/>
                  <w:marTop w:val="0"/>
                  <w:marBottom w:val="0"/>
                  <w:divBdr>
                    <w:top w:val="none" w:sz="0" w:space="0" w:color="auto"/>
                    <w:left w:val="none" w:sz="0" w:space="0" w:color="auto"/>
                    <w:bottom w:val="none" w:sz="0" w:space="0" w:color="auto"/>
                    <w:right w:val="none" w:sz="0" w:space="0" w:color="auto"/>
                  </w:divBdr>
                  <w:divsChild>
                    <w:div w:id="1583224702">
                      <w:marLeft w:val="0"/>
                      <w:marRight w:val="0"/>
                      <w:marTop w:val="0"/>
                      <w:marBottom w:val="0"/>
                      <w:divBdr>
                        <w:top w:val="none" w:sz="0" w:space="0" w:color="auto"/>
                        <w:left w:val="none" w:sz="0" w:space="0" w:color="auto"/>
                        <w:bottom w:val="none" w:sz="0" w:space="0" w:color="auto"/>
                        <w:right w:val="none" w:sz="0" w:space="0" w:color="auto"/>
                      </w:divBdr>
                    </w:div>
                  </w:divsChild>
                </w:div>
                <w:div w:id="1491215662">
                  <w:marLeft w:val="0"/>
                  <w:marRight w:val="0"/>
                  <w:marTop w:val="0"/>
                  <w:marBottom w:val="0"/>
                  <w:divBdr>
                    <w:top w:val="none" w:sz="0" w:space="0" w:color="auto"/>
                    <w:left w:val="none" w:sz="0" w:space="0" w:color="auto"/>
                    <w:bottom w:val="none" w:sz="0" w:space="0" w:color="auto"/>
                    <w:right w:val="none" w:sz="0" w:space="0" w:color="auto"/>
                  </w:divBdr>
                  <w:divsChild>
                    <w:div w:id="881357754">
                      <w:marLeft w:val="0"/>
                      <w:marRight w:val="0"/>
                      <w:marTop w:val="0"/>
                      <w:marBottom w:val="0"/>
                      <w:divBdr>
                        <w:top w:val="none" w:sz="0" w:space="0" w:color="auto"/>
                        <w:left w:val="none" w:sz="0" w:space="0" w:color="auto"/>
                        <w:bottom w:val="none" w:sz="0" w:space="0" w:color="auto"/>
                        <w:right w:val="none" w:sz="0" w:space="0" w:color="auto"/>
                      </w:divBdr>
                    </w:div>
                  </w:divsChild>
                </w:div>
                <w:div w:id="1584222428">
                  <w:marLeft w:val="0"/>
                  <w:marRight w:val="0"/>
                  <w:marTop w:val="0"/>
                  <w:marBottom w:val="0"/>
                  <w:divBdr>
                    <w:top w:val="none" w:sz="0" w:space="0" w:color="auto"/>
                    <w:left w:val="none" w:sz="0" w:space="0" w:color="auto"/>
                    <w:bottom w:val="none" w:sz="0" w:space="0" w:color="auto"/>
                    <w:right w:val="none" w:sz="0" w:space="0" w:color="auto"/>
                  </w:divBdr>
                  <w:divsChild>
                    <w:div w:id="484473276">
                      <w:marLeft w:val="0"/>
                      <w:marRight w:val="0"/>
                      <w:marTop w:val="0"/>
                      <w:marBottom w:val="0"/>
                      <w:divBdr>
                        <w:top w:val="none" w:sz="0" w:space="0" w:color="auto"/>
                        <w:left w:val="none" w:sz="0" w:space="0" w:color="auto"/>
                        <w:bottom w:val="none" w:sz="0" w:space="0" w:color="auto"/>
                        <w:right w:val="none" w:sz="0" w:space="0" w:color="auto"/>
                      </w:divBdr>
                    </w:div>
                  </w:divsChild>
                </w:div>
                <w:div w:id="1619264746">
                  <w:marLeft w:val="0"/>
                  <w:marRight w:val="0"/>
                  <w:marTop w:val="0"/>
                  <w:marBottom w:val="0"/>
                  <w:divBdr>
                    <w:top w:val="none" w:sz="0" w:space="0" w:color="auto"/>
                    <w:left w:val="none" w:sz="0" w:space="0" w:color="auto"/>
                    <w:bottom w:val="none" w:sz="0" w:space="0" w:color="auto"/>
                    <w:right w:val="none" w:sz="0" w:space="0" w:color="auto"/>
                  </w:divBdr>
                  <w:divsChild>
                    <w:div w:id="1659118560">
                      <w:marLeft w:val="0"/>
                      <w:marRight w:val="0"/>
                      <w:marTop w:val="0"/>
                      <w:marBottom w:val="0"/>
                      <w:divBdr>
                        <w:top w:val="none" w:sz="0" w:space="0" w:color="auto"/>
                        <w:left w:val="none" w:sz="0" w:space="0" w:color="auto"/>
                        <w:bottom w:val="none" w:sz="0" w:space="0" w:color="auto"/>
                        <w:right w:val="none" w:sz="0" w:space="0" w:color="auto"/>
                      </w:divBdr>
                    </w:div>
                  </w:divsChild>
                </w:div>
                <w:div w:id="1696465273">
                  <w:marLeft w:val="0"/>
                  <w:marRight w:val="0"/>
                  <w:marTop w:val="0"/>
                  <w:marBottom w:val="0"/>
                  <w:divBdr>
                    <w:top w:val="none" w:sz="0" w:space="0" w:color="auto"/>
                    <w:left w:val="none" w:sz="0" w:space="0" w:color="auto"/>
                    <w:bottom w:val="none" w:sz="0" w:space="0" w:color="auto"/>
                    <w:right w:val="none" w:sz="0" w:space="0" w:color="auto"/>
                  </w:divBdr>
                  <w:divsChild>
                    <w:div w:id="616764503">
                      <w:marLeft w:val="0"/>
                      <w:marRight w:val="0"/>
                      <w:marTop w:val="0"/>
                      <w:marBottom w:val="0"/>
                      <w:divBdr>
                        <w:top w:val="none" w:sz="0" w:space="0" w:color="auto"/>
                        <w:left w:val="none" w:sz="0" w:space="0" w:color="auto"/>
                        <w:bottom w:val="none" w:sz="0" w:space="0" w:color="auto"/>
                        <w:right w:val="none" w:sz="0" w:space="0" w:color="auto"/>
                      </w:divBdr>
                    </w:div>
                  </w:divsChild>
                </w:div>
                <w:div w:id="1736776555">
                  <w:marLeft w:val="0"/>
                  <w:marRight w:val="0"/>
                  <w:marTop w:val="0"/>
                  <w:marBottom w:val="0"/>
                  <w:divBdr>
                    <w:top w:val="none" w:sz="0" w:space="0" w:color="auto"/>
                    <w:left w:val="none" w:sz="0" w:space="0" w:color="auto"/>
                    <w:bottom w:val="none" w:sz="0" w:space="0" w:color="auto"/>
                    <w:right w:val="none" w:sz="0" w:space="0" w:color="auto"/>
                  </w:divBdr>
                  <w:divsChild>
                    <w:div w:id="1972857432">
                      <w:marLeft w:val="0"/>
                      <w:marRight w:val="0"/>
                      <w:marTop w:val="0"/>
                      <w:marBottom w:val="0"/>
                      <w:divBdr>
                        <w:top w:val="none" w:sz="0" w:space="0" w:color="auto"/>
                        <w:left w:val="none" w:sz="0" w:space="0" w:color="auto"/>
                        <w:bottom w:val="none" w:sz="0" w:space="0" w:color="auto"/>
                        <w:right w:val="none" w:sz="0" w:space="0" w:color="auto"/>
                      </w:divBdr>
                    </w:div>
                  </w:divsChild>
                </w:div>
                <w:div w:id="1751583404">
                  <w:marLeft w:val="0"/>
                  <w:marRight w:val="0"/>
                  <w:marTop w:val="0"/>
                  <w:marBottom w:val="0"/>
                  <w:divBdr>
                    <w:top w:val="none" w:sz="0" w:space="0" w:color="auto"/>
                    <w:left w:val="none" w:sz="0" w:space="0" w:color="auto"/>
                    <w:bottom w:val="none" w:sz="0" w:space="0" w:color="auto"/>
                    <w:right w:val="none" w:sz="0" w:space="0" w:color="auto"/>
                  </w:divBdr>
                  <w:divsChild>
                    <w:div w:id="258103712">
                      <w:marLeft w:val="0"/>
                      <w:marRight w:val="0"/>
                      <w:marTop w:val="0"/>
                      <w:marBottom w:val="0"/>
                      <w:divBdr>
                        <w:top w:val="none" w:sz="0" w:space="0" w:color="auto"/>
                        <w:left w:val="none" w:sz="0" w:space="0" w:color="auto"/>
                        <w:bottom w:val="none" w:sz="0" w:space="0" w:color="auto"/>
                        <w:right w:val="none" w:sz="0" w:space="0" w:color="auto"/>
                      </w:divBdr>
                    </w:div>
                  </w:divsChild>
                </w:div>
                <w:div w:id="1785612658">
                  <w:marLeft w:val="0"/>
                  <w:marRight w:val="0"/>
                  <w:marTop w:val="0"/>
                  <w:marBottom w:val="0"/>
                  <w:divBdr>
                    <w:top w:val="none" w:sz="0" w:space="0" w:color="auto"/>
                    <w:left w:val="none" w:sz="0" w:space="0" w:color="auto"/>
                    <w:bottom w:val="none" w:sz="0" w:space="0" w:color="auto"/>
                    <w:right w:val="none" w:sz="0" w:space="0" w:color="auto"/>
                  </w:divBdr>
                  <w:divsChild>
                    <w:div w:id="71893862">
                      <w:marLeft w:val="0"/>
                      <w:marRight w:val="0"/>
                      <w:marTop w:val="0"/>
                      <w:marBottom w:val="0"/>
                      <w:divBdr>
                        <w:top w:val="none" w:sz="0" w:space="0" w:color="auto"/>
                        <w:left w:val="none" w:sz="0" w:space="0" w:color="auto"/>
                        <w:bottom w:val="none" w:sz="0" w:space="0" w:color="auto"/>
                        <w:right w:val="none" w:sz="0" w:space="0" w:color="auto"/>
                      </w:divBdr>
                    </w:div>
                  </w:divsChild>
                </w:div>
                <w:div w:id="1875535958">
                  <w:marLeft w:val="0"/>
                  <w:marRight w:val="0"/>
                  <w:marTop w:val="0"/>
                  <w:marBottom w:val="0"/>
                  <w:divBdr>
                    <w:top w:val="none" w:sz="0" w:space="0" w:color="auto"/>
                    <w:left w:val="none" w:sz="0" w:space="0" w:color="auto"/>
                    <w:bottom w:val="none" w:sz="0" w:space="0" w:color="auto"/>
                    <w:right w:val="none" w:sz="0" w:space="0" w:color="auto"/>
                  </w:divBdr>
                  <w:divsChild>
                    <w:div w:id="2059088075">
                      <w:marLeft w:val="0"/>
                      <w:marRight w:val="0"/>
                      <w:marTop w:val="0"/>
                      <w:marBottom w:val="0"/>
                      <w:divBdr>
                        <w:top w:val="none" w:sz="0" w:space="0" w:color="auto"/>
                        <w:left w:val="none" w:sz="0" w:space="0" w:color="auto"/>
                        <w:bottom w:val="none" w:sz="0" w:space="0" w:color="auto"/>
                        <w:right w:val="none" w:sz="0" w:space="0" w:color="auto"/>
                      </w:divBdr>
                    </w:div>
                  </w:divsChild>
                </w:div>
                <w:div w:id="1926572912">
                  <w:marLeft w:val="0"/>
                  <w:marRight w:val="0"/>
                  <w:marTop w:val="0"/>
                  <w:marBottom w:val="0"/>
                  <w:divBdr>
                    <w:top w:val="none" w:sz="0" w:space="0" w:color="auto"/>
                    <w:left w:val="none" w:sz="0" w:space="0" w:color="auto"/>
                    <w:bottom w:val="none" w:sz="0" w:space="0" w:color="auto"/>
                    <w:right w:val="none" w:sz="0" w:space="0" w:color="auto"/>
                  </w:divBdr>
                  <w:divsChild>
                    <w:div w:id="1030685609">
                      <w:marLeft w:val="0"/>
                      <w:marRight w:val="0"/>
                      <w:marTop w:val="0"/>
                      <w:marBottom w:val="0"/>
                      <w:divBdr>
                        <w:top w:val="none" w:sz="0" w:space="0" w:color="auto"/>
                        <w:left w:val="none" w:sz="0" w:space="0" w:color="auto"/>
                        <w:bottom w:val="none" w:sz="0" w:space="0" w:color="auto"/>
                        <w:right w:val="none" w:sz="0" w:space="0" w:color="auto"/>
                      </w:divBdr>
                    </w:div>
                  </w:divsChild>
                </w:div>
                <w:div w:id="1942570494">
                  <w:marLeft w:val="0"/>
                  <w:marRight w:val="0"/>
                  <w:marTop w:val="0"/>
                  <w:marBottom w:val="0"/>
                  <w:divBdr>
                    <w:top w:val="none" w:sz="0" w:space="0" w:color="auto"/>
                    <w:left w:val="none" w:sz="0" w:space="0" w:color="auto"/>
                    <w:bottom w:val="none" w:sz="0" w:space="0" w:color="auto"/>
                    <w:right w:val="none" w:sz="0" w:space="0" w:color="auto"/>
                  </w:divBdr>
                  <w:divsChild>
                    <w:div w:id="236941062">
                      <w:marLeft w:val="0"/>
                      <w:marRight w:val="0"/>
                      <w:marTop w:val="0"/>
                      <w:marBottom w:val="0"/>
                      <w:divBdr>
                        <w:top w:val="none" w:sz="0" w:space="0" w:color="auto"/>
                        <w:left w:val="none" w:sz="0" w:space="0" w:color="auto"/>
                        <w:bottom w:val="none" w:sz="0" w:space="0" w:color="auto"/>
                        <w:right w:val="none" w:sz="0" w:space="0" w:color="auto"/>
                      </w:divBdr>
                    </w:div>
                  </w:divsChild>
                </w:div>
                <w:div w:id="2058314023">
                  <w:marLeft w:val="0"/>
                  <w:marRight w:val="0"/>
                  <w:marTop w:val="0"/>
                  <w:marBottom w:val="0"/>
                  <w:divBdr>
                    <w:top w:val="none" w:sz="0" w:space="0" w:color="auto"/>
                    <w:left w:val="none" w:sz="0" w:space="0" w:color="auto"/>
                    <w:bottom w:val="none" w:sz="0" w:space="0" w:color="auto"/>
                    <w:right w:val="none" w:sz="0" w:space="0" w:color="auto"/>
                  </w:divBdr>
                  <w:divsChild>
                    <w:div w:id="2124617526">
                      <w:marLeft w:val="0"/>
                      <w:marRight w:val="0"/>
                      <w:marTop w:val="0"/>
                      <w:marBottom w:val="0"/>
                      <w:divBdr>
                        <w:top w:val="none" w:sz="0" w:space="0" w:color="auto"/>
                        <w:left w:val="none" w:sz="0" w:space="0" w:color="auto"/>
                        <w:bottom w:val="none" w:sz="0" w:space="0" w:color="auto"/>
                        <w:right w:val="none" w:sz="0" w:space="0" w:color="auto"/>
                      </w:divBdr>
                    </w:div>
                  </w:divsChild>
                </w:div>
                <w:div w:id="2118912336">
                  <w:marLeft w:val="0"/>
                  <w:marRight w:val="0"/>
                  <w:marTop w:val="0"/>
                  <w:marBottom w:val="0"/>
                  <w:divBdr>
                    <w:top w:val="none" w:sz="0" w:space="0" w:color="auto"/>
                    <w:left w:val="none" w:sz="0" w:space="0" w:color="auto"/>
                    <w:bottom w:val="none" w:sz="0" w:space="0" w:color="auto"/>
                    <w:right w:val="none" w:sz="0" w:space="0" w:color="auto"/>
                  </w:divBdr>
                  <w:divsChild>
                    <w:div w:id="424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2038">
          <w:marLeft w:val="0"/>
          <w:marRight w:val="0"/>
          <w:marTop w:val="0"/>
          <w:marBottom w:val="0"/>
          <w:divBdr>
            <w:top w:val="none" w:sz="0" w:space="0" w:color="auto"/>
            <w:left w:val="none" w:sz="0" w:space="0" w:color="auto"/>
            <w:bottom w:val="none" w:sz="0" w:space="0" w:color="auto"/>
            <w:right w:val="none" w:sz="0" w:space="0" w:color="auto"/>
          </w:divBdr>
        </w:div>
        <w:div w:id="1576933598">
          <w:marLeft w:val="0"/>
          <w:marRight w:val="0"/>
          <w:marTop w:val="0"/>
          <w:marBottom w:val="0"/>
          <w:divBdr>
            <w:top w:val="none" w:sz="0" w:space="0" w:color="auto"/>
            <w:left w:val="none" w:sz="0" w:space="0" w:color="auto"/>
            <w:bottom w:val="none" w:sz="0" w:space="0" w:color="auto"/>
            <w:right w:val="none" w:sz="0" w:space="0" w:color="auto"/>
          </w:divBdr>
        </w:div>
        <w:div w:id="1598369613">
          <w:marLeft w:val="0"/>
          <w:marRight w:val="0"/>
          <w:marTop w:val="0"/>
          <w:marBottom w:val="0"/>
          <w:divBdr>
            <w:top w:val="none" w:sz="0" w:space="0" w:color="auto"/>
            <w:left w:val="none" w:sz="0" w:space="0" w:color="auto"/>
            <w:bottom w:val="none" w:sz="0" w:space="0" w:color="auto"/>
            <w:right w:val="none" w:sz="0" w:space="0" w:color="auto"/>
          </w:divBdr>
        </w:div>
        <w:div w:id="1603293245">
          <w:marLeft w:val="0"/>
          <w:marRight w:val="0"/>
          <w:marTop w:val="0"/>
          <w:marBottom w:val="0"/>
          <w:divBdr>
            <w:top w:val="none" w:sz="0" w:space="0" w:color="auto"/>
            <w:left w:val="none" w:sz="0" w:space="0" w:color="auto"/>
            <w:bottom w:val="none" w:sz="0" w:space="0" w:color="auto"/>
            <w:right w:val="none" w:sz="0" w:space="0" w:color="auto"/>
          </w:divBdr>
          <w:divsChild>
            <w:div w:id="1382485612">
              <w:marLeft w:val="-75"/>
              <w:marRight w:val="0"/>
              <w:marTop w:val="30"/>
              <w:marBottom w:val="30"/>
              <w:divBdr>
                <w:top w:val="none" w:sz="0" w:space="0" w:color="auto"/>
                <w:left w:val="none" w:sz="0" w:space="0" w:color="auto"/>
                <w:bottom w:val="none" w:sz="0" w:space="0" w:color="auto"/>
                <w:right w:val="none" w:sz="0" w:space="0" w:color="auto"/>
              </w:divBdr>
              <w:divsChild>
                <w:div w:id="36778812">
                  <w:marLeft w:val="0"/>
                  <w:marRight w:val="0"/>
                  <w:marTop w:val="0"/>
                  <w:marBottom w:val="0"/>
                  <w:divBdr>
                    <w:top w:val="none" w:sz="0" w:space="0" w:color="auto"/>
                    <w:left w:val="none" w:sz="0" w:space="0" w:color="auto"/>
                    <w:bottom w:val="none" w:sz="0" w:space="0" w:color="auto"/>
                    <w:right w:val="none" w:sz="0" w:space="0" w:color="auto"/>
                  </w:divBdr>
                  <w:divsChild>
                    <w:div w:id="46026654">
                      <w:marLeft w:val="0"/>
                      <w:marRight w:val="0"/>
                      <w:marTop w:val="0"/>
                      <w:marBottom w:val="0"/>
                      <w:divBdr>
                        <w:top w:val="none" w:sz="0" w:space="0" w:color="auto"/>
                        <w:left w:val="none" w:sz="0" w:space="0" w:color="auto"/>
                        <w:bottom w:val="none" w:sz="0" w:space="0" w:color="auto"/>
                        <w:right w:val="none" w:sz="0" w:space="0" w:color="auto"/>
                      </w:divBdr>
                    </w:div>
                  </w:divsChild>
                </w:div>
                <w:div w:id="125585611">
                  <w:marLeft w:val="0"/>
                  <w:marRight w:val="0"/>
                  <w:marTop w:val="0"/>
                  <w:marBottom w:val="0"/>
                  <w:divBdr>
                    <w:top w:val="none" w:sz="0" w:space="0" w:color="auto"/>
                    <w:left w:val="none" w:sz="0" w:space="0" w:color="auto"/>
                    <w:bottom w:val="none" w:sz="0" w:space="0" w:color="auto"/>
                    <w:right w:val="none" w:sz="0" w:space="0" w:color="auto"/>
                  </w:divBdr>
                  <w:divsChild>
                    <w:div w:id="66461892">
                      <w:marLeft w:val="0"/>
                      <w:marRight w:val="0"/>
                      <w:marTop w:val="0"/>
                      <w:marBottom w:val="0"/>
                      <w:divBdr>
                        <w:top w:val="none" w:sz="0" w:space="0" w:color="auto"/>
                        <w:left w:val="none" w:sz="0" w:space="0" w:color="auto"/>
                        <w:bottom w:val="none" w:sz="0" w:space="0" w:color="auto"/>
                        <w:right w:val="none" w:sz="0" w:space="0" w:color="auto"/>
                      </w:divBdr>
                    </w:div>
                  </w:divsChild>
                </w:div>
                <w:div w:id="163011754">
                  <w:marLeft w:val="0"/>
                  <w:marRight w:val="0"/>
                  <w:marTop w:val="0"/>
                  <w:marBottom w:val="0"/>
                  <w:divBdr>
                    <w:top w:val="none" w:sz="0" w:space="0" w:color="auto"/>
                    <w:left w:val="none" w:sz="0" w:space="0" w:color="auto"/>
                    <w:bottom w:val="none" w:sz="0" w:space="0" w:color="auto"/>
                    <w:right w:val="none" w:sz="0" w:space="0" w:color="auto"/>
                  </w:divBdr>
                  <w:divsChild>
                    <w:div w:id="718020103">
                      <w:marLeft w:val="0"/>
                      <w:marRight w:val="0"/>
                      <w:marTop w:val="0"/>
                      <w:marBottom w:val="0"/>
                      <w:divBdr>
                        <w:top w:val="none" w:sz="0" w:space="0" w:color="auto"/>
                        <w:left w:val="none" w:sz="0" w:space="0" w:color="auto"/>
                        <w:bottom w:val="none" w:sz="0" w:space="0" w:color="auto"/>
                        <w:right w:val="none" w:sz="0" w:space="0" w:color="auto"/>
                      </w:divBdr>
                    </w:div>
                  </w:divsChild>
                </w:div>
                <w:div w:id="202865529">
                  <w:marLeft w:val="0"/>
                  <w:marRight w:val="0"/>
                  <w:marTop w:val="0"/>
                  <w:marBottom w:val="0"/>
                  <w:divBdr>
                    <w:top w:val="none" w:sz="0" w:space="0" w:color="auto"/>
                    <w:left w:val="none" w:sz="0" w:space="0" w:color="auto"/>
                    <w:bottom w:val="none" w:sz="0" w:space="0" w:color="auto"/>
                    <w:right w:val="none" w:sz="0" w:space="0" w:color="auto"/>
                  </w:divBdr>
                  <w:divsChild>
                    <w:div w:id="285700715">
                      <w:marLeft w:val="0"/>
                      <w:marRight w:val="0"/>
                      <w:marTop w:val="0"/>
                      <w:marBottom w:val="0"/>
                      <w:divBdr>
                        <w:top w:val="none" w:sz="0" w:space="0" w:color="auto"/>
                        <w:left w:val="none" w:sz="0" w:space="0" w:color="auto"/>
                        <w:bottom w:val="none" w:sz="0" w:space="0" w:color="auto"/>
                        <w:right w:val="none" w:sz="0" w:space="0" w:color="auto"/>
                      </w:divBdr>
                    </w:div>
                  </w:divsChild>
                </w:div>
                <w:div w:id="241570435">
                  <w:marLeft w:val="0"/>
                  <w:marRight w:val="0"/>
                  <w:marTop w:val="0"/>
                  <w:marBottom w:val="0"/>
                  <w:divBdr>
                    <w:top w:val="none" w:sz="0" w:space="0" w:color="auto"/>
                    <w:left w:val="none" w:sz="0" w:space="0" w:color="auto"/>
                    <w:bottom w:val="none" w:sz="0" w:space="0" w:color="auto"/>
                    <w:right w:val="none" w:sz="0" w:space="0" w:color="auto"/>
                  </w:divBdr>
                  <w:divsChild>
                    <w:div w:id="910233017">
                      <w:marLeft w:val="0"/>
                      <w:marRight w:val="0"/>
                      <w:marTop w:val="0"/>
                      <w:marBottom w:val="0"/>
                      <w:divBdr>
                        <w:top w:val="none" w:sz="0" w:space="0" w:color="auto"/>
                        <w:left w:val="none" w:sz="0" w:space="0" w:color="auto"/>
                        <w:bottom w:val="none" w:sz="0" w:space="0" w:color="auto"/>
                        <w:right w:val="none" w:sz="0" w:space="0" w:color="auto"/>
                      </w:divBdr>
                    </w:div>
                  </w:divsChild>
                </w:div>
                <w:div w:id="431628819">
                  <w:marLeft w:val="0"/>
                  <w:marRight w:val="0"/>
                  <w:marTop w:val="0"/>
                  <w:marBottom w:val="0"/>
                  <w:divBdr>
                    <w:top w:val="none" w:sz="0" w:space="0" w:color="auto"/>
                    <w:left w:val="none" w:sz="0" w:space="0" w:color="auto"/>
                    <w:bottom w:val="none" w:sz="0" w:space="0" w:color="auto"/>
                    <w:right w:val="none" w:sz="0" w:space="0" w:color="auto"/>
                  </w:divBdr>
                  <w:divsChild>
                    <w:div w:id="729963520">
                      <w:marLeft w:val="0"/>
                      <w:marRight w:val="0"/>
                      <w:marTop w:val="0"/>
                      <w:marBottom w:val="0"/>
                      <w:divBdr>
                        <w:top w:val="none" w:sz="0" w:space="0" w:color="auto"/>
                        <w:left w:val="none" w:sz="0" w:space="0" w:color="auto"/>
                        <w:bottom w:val="none" w:sz="0" w:space="0" w:color="auto"/>
                        <w:right w:val="none" w:sz="0" w:space="0" w:color="auto"/>
                      </w:divBdr>
                    </w:div>
                  </w:divsChild>
                </w:div>
                <w:div w:id="466355655">
                  <w:marLeft w:val="0"/>
                  <w:marRight w:val="0"/>
                  <w:marTop w:val="0"/>
                  <w:marBottom w:val="0"/>
                  <w:divBdr>
                    <w:top w:val="none" w:sz="0" w:space="0" w:color="auto"/>
                    <w:left w:val="none" w:sz="0" w:space="0" w:color="auto"/>
                    <w:bottom w:val="none" w:sz="0" w:space="0" w:color="auto"/>
                    <w:right w:val="none" w:sz="0" w:space="0" w:color="auto"/>
                  </w:divBdr>
                  <w:divsChild>
                    <w:div w:id="1802112992">
                      <w:marLeft w:val="0"/>
                      <w:marRight w:val="0"/>
                      <w:marTop w:val="0"/>
                      <w:marBottom w:val="0"/>
                      <w:divBdr>
                        <w:top w:val="none" w:sz="0" w:space="0" w:color="auto"/>
                        <w:left w:val="none" w:sz="0" w:space="0" w:color="auto"/>
                        <w:bottom w:val="none" w:sz="0" w:space="0" w:color="auto"/>
                        <w:right w:val="none" w:sz="0" w:space="0" w:color="auto"/>
                      </w:divBdr>
                    </w:div>
                  </w:divsChild>
                </w:div>
                <w:div w:id="556362187">
                  <w:marLeft w:val="0"/>
                  <w:marRight w:val="0"/>
                  <w:marTop w:val="0"/>
                  <w:marBottom w:val="0"/>
                  <w:divBdr>
                    <w:top w:val="none" w:sz="0" w:space="0" w:color="auto"/>
                    <w:left w:val="none" w:sz="0" w:space="0" w:color="auto"/>
                    <w:bottom w:val="none" w:sz="0" w:space="0" w:color="auto"/>
                    <w:right w:val="none" w:sz="0" w:space="0" w:color="auto"/>
                  </w:divBdr>
                  <w:divsChild>
                    <w:div w:id="455755475">
                      <w:marLeft w:val="0"/>
                      <w:marRight w:val="0"/>
                      <w:marTop w:val="0"/>
                      <w:marBottom w:val="0"/>
                      <w:divBdr>
                        <w:top w:val="none" w:sz="0" w:space="0" w:color="auto"/>
                        <w:left w:val="none" w:sz="0" w:space="0" w:color="auto"/>
                        <w:bottom w:val="none" w:sz="0" w:space="0" w:color="auto"/>
                        <w:right w:val="none" w:sz="0" w:space="0" w:color="auto"/>
                      </w:divBdr>
                    </w:div>
                  </w:divsChild>
                </w:div>
                <w:div w:id="606352137">
                  <w:marLeft w:val="0"/>
                  <w:marRight w:val="0"/>
                  <w:marTop w:val="0"/>
                  <w:marBottom w:val="0"/>
                  <w:divBdr>
                    <w:top w:val="none" w:sz="0" w:space="0" w:color="auto"/>
                    <w:left w:val="none" w:sz="0" w:space="0" w:color="auto"/>
                    <w:bottom w:val="none" w:sz="0" w:space="0" w:color="auto"/>
                    <w:right w:val="none" w:sz="0" w:space="0" w:color="auto"/>
                  </w:divBdr>
                  <w:divsChild>
                    <w:div w:id="1314143053">
                      <w:marLeft w:val="0"/>
                      <w:marRight w:val="0"/>
                      <w:marTop w:val="0"/>
                      <w:marBottom w:val="0"/>
                      <w:divBdr>
                        <w:top w:val="none" w:sz="0" w:space="0" w:color="auto"/>
                        <w:left w:val="none" w:sz="0" w:space="0" w:color="auto"/>
                        <w:bottom w:val="none" w:sz="0" w:space="0" w:color="auto"/>
                        <w:right w:val="none" w:sz="0" w:space="0" w:color="auto"/>
                      </w:divBdr>
                    </w:div>
                  </w:divsChild>
                </w:div>
                <w:div w:id="620262733">
                  <w:marLeft w:val="0"/>
                  <w:marRight w:val="0"/>
                  <w:marTop w:val="0"/>
                  <w:marBottom w:val="0"/>
                  <w:divBdr>
                    <w:top w:val="none" w:sz="0" w:space="0" w:color="auto"/>
                    <w:left w:val="none" w:sz="0" w:space="0" w:color="auto"/>
                    <w:bottom w:val="none" w:sz="0" w:space="0" w:color="auto"/>
                    <w:right w:val="none" w:sz="0" w:space="0" w:color="auto"/>
                  </w:divBdr>
                  <w:divsChild>
                    <w:div w:id="51198581">
                      <w:marLeft w:val="0"/>
                      <w:marRight w:val="0"/>
                      <w:marTop w:val="0"/>
                      <w:marBottom w:val="0"/>
                      <w:divBdr>
                        <w:top w:val="none" w:sz="0" w:space="0" w:color="auto"/>
                        <w:left w:val="none" w:sz="0" w:space="0" w:color="auto"/>
                        <w:bottom w:val="none" w:sz="0" w:space="0" w:color="auto"/>
                        <w:right w:val="none" w:sz="0" w:space="0" w:color="auto"/>
                      </w:divBdr>
                    </w:div>
                  </w:divsChild>
                </w:div>
                <w:div w:id="701781401">
                  <w:marLeft w:val="0"/>
                  <w:marRight w:val="0"/>
                  <w:marTop w:val="0"/>
                  <w:marBottom w:val="0"/>
                  <w:divBdr>
                    <w:top w:val="none" w:sz="0" w:space="0" w:color="auto"/>
                    <w:left w:val="none" w:sz="0" w:space="0" w:color="auto"/>
                    <w:bottom w:val="none" w:sz="0" w:space="0" w:color="auto"/>
                    <w:right w:val="none" w:sz="0" w:space="0" w:color="auto"/>
                  </w:divBdr>
                  <w:divsChild>
                    <w:div w:id="889339422">
                      <w:marLeft w:val="0"/>
                      <w:marRight w:val="0"/>
                      <w:marTop w:val="0"/>
                      <w:marBottom w:val="0"/>
                      <w:divBdr>
                        <w:top w:val="none" w:sz="0" w:space="0" w:color="auto"/>
                        <w:left w:val="none" w:sz="0" w:space="0" w:color="auto"/>
                        <w:bottom w:val="none" w:sz="0" w:space="0" w:color="auto"/>
                        <w:right w:val="none" w:sz="0" w:space="0" w:color="auto"/>
                      </w:divBdr>
                    </w:div>
                  </w:divsChild>
                </w:div>
                <w:div w:id="727847378">
                  <w:marLeft w:val="0"/>
                  <w:marRight w:val="0"/>
                  <w:marTop w:val="0"/>
                  <w:marBottom w:val="0"/>
                  <w:divBdr>
                    <w:top w:val="none" w:sz="0" w:space="0" w:color="auto"/>
                    <w:left w:val="none" w:sz="0" w:space="0" w:color="auto"/>
                    <w:bottom w:val="none" w:sz="0" w:space="0" w:color="auto"/>
                    <w:right w:val="none" w:sz="0" w:space="0" w:color="auto"/>
                  </w:divBdr>
                  <w:divsChild>
                    <w:div w:id="1771391950">
                      <w:marLeft w:val="0"/>
                      <w:marRight w:val="0"/>
                      <w:marTop w:val="0"/>
                      <w:marBottom w:val="0"/>
                      <w:divBdr>
                        <w:top w:val="none" w:sz="0" w:space="0" w:color="auto"/>
                        <w:left w:val="none" w:sz="0" w:space="0" w:color="auto"/>
                        <w:bottom w:val="none" w:sz="0" w:space="0" w:color="auto"/>
                        <w:right w:val="none" w:sz="0" w:space="0" w:color="auto"/>
                      </w:divBdr>
                    </w:div>
                  </w:divsChild>
                </w:div>
                <w:div w:id="733893395">
                  <w:marLeft w:val="0"/>
                  <w:marRight w:val="0"/>
                  <w:marTop w:val="0"/>
                  <w:marBottom w:val="0"/>
                  <w:divBdr>
                    <w:top w:val="none" w:sz="0" w:space="0" w:color="auto"/>
                    <w:left w:val="none" w:sz="0" w:space="0" w:color="auto"/>
                    <w:bottom w:val="none" w:sz="0" w:space="0" w:color="auto"/>
                    <w:right w:val="none" w:sz="0" w:space="0" w:color="auto"/>
                  </w:divBdr>
                  <w:divsChild>
                    <w:div w:id="1258907833">
                      <w:marLeft w:val="0"/>
                      <w:marRight w:val="0"/>
                      <w:marTop w:val="0"/>
                      <w:marBottom w:val="0"/>
                      <w:divBdr>
                        <w:top w:val="none" w:sz="0" w:space="0" w:color="auto"/>
                        <w:left w:val="none" w:sz="0" w:space="0" w:color="auto"/>
                        <w:bottom w:val="none" w:sz="0" w:space="0" w:color="auto"/>
                        <w:right w:val="none" w:sz="0" w:space="0" w:color="auto"/>
                      </w:divBdr>
                    </w:div>
                  </w:divsChild>
                </w:div>
                <w:div w:id="751971342">
                  <w:marLeft w:val="0"/>
                  <w:marRight w:val="0"/>
                  <w:marTop w:val="0"/>
                  <w:marBottom w:val="0"/>
                  <w:divBdr>
                    <w:top w:val="none" w:sz="0" w:space="0" w:color="auto"/>
                    <w:left w:val="none" w:sz="0" w:space="0" w:color="auto"/>
                    <w:bottom w:val="none" w:sz="0" w:space="0" w:color="auto"/>
                    <w:right w:val="none" w:sz="0" w:space="0" w:color="auto"/>
                  </w:divBdr>
                  <w:divsChild>
                    <w:div w:id="92556585">
                      <w:marLeft w:val="0"/>
                      <w:marRight w:val="0"/>
                      <w:marTop w:val="0"/>
                      <w:marBottom w:val="0"/>
                      <w:divBdr>
                        <w:top w:val="none" w:sz="0" w:space="0" w:color="auto"/>
                        <w:left w:val="none" w:sz="0" w:space="0" w:color="auto"/>
                        <w:bottom w:val="none" w:sz="0" w:space="0" w:color="auto"/>
                        <w:right w:val="none" w:sz="0" w:space="0" w:color="auto"/>
                      </w:divBdr>
                    </w:div>
                  </w:divsChild>
                </w:div>
                <w:div w:id="941228205">
                  <w:marLeft w:val="0"/>
                  <w:marRight w:val="0"/>
                  <w:marTop w:val="0"/>
                  <w:marBottom w:val="0"/>
                  <w:divBdr>
                    <w:top w:val="none" w:sz="0" w:space="0" w:color="auto"/>
                    <w:left w:val="none" w:sz="0" w:space="0" w:color="auto"/>
                    <w:bottom w:val="none" w:sz="0" w:space="0" w:color="auto"/>
                    <w:right w:val="none" w:sz="0" w:space="0" w:color="auto"/>
                  </w:divBdr>
                  <w:divsChild>
                    <w:div w:id="562369382">
                      <w:marLeft w:val="0"/>
                      <w:marRight w:val="0"/>
                      <w:marTop w:val="0"/>
                      <w:marBottom w:val="0"/>
                      <w:divBdr>
                        <w:top w:val="none" w:sz="0" w:space="0" w:color="auto"/>
                        <w:left w:val="none" w:sz="0" w:space="0" w:color="auto"/>
                        <w:bottom w:val="none" w:sz="0" w:space="0" w:color="auto"/>
                        <w:right w:val="none" w:sz="0" w:space="0" w:color="auto"/>
                      </w:divBdr>
                    </w:div>
                  </w:divsChild>
                </w:div>
                <w:div w:id="971709287">
                  <w:marLeft w:val="0"/>
                  <w:marRight w:val="0"/>
                  <w:marTop w:val="0"/>
                  <w:marBottom w:val="0"/>
                  <w:divBdr>
                    <w:top w:val="none" w:sz="0" w:space="0" w:color="auto"/>
                    <w:left w:val="none" w:sz="0" w:space="0" w:color="auto"/>
                    <w:bottom w:val="none" w:sz="0" w:space="0" w:color="auto"/>
                    <w:right w:val="none" w:sz="0" w:space="0" w:color="auto"/>
                  </w:divBdr>
                  <w:divsChild>
                    <w:div w:id="172885230">
                      <w:marLeft w:val="0"/>
                      <w:marRight w:val="0"/>
                      <w:marTop w:val="0"/>
                      <w:marBottom w:val="0"/>
                      <w:divBdr>
                        <w:top w:val="none" w:sz="0" w:space="0" w:color="auto"/>
                        <w:left w:val="none" w:sz="0" w:space="0" w:color="auto"/>
                        <w:bottom w:val="none" w:sz="0" w:space="0" w:color="auto"/>
                        <w:right w:val="none" w:sz="0" w:space="0" w:color="auto"/>
                      </w:divBdr>
                    </w:div>
                  </w:divsChild>
                </w:div>
                <w:div w:id="1080640418">
                  <w:marLeft w:val="0"/>
                  <w:marRight w:val="0"/>
                  <w:marTop w:val="0"/>
                  <w:marBottom w:val="0"/>
                  <w:divBdr>
                    <w:top w:val="none" w:sz="0" w:space="0" w:color="auto"/>
                    <w:left w:val="none" w:sz="0" w:space="0" w:color="auto"/>
                    <w:bottom w:val="none" w:sz="0" w:space="0" w:color="auto"/>
                    <w:right w:val="none" w:sz="0" w:space="0" w:color="auto"/>
                  </w:divBdr>
                  <w:divsChild>
                    <w:div w:id="743527822">
                      <w:marLeft w:val="0"/>
                      <w:marRight w:val="0"/>
                      <w:marTop w:val="0"/>
                      <w:marBottom w:val="0"/>
                      <w:divBdr>
                        <w:top w:val="none" w:sz="0" w:space="0" w:color="auto"/>
                        <w:left w:val="none" w:sz="0" w:space="0" w:color="auto"/>
                        <w:bottom w:val="none" w:sz="0" w:space="0" w:color="auto"/>
                        <w:right w:val="none" w:sz="0" w:space="0" w:color="auto"/>
                      </w:divBdr>
                    </w:div>
                  </w:divsChild>
                </w:div>
                <w:div w:id="1099643803">
                  <w:marLeft w:val="0"/>
                  <w:marRight w:val="0"/>
                  <w:marTop w:val="0"/>
                  <w:marBottom w:val="0"/>
                  <w:divBdr>
                    <w:top w:val="none" w:sz="0" w:space="0" w:color="auto"/>
                    <w:left w:val="none" w:sz="0" w:space="0" w:color="auto"/>
                    <w:bottom w:val="none" w:sz="0" w:space="0" w:color="auto"/>
                    <w:right w:val="none" w:sz="0" w:space="0" w:color="auto"/>
                  </w:divBdr>
                  <w:divsChild>
                    <w:div w:id="967466286">
                      <w:marLeft w:val="0"/>
                      <w:marRight w:val="0"/>
                      <w:marTop w:val="0"/>
                      <w:marBottom w:val="0"/>
                      <w:divBdr>
                        <w:top w:val="none" w:sz="0" w:space="0" w:color="auto"/>
                        <w:left w:val="none" w:sz="0" w:space="0" w:color="auto"/>
                        <w:bottom w:val="none" w:sz="0" w:space="0" w:color="auto"/>
                        <w:right w:val="none" w:sz="0" w:space="0" w:color="auto"/>
                      </w:divBdr>
                    </w:div>
                  </w:divsChild>
                </w:div>
                <w:div w:id="1126973634">
                  <w:marLeft w:val="0"/>
                  <w:marRight w:val="0"/>
                  <w:marTop w:val="0"/>
                  <w:marBottom w:val="0"/>
                  <w:divBdr>
                    <w:top w:val="none" w:sz="0" w:space="0" w:color="auto"/>
                    <w:left w:val="none" w:sz="0" w:space="0" w:color="auto"/>
                    <w:bottom w:val="none" w:sz="0" w:space="0" w:color="auto"/>
                    <w:right w:val="none" w:sz="0" w:space="0" w:color="auto"/>
                  </w:divBdr>
                  <w:divsChild>
                    <w:div w:id="597106615">
                      <w:marLeft w:val="0"/>
                      <w:marRight w:val="0"/>
                      <w:marTop w:val="0"/>
                      <w:marBottom w:val="0"/>
                      <w:divBdr>
                        <w:top w:val="none" w:sz="0" w:space="0" w:color="auto"/>
                        <w:left w:val="none" w:sz="0" w:space="0" w:color="auto"/>
                        <w:bottom w:val="none" w:sz="0" w:space="0" w:color="auto"/>
                        <w:right w:val="none" w:sz="0" w:space="0" w:color="auto"/>
                      </w:divBdr>
                    </w:div>
                  </w:divsChild>
                </w:div>
                <w:div w:id="1172916526">
                  <w:marLeft w:val="0"/>
                  <w:marRight w:val="0"/>
                  <w:marTop w:val="0"/>
                  <w:marBottom w:val="0"/>
                  <w:divBdr>
                    <w:top w:val="none" w:sz="0" w:space="0" w:color="auto"/>
                    <w:left w:val="none" w:sz="0" w:space="0" w:color="auto"/>
                    <w:bottom w:val="none" w:sz="0" w:space="0" w:color="auto"/>
                    <w:right w:val="none" w:sz="0" w:space="0" w:color="auto"/>
                  </w:divBdr>
                  <w:divsChild>
                    <w:div w:id="1982541375">
                      <w:marLeft w:val="0"/>
                      <w:marRight w:val="0"/>
                      <w:marTop w:val="0"/>
                      <w:marBottom w:val="0"/>
                      <w:divBdr>
                        <w:top w:val="none" w:sz="0" w:space="0" w:color="auto"/>
                        <w:left w:val="none" w:sz="0" w:space="0" w:color="auto"/>
                        <w:bottom w:val="none" w:sz="0" w:space="0" w:color="auto"/>
                        <w:right w:val="none" w:sz="0" w:space="0" w:color="auto"/>
                      </w:divBdr>
                    </w:div>
                  </w:divsChild>
                </w:div>
                <w:div w:id="1241676829">
                  <w:marLeft w:val="0"/>
                  <w:marRight w:val="0"/>
                  <w:marTop w:val="0"/>
                  <w:marBottom w:val="0"/>
                  <w:divBdr>
                    <w:top w:val="none" w:sz="0" w:space="0" w:color="auto"/>
                    <w:left w:val="none" w:sz="0" w:space="0" w:color="auto"/>
                    <w:bottom w:val="none" w:sz="0" w:space="0" w:color="auto"/>
                    <w:right w:val="none" w:sz="0" w:space="0" w:color="auto"/>
                  </w:divBdr>
                  <w:divsChild>
                    <w:div w:id="807741635">
                      <w:marLeft w:val="0"/>
                      <w:marRight w:val="0"/>
                      <w:marTop w:val="0"/>
                      <w:marBottom w:val="0"/>
                      <w:divBdr>
                        <w:top w:val="none" w:sz="0" w:space="0" w:color="auto"/>
                        <w:left w:val="none" w:sz="0" w:space="0" w:color="auto"/>
                        <w:bottom w:val="none" w:sz="0" w:space="0" w:color="auto"/>
                        <w:right w:val="none" w:sz="0" w:space="0" w:color="auto"/>
                      </w:divBdr>
                    </w:div>
                  </w:divsChild>
                </w:div>
                <w:div w:id="1313753563">
                  <w:marLeft w:val="0"/>
                  <w:marRight w:val="0"/>
                  <w:marTop w:val="0"/>
                  <w:marBottom w:val="0"/>
                  <w:divBdr>
                    <w:top w:val="none" w:sz="0" w:space="0" w:color="auto"/>
                    <w:left w:val="none" w:sz="0" w:space="0" w:color="auto"/>
                    <w:bottom w:val="none" w:sz="0" w:space="0" w:color="auto"/>
                    <w:right w:val="none" w:sz="0" w:space="0" w:color="auto"/>
                  </w:divBdr>
                  <w:divsChild>
                    <w:div w:id="421730461">
                      <w:marLeft w:val="0"/>
                      <w:marRight w:val="0"/>
                      <w:marTop w:val="0"/>
                      <w:marBottom w:val="0"/>
                      <w:divBdr>
                        <w:top w:val="none" w:sz="0" w:space="0" w:color="auto"/>
                        <w:left w:val="none" w:sz="0" w:space="0" w:color="auto"/>
                        <w:bottom w:val="none" w:sz="0" w:space="0" w:color="auto"/>
                        <w:right w:val="none" w:sz="0" w:space="0" w:color="auto"/>
                      </w:divBdr>
                    </w:div>
                  </w:divsChild>
                </w:div>
                <w:div w:id="1321539310">
                  <w:marLeft w:val="0"/>
                  <w:marRight w:val="0"/>
                  <w:marTop w:val="0"/>
                  <w:marBottom w:val="0"/>
                  <w:divBdr>
                    <w:top w:val="none" w:sz="0" w:space="0" w:color="auto"/>
                    <w:left w:val="none" w:sz="0" w:space="0" w:color="auto"/>
                    <w:bottom w:val="none" w:sz="0" w:space="0" w:color="auto"/>
                    <w:right w:val="none" w:sz="0" w:space="0" w:color="auto"/>
                  </w:divBdr>
                  <w:divsChild>
                    <w:div w:id="1073351099">
                      <w:marLeft w:val="0"/>
                      <w:marRight w:val="0"/>
                      <w:marTop w:val="0"/>
                      <w:marBottom w:val="0"/>
                      <w:divBdr>
                        <w:top w:val="none" w:sz="0" w:space="0" w:color="auto"/>
                        <w:left w:val="none" w:sz="0" w:space="0" w:color="auto"/>
                        <w:bottom w:val="none" w:sz="0" w:space="0" w:color="auto"/>
                        <w:right w:val="none" w:sz="0" w:space="0" w:color="auto"/>
                      </w:divBdr>
                    </w:div>
                  </w:divsChild>
                </w:div>
                <w:div w:id="1396313756">
                  <w:marLeft w:val="0"/>
                  <w:marRight w:val="0"/>
                  <w:marTop w:val="0"/>
                  <w:marBottom w:val="0"/>
                  <w:divBdr>
                    <w:top w:val="none" w:sz="0" w:space="0" w:color="auto"/>
                    <w:left w:val="none" w:sz="0" w:space="0" w:color="auto"/>
                    <w:bottom w:val="none" w:sz="0" w:space="0" w:color="auto"/>
                    <w:right w:val="none" w:sz="0" w:space="0" w:color="auto"/>
                  </w:divBdr>
                  <w:divsChild>
                    <w:div w:id="326246404">
                      <w:marLeft w:val="0"/>
                      <w:marRight w:val="0"/>
                      <w:marTop w:val="0"/>
                      <w:marBottom w:val="0"/>
                      <w:divBdr>
                        <w:top w:val="none" w:sz="0" w:space="0" w:color="auto"/>
                        <w:left w:val="none" w:sz="0" w:space="0" w:color="auto"/>
                        <w:bottom w:val="none" w:sz="0" w:space="0" w:color="auto"/>
                        <w:right w:val="none" w:sz="0" w:space="0" w:color="auto"/>
                      </w:divBdr>
                    </w:div>
                  </w:divsChild>
                </w:div>
                <w:div w:id="1482651349">
                  <w:marLeft w:val="0"/>
                  <w:marRight w:val="0"/>
                  <w:marTop w:val="0"/>
                  <w:marBottom w:val="0"/>
                  <w:divBdr>
                    <w:top w:val="none" w:sz="0" w:space="0" w:color="auto"/>
                    <w:left w:val="none" w:sz="0" w:space="0" w:color="auto"/>
                    <w:bottom w:val="none" w:sz="0" w:space="0" w:color="auto"/>
                    <w:right w:val="none" w:sz="0" w:space="0" w:color="auto"/>
                  </w:divBdr>
                  <w:divsChild>
                    <w:div w:id="73164606">
                      <w:marLeft w:val="0"/>
                      <w:marRight w:val="0"/>
                      <w:marTop w:val="0"/>
                      <w:marBottom w:val="0"/>
                      <w:divBdr>
                        <w:top w:val="none" w:sz="0" w:space="0" w:color="auto"/>
                        <w:left w:val="none" w:sz="0" w:space="0" w:color="auto"/>
                        <w:bottom w:val="none" w:sz="0" w:space="0" w:color="auto"/>
                        <w:right w:val="none" w:sz="0" w:space="0" w:color="auto"/>
                      </w:divBdr>
                    </w:div>
                  </w:divsChild>
                </w:div>
                <w:div w:id="1628272315">
                  <w:marLeft w:val="0"/>
                  <w:marRight w:val="0"/>
                  <w:marTop w:val="0"/>
                  <w:marBottom w:val="0"/>
                  <w:divBdr>
                    <w:top w:val="none" w:sz="0" w:space="0" w:color="auto"/>
                    <w:left w:val="none" w:sz="0" w:space="0" w:color="auto"/>
                    <w:bottom w:val="none" w:sz="0" w:space="0" w:color="auto"/>
                    <w:right w:val="none" w:sz="0" w:space="0" w:color="auto"/>
                  </w:divBdr>
                  <w:divsChild>
                    <w:div w:id="795568988">
                      <w:marLeft w:val="0"/>
                      <w:marRight w:val="0"/>
                      <w:marTop w:val="0"/>
                      <w:marBottom w:val="0"/>
                      <w:divBdr>
                        <w:top w:val="none" w:sz="0" w:space="0" w:color="auto"/>
                        <w:left w:val="none" w:sz="0" w:space="0" w:color="auto"/>
                        <w:bottom w:val="none" w:sz="0" w:space="0" w:color="auto"/>
                        <w:right w:val="none" w:sz="0" w:space="0" w:color="auto"/>
                      </w:divBdr>
                    </w:div>
                  </w:divsChild>
                </w:div>
                <w:div w:id="1713573545">
                  <w:marLeft w:val="0"/>
                  <w:marRight w:val="0"/>
                  <w:marTop w:val="0"/>
                  <w:marBottom w:val="0"/>
                  <w:divBdr>
                    <w:top w:val="none" w:sz="0" w:space="0" w:color="auto"/>
                    <w:left w:val="none" w:sz="0" w:space="0" w:color="auto"/>
                    <w:bottom w:val="none" w:sz="0" w:space="0" w:color="auto"/>
                    <w:right w:val="none" w:sz="0" w:space="0" w:color="auto"/>
                  </w:divBdr>
                  <w:divsChild>
                    <w:div w:id="2111659314">
                      <w:marLeft w:val="0"/>
                      <w:marRight w:val="0"/>
                      <w:marTop w:val="0"/>
                      <w:marBottom w:val="0"/>
                      <w:divBdr>
                        <w:top w:val="none" w:sz="0" w:space="0" w:color="auto"/>
                        <w:left w:val="none" w:sz="0" w:space="0" w:color="auto"/>
                        <w:bottom w:val="none" w:sz="0" w:space="0" w:color="auto"/>
                        <w:right w:val="none" w:sz="0" w:space="0" w:color="auto"/>
                      </w:divBdr>
                    </w:div>
                  </w:divsChild>
                </w:div>
                <w:div w:id="1720396324">
                  <w:marLeft w:val="0"/>
                  <w:marRight w:val="0"/>
                  <w:marTop w:val="0"/>
                  <w:marBottom w:val="0"/>
                  <w:divBdr>
                    <w:top w:val="none" w:sz="0" w:space="0" w:color="auto"/>
                    <w:left w:val="none" w:sz="0" w:space="0" w:color="auto"/>
                    <w:bottom w:val="none" w:sz="0" w:space="0" w:color="auto"/>
                    <w:right w:val="none" w:sz="0" w:space="0" w:color="auto"/>
                  </w:divBdr>
                  <w:divsChild>
                    <w:div w:id="983972387">
                      <w:marLeft w:val="0"/>
                      <w:marRight w:val="0"/>
                      <w:marTop w:val="0"/>
                      <w:marBottom w:val="0"/>
                      <w:divBdr>
                        <w:top w:val="none" w:sz="0" w:space="0" w:color="auto"/>
                        <w:left w:val="none" w:sz="0" w:space="0" w:color="auto"/>
                        <w:bottom w:val="none" w:sz="0" w:space="0" w:color="auto"/>
                        <w:right w:val="none" w:sz="0" w:space="0" w:color="auto"/>
                      </w:divBdr>
                    </w:div>
                  </w:divsChild>
                </w:div>
                <w:div w:id="1856075324">
                  <w:marLeft w:val="0"/>
                  <w:marRight w:val="0"/>
                  <w:marTop w:val="0"/>
                  <w:marBottom w:val="0"/>
                  <w:divBdr>
                    <w:top w:val="none" w:sz="0" w:space="0" w:color="auto"/>
                    <w:left w:val="none" w:sz="0" w:space="0" w:color="auto"/>
                    <w:bottom w:val="none" w:sz="0" w:space="0" w:color="auto"/>
                    <w:right w:val="none" w:sz="0" w:space="0" w:color="auto"/>
                  </w:divBdr>
                  <w:divsChild>
                    <w:div w:id="897202987">
                      <w:marLeft w:val="0"/>
                      <w:marRight w:val="0"/>
                      <w:marTop w:val="0"/>
                      <w:marBottom w:val="0"/>
                      <w:divBdr>
                        <w:top w:val="none" w:sz="0" w:space="0" w:color="auto"/>
                        <w:left w:val="none" w:sz="0" w:space="0" w:color="auto"/>
                        <w:bottom w:val="none" w:sz="0" w:space="0" w:color="auto"/>
                        <w:right w:val="none" w:sz="0" w:space="0" w:color="auto"/>
                      </w:divBdr>
                    </w:div>
                  </w:divsChild>
                </w:div>
                <w:div w:id="1952127529">
                  <w:marLeft w:val="0"/>
                  <w:marRight w:val="0"/>
                  <w:marTop w:val="0"/>
                  <w:marBottom w:val="0"/>
                  <w:divBdr>
                    <w:top w:val="none" w:sz="0" w:space="0" w:color="auto"/>
                    <w:left w:val="none" w:sz="0" w:space="0" w:color="auto"/>
                    <w:bottom w:val="none" w:sz="0" w:space="0" w:color="auto"/>
                    <w:right w:val="none" w:sz="0" w:space="0" w:color="auto"/>
                  </w:divBdr>
                  <w:divsChild>
                    <w:div w:id="82650384">
                      <w:marLeft w:val="0"/>
                      <w:marRight w:val="0"/>
                      <w:marTop w:val="0"/>
                      <w:marBottom w:val="0"/>
                      <w:divBdr>
                        <w:top w:val="none" w:sz="0" w:space="0" w:color="auto"/>
                        <w:left w:val="none" w:sz="0" w:space="0" w:color="auto"/>
                        <w:bottom w:val="none" w:sz="0" w:space="0" w:color="auto"/>
                        <w:right w:val="none" w:sz="0" w:space="0" w:color="auto"/>
                      </w:divBdr>
                    </w:div>
                  </w:divsChild>
                </w:div>
                <w:div w:id="2099402816">
                  <w:marLeft w:val="0"/>
                  <w:marRight w:val="0"/>
                  <w:marTop w:val="0"/>
                  <w:marBottom w:val="0"/>
                  <w:divBdr>
                    <w:top w:val="none" w:sz="0" w:space="0" w:color="auto"/>
                    <w:left w:val="none" w:sz="0" w:space="0" w:color="auto"/>
                    <w:bottom w:val="none" w:sz="0" w:space="0" w:color="auto"/>
                    <w:right w:val="none" w:sz="0" w:space="0" w:color="auto"/>
                  </w:divBdr>
                  <w:divsChild>
                    <w:div w:id="93745026">
                      <w:marLeft w:val="0"/>
                      <w:marRight w:val="0"/>
                      <w:marTop w:val="0"/>
                      <w:marBottom w:val="0"/>
                      <w:divBdr>
                        <w:top w:val="none" w:sz="0" w:space="0" w:color="auto"/>
                        <w:left w:val="none" w:sz="0" w:space="0" w:color="auto"/>
                        <w:bottom w:val="none" w:sz="0" w:space="0" w:color="auto"/>
                        <w:right w:val="none" w:sz="0" w:space="0" w:color="auto"/>
                      </w:divBdr>
                    </w:div>
                  </w:divsChild>
                </w:div>
                <w:div w:id="2106221878">
                  <w:marLeft w:val="0"/>
                  <w:marRight w:val="0"/>
                  <w:marTop w:val="0"/>
                  <w:marBottom w:val="0"/>
                  <w:divBdr>
                    <w:top w:val="none" w:sz="0" w:space="0" w:color="auto"/>
                    <w:left w:val="none" w:sz="0" w:space="0" w:color="auto"/>
                    <w:bottom w:val="none" w:sz="0" w:space="0" w:color="auto"/>
                    <w:right w:val="none" w:sz="0" w:space="0" w:color="auto"/>
                  </w:divBdr>
                  <w:divsChild>
                    <w:div w:id="787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60288">
          <w:marLeft w:val="0"/>
          <w:marRight w:val="0"/>
          <w:marTop w:val="0"/>
          <w:marBottom w:val="0"/>
          <w:divBdr>
            <w:top w:val="none" w:sz="0" w:space="0" w:color="auto"/>
            <w:left w:val="none" w:sz="0" w:space="0" w:color="auto"/>
            <w:bottom w:val="none" w:sz="0" w:space="0" w:color="auto"/>
            <w:right w:val="none" w:sz="0" w:space="0" w:color="auto"/>
          </w:divBdr>
        </w:div>
        <w:div w:id="1654068272">
          <w:marLeft w:val="0"/>
          <w:marRight w:val="0"/>
          <w:marTop w:val="0"/>
          <w:marBottom w:val="0"/>
          <w:divBdr>
            <w:top w:val="none" w:sz="0" w:space="0" w:color="auto"/>
            <w:left w:val="none" w:sz="0" w:space="0" w:color="auto"/>
            <w:bottom w:val="none" w:sz="0" w:space="0" w:color="auto"/>
            <w:right w:val="none" w:sz="0" w:space="0" w:color="auto"/>
          </w:divBdr>
        </w:div>
        <w:div w:id="1667125187">
          <w:marLeft w:val="0"/>
          <w:marRight w:val="0"/>
          <w:marTop w:val="0"/>
          <w:marBottom w:val="0"/>
          <w:divBdr>
            <w:top w:val="none" w:sz="0" w:space="0" w:color="auto"/>
            <w:left w:val="none" w:sz="0" w:space="0" w:color="auto"/>
            <w:bottom w:val="none" w:sz="0" w:space="0" w:color="auto"/>
            <w:right w:val="none" w:sz="0" w:space="0" w:color="auto"/>
          </w:divBdr>
        </w:div>
        <w:div w:id="1677220642">
          <w:marLeft w:val="0"/>
          <w:marRight w:val="0"/>
          <w:marTop w:val="0"/>
          <w:marBottom w:val="0"/>
          <w:divBdr>
            <w:top w:val="none" w:sz="0" w:space="0" w:color="auto"/>
            <w:left w:val="none" w:sz="0" w:space="0" w:color="auto"/>
            <w:bottom w:val="none" w:sz="0" w:space="0" w:color="auto"/>
            <w:right w:val="none" w:sz="0" w:space="0" w:color="auto"/>
          </w:divBdr>
        </w:div>
        <w:div w:id="1679893604">
          <w:marLeft w:val="0"/>
          <w:marRight w:val="0"/>
          <w:marTop w:val="0"/>
          <w:marBottom w:val="0"/>
          <w:divBdr>
            <w:top w:val="none" w:sz="0" w:space="0" w:color="auto"/>
            <w:left w:val="none" w:sz="0" w:space="0" w:color="auto"/>
            <w:bottom w:val="none" w:sz="0" w:space="0" w:color="auto"/>
            <w:right w:val="none" w:sz="0" w:space="0" w:color="auto"/>
          </w:divBdr>
        </w:div>
        <w:div w:id="1680697635">
          <w:marLeft w:val="0"/>
          <w:marRight w:val="0"/>
          <w:marTop w:val="0"/>
          <w:marBottom w:val="0"/>
          <w:divBdr>
            <w:top w:val="none" w:sz="0" w:space="0" w:color="auto"/>
            <w:left w:val="none" w:sz="0" w:space="0" w:color="auto"/>
            <w:bottom w:val="none" w:sz="0" w:space="0" w:color="auto"/>
            <w:right w:val="none" w:sz="0" w:space="0" w:color="auto"/>
          </w:divBdr>
        </w:div>
        <w:div w:id="1702706806">
          <w:marLeft w:val="0"/>
          <w:marRight w:val="0"/>
          <w:marTop w:val="0"/>
          <w:marBottom w:val="0"/>
          <w:divBdr>
            <w:top w:val="none" w:sz="0" w:space="0" w:color="auto"/>
            <w:left w:val="none" w:sz="0" w:space="0" w:color="auto"/>
            <w:bottom w:val="none" w:sz="0" w:space="0" w:color="auto"/>
            <w:right w:val="none" w:sz="0" w:space="0" w:color="auto"/>
          </w:divBdr>
        </w:div>
        <w:div w:id="1705908317">
          <w:marLeft w:val="0"/>
          <w:marRight w:val="0"/>
          <w:marTop w:val="0"/>
          <w:marBottom w:val="0"/>
          <w:divBdr>
            <w:top w:val="none" w:sz="0" w:space="0" w:color="auto"/>
            <w:left w:val="none" w:sz="0" w:space="0" w:color="auto"/>
            <w:bottom w:val="none" w:sz="0" w:space="0" w:color="auto"/>
            <w:right w:val="none" w:sz="0" w:space="0" w:color="auto"/>
          </w:divBdr>
        </w:div>
        <w:div w:id="1748453808">
          <w:marLeft w:val="0"/>
          <w:marRight w:val="0"/>
          <w:marTop w:val="0"/>
          <w:marBottom w:val="0"/>
          <w:divBdr>
            <w:top w:val="none" w:sz="0" w:space="0" w:color="auto"/>
            <w:left w:val="none" w:sz="0" w:space="0" w:color="auto"/>
            <w:bottom w:val="none" w:sz="0" w:space="0" w:color="auto"/>
            <w:right w:val="none" w:sz="0" w:space="0" w:color="auto"/>
          </w:divBdr>
        </w:div>
        <w:div w:id="1761414079">
          <w:marLeft w:val="0"/>
          <w:marRight w:val="0"/>
          <w:marTop w:val="0"/>
          <w:marBottom w:val="0"/>
          <w:divBdr>
            <w:top w:val="none" w:sz="0" w:space="0" w:color="auto"/>
            <w:left w:val="none" w:sz="0" w:space="0" w:color="auto"/>
            <w:bottom w:val="none" w:sz="0" w:space="0" w:color="auto"/>
            <w:right w:val="none" w:sz="0" w:space="0" w:color="auto"/>
          </w:divBdr>
        </w:div>
        <w:div w:id="1771387829">
          <w:marLeft w:val="0"/>
          <w:marRight w:val="0"/>
          <w:marTop w:val="0"/>
          <w:marBottom w:val="0"/>
          <w:divBdr>
            <w:top w:val="none" w:sz="0" w:space="0" w:color="auto"/>
            <w:left w:val="none" w:sz="0" w:space="0" w:color="auto"/>
            <w:bottom w:val="none" w:sz="0" w:space="0" w:color="auto"/>
            <w:right w:val="none" w:sz="0" w:space="0" w:color="auto"/>
          </w:divBdr>
        </w:div>
        <w:div w:id="1779330511">
          <w:marLeft w:val="0"/>
          <w:marRight w:val="0"/>
          <w:marTop w:val="0"/>
          <w:marBottom w:val="0"/>
          <w:divBdr>
            <w:top w:val="none" w:sz="0" w:space="0" w:color="auto"/>
            <w:left w:val="none" w:sz="0" w:space="0" w:color="auto"/>
            <w:bottom w:val="none" w:sz="0" w:space="0" w:color="auto"/>
            <w:right w:val="none" w:sz="0" w:space="0" w:color="auto"/>
          </w:divBdr>
        </w:div>
        <w:div w:id="1783304410">
          <w:marLeft w:val="0"/>
          <w:marRight w:val="0"/>
          <w:marTop w:val="0"/>
          <w:marBottom w:val="0"/>
          <w:divBdr>
            <w:top w:val="none" w:sz="0" w:space="0" w:color="auto"/>
            <w:left w:val="none" w:sz="0" w:space="0" w:color="auto"/>
            <w:bottom w:val="none" w:sz="0" w:space="0" w:color="auto"/>
            <w:right w:val="none" w:sz="0" w:space="0" w:color="auto"/>
          </w:divBdr>
        </w:div>
        <w:div w:id="1801266586">
          <w:marLeft w:val="0"/>
          <w:marRight w:val="0"/>
          <w:marTop w:val="0"/>
          <w:marBottom w:val="0"/>
          <w:divBdr>
            <w:top w:val="none" w:sz="0" w:space="0" w:color="auto"/>
            <w:left w:val="none" w:sz="0" w:space="0" w:color="auto"/>
            <w:bottom w:val="none" w:sz="0" w:space="0" w:color="auto"/>
            <w:right w:val="none" w:sz="0" w:space="0" w:color="auto"/>
          </w:divBdr>
        </w:div>
        <w:div w:id="1803382904">
          <w:marLeft w:val="0"/>
          <w:marRight w:val="0"/>
          <w:marTop w:val="0"/>
          <w:marBottom w:val="0"/>
          <w:divBdr>
            <w:top w:val="none" w:sz="0" w:space="0" w:color="auto"/>
            <w:left w:val="none" w:sz="0" w:space="0" w:color="auto"/>
            <w:bottom w:val="none" w:sz="0" w:space="0" w:color="auto"/>
            <w:right w:val="none" w:sz="0" w:space="0" w:color="auto"/>
          </w:divBdr>
        </w:div>
        <w:div w:id="1831824155">
          <w:marLeft w:val="0"/>
          <w:marRight w:val="0"/>
          <w:marTop w:val="0"/>
          <w:marBottom w:val="0"/>
          <w:divBdr>
            <w:top w:val="none" w:sz="0" w:space="0" w:color="auto"/>
            <w:left w:val="none" w:sz="0" w:space="0" w:color="auto"/>
            <w:bottom w:val="none" w:sz="0" w:space="0" w:color="auto"/>
            <w:right w:val="none" w:sz="0" w:space="0" w:color="auto"/>
          </w:divBdr>
        </w:div>
        <w:div w:id="1838962637">
          <w:marLeft w:val="0"/>
          <w:marRight w:val="0"/>
          <w:marTop w:val="0"/>
          <w:marBottom w:val="0"/>
          <w:divBdr>
            <w:top w:val="none" w:sz="0" w:space="0" w:color="auto"/>
            <w:left w:val="none" w:sz="0" w:space="0" w:color="auto"/>
            <w:bottom w:val="none" w:sz="0" w:space="0" w:color="auto"/>
            <w:right w:val="none" w:sz="0" w:space="0" w:color="auto"/>
          </w:divBdr>
          <w:divsChild>
            <w:div w:id="305476658">
              <w:marLeft w:val="-75"/>
              <w:marRight w:val="0"/>
              <w:marTop w:val="30"/>
              <w:marBottom w:val="30"/>
              <w:divBdr>
                <w:top w:val="none" w:sz="0" w:space="0" w:color="auto"/>
                <w:left w:val="none" w:sz="0" w:space="0" w:color="auto"/>
                <w:bottom w:val="none" w:sz="0" w:space="0" w:color="auto"/>
                <w:right w:val="none" w:sz="0" w:space="0" w:color="auto"/>
              </w:divBdr>
              <w:divsChild>
                <w:div w:id="92359499">
                  <w:marLeft w:val="0"/>
                  <w:marRight w:val="0"/>
                  <w:marTop w:val="0"/>
                  <w:marBottom w:val="0"/>
                  <w:divBdr>
                    <w:top w:val="none" w:sz="0" w:space="0" w:color="auto"/>
                    <w:left w:val="none" w:sz="0" w:space="0" w:color="auto"/>
                    <w:bottom w:val="none" w:sz="0" w:space="0" w:color="auto"/>
                    <w:right w:val="none" w:sz="0" w:space="0" w:color="auto"/>
                  </w:divBdr>
                  <w:divsChild>
                    <w:div w:id="1895583296">
                      <w:marLeft w:val="0"/>
                      <w:marRight w:val="0"/>
                      <w:marTop w:val="0"/>
                      <w:marBottom w:val="0"/>
                      <w:divBdr>
                        <w:top w:val="none" w:sz="0" w:space="0" w:color="auto"/>
                        <w:left w:val="none" w:sz="0" w:space="0" w:color="auto"/>
                        <w:bottom w:val="none" w:sz="0" w:space="0" w:color="auto"/>
                        <w:right w:val="none" w:sz="0" w:space="0" w:color="auto"/>
                      </w:divBdr>
                    </w:div>
                  </w:divsChild>
                </w:div>
                <w:div w:id="199559798">
                  <w:marLeft w:val="0"/>
                  <w:marRight w:val="0"/>
                  <w:marTop w:val="0"/>
                  <w:marBottom w:val="0"/>
                  <w:divBdr>
                    <w:top w:val="none" w:sz="0" w:space="0" w:color="auto"/>
                    <w:left w:val="none" w:sz="0" w:space="0" w:color="auto"/>
                    <w:bottom w:val="none" w:sz="0" w:space="0" w:color="auto"/>
                    <w:right w:val="none" w:sz="0" w:space="0" w:color="auto"/>
                  </w:divBdr>
                  <w:divsChild>
                    <w:div w:id="2137019825">
                      <w:marLeft w:val="0"/>
                      <w:marRight w:val="0"/>
                      <w:marTop w:val="0"/>
                      <w:marBottom w:val="0"/>
                      <w:divBdr>
                        <w:top w:val="none" w:sz="0" w:space="0" w:color="auto"/>
                        <w:left w:val="none" w:sz="0" w:space="0" w:color="auto"/>
                        <w:bottom w:val="none" w:sz="0" w:space="0" w:color="auto"/>
                        <w:right w:val="none" w:sz="0" w:space="0" w:color="auto"/>
                      </w:divBdr>
                    </w:div>
                  </w:divsChild>
                </w:div>
                <w:div w:id="484513691">
                  <w:marLeft w:val="0"/>
                  <w:marRight w:val="0"/>
                  <w:marTop w:val="0"/>
                  <w:marBottom w:val="0"/>
                  <w:divBdr>
                    <w:top w:val="none" w:sz="0" w:space="0" w:color="auto"/>
                    <w:left w:val="none" w:sz="0" w:space="0" w:color="auto"/>
                    <w:bottom w:val="none" w:sz="0" w:space="0" w:color="auto"/>
                    <w:right w:val="none" w:sz="0" w:space="0" w:color="auto"/>
                  </w:divBdr>
                  <w:divsChild>
                    <w:div w:id="1539463725">
                      <w:marLeft w:val="0"/>
                      <w:marRight w:val="0"/>
                      <w:marTop w:val="0"/>
                      <w:marBottom w:val="0"/>
                      <w:divBdr>
                        <w:top w:val="none" w:sz="0" w:space="0" w:color="auto"/>
                        <w:left w:val="none" w:sz="0" w:space="0" w:color="auto"/>
                        <w:bottom w:val="none" w:sz="0" w:space="0" w:color="auto"/>
                        <w:right w:val="none" w:sz="0" w:space="0" w:color="auto"/>
                      </w:divBdr>
                    </w:div>
                  </w:divsChild>
                </w:div>
                <w:div w:id="552621892">
                  <w:marLeft w:val="0"/>
                  <w:marRight w:val="0"/>
                  <w:marTop w:val="0"/>
                  <w:marBottom w:val="0"/>
                  <w:divBdr>
                    <w:top w:val="none" w:sz="0" w:space="0" w:color="auto"/>
                    <w:left w:val="none" w:sz="0" w:space="0" w:color="auto"/>
                    <w:bottom w:val="none" w:sz="0" w:space="0" w:color="auto"/>
                    <w:right w:val="none" w:sz="0" w:space="0" w:color="auto"/>
                  </w:divBdr>
                  <w:divsChild>
                    <w:div w:id="1946113421">
                      <w:marLeft w:val="0"/>
                      <w:marRight w:val="0"/>
                      <w:marTop w:val="0"/>
                      <w:marBottom w:val="0"/>
                      <w:divBdr>
                        <w:top w:val="none" w:sz="0" w:space="0" w:color="auto"/>
                        <w:left w:val="none" w:sz="0" w:space="0" w:color="auto"/>
                        <w:bottom w:val="none" w:sz="0" w:space="0" w:color="auto"/>
                        <w:right w:val="none" w:sz="0" w:space="0" w:color="auto"/>
                      </w:divBdr>
                    </w:div>
                  </w:divsChild>
                </w:div>
                <w:div w:id="639965932">
                  <w:marLeft w:val="0"/>
                  <w:marRight w:val="0"/>
                  <w:marTop w:val="0"/>
                  <w:marBottom w:val="0"/>
                  <w:divBdr>
                    <w:top w:val="none" w:sz="0" w:space="0" w:color="auto"/>
                    <w:left w:val="none" w:sz="0" w:space="0" w:color="auto"/>
                    <w:bottom w:val="none" w:sz="0" w:space="0" w:color="auto"/>
                    <w:right w:val="none" w:sz="0" w:space="0" w:color="auto"/>
                  </w:divBdr>
                  <w:divsChild>
                    <w:div w:id="685909666">
                      <w:marLeft w:val="0"/>
                      <w:marRight w:val="0"/>
                      <w:marTop w:val="0"/>
                      <w:marBottom w:val="0"/>
                      <w:divBdr>
                        <w:top w:val="none" w:sz="0" w:space="0" w:color="auto"/>
                        <w:left w:val="none" w:sz="0" w:space="0" w:color="auto"/>
                        <w:bottom w:val="none" w:sz="0" w:space="0" w:color="auto"/>
                        <w:right w:val="none" w:sz="0" w:space="0" w:color="auto"/>
                      </w:divBdr>
                    </w:div>
                  </w:divsChild>
                </w:div>
                <w:div w:id="657613377">
                  <w:marLeft w:val="0"/>
                  <w:marRight w:val="0"/>
                  <w:marTop w:val="0"/>
                  <w:marBottom w:val="0"/>
                  <w:divBdr>
                    <w:top w:val="none" w:sz="0" w:space="0" w:color="auto"/>
                    <w:left w:val="none" w:sz="0" w:space="0" w:color="auto"/>
                    <w:bottom w:val="none" w:sz="0" w:space="0" w:color="auto"/>
                    <w:right w:val="none" w:sz="0" w:space="0" w:color="auto"/>
                  </w:divBdr>
                  <w:divsChild>
                    <w:div w:id="2115591936">
                      <w:marLeft w:val="0"/>
                      <w:marRight w:val="0"/>
                      <w:marTop w:val="0"/>
                      <w:marBottom w:val="0"/>
                      <w:divBdr>
                        <w:top w:val="none" w:sz="0" w:space="0" w:color="auto"/>
                        <w:left w:val="none" w:sz="0" w:space="0" w:color="auto"/>
                        <w:bottom w:val="none" w:sz="0" w:space="0" w:color="auto"/>
                        <w:right w:val="none" w:sz="0" w:space="0" w:color="auto"/>
                      </w:divBdr>
                    </w:div>
                  </w:divsChild>
                </w:div>
                <w:div w:id="725568874">
                  <w:marLeft w:val="0"/>
                  <w:marRight w:val="0"/>
                  <w:marTop w:val="0"/>
                  <w:marBottom w:val="0"/>
                  <w:divBdr>
                    <w:top w:val="none" w:sz="0" w:space="0" w:color="auto"/>
                    <w:left w:val="none" w:sz="0" w:space="0" w:color="auto"/>
                    <w:bottom w:val="none" w:sz="0" w:space="0" w:color="auto"/>
                    <w:right w:val="none" w:sz="0" w:space="0" w:color="auto"/>
                  </w:divBdr>
                  <w:divsChild>
                    <w:div w:id="63070349">
                      <w:marLeft w:val="0"/>
                      <w:marRight w:val="0"/>
                      <w:marTop w:val="0"/>
                      <w:marBottom w:val="0"/>
                      <w:divBdr>
                        <w:top w:val="none" w:sz="0" w:space="0" w:color="auto"/>
                        <w:left w:val="none" w:sz="0" w:space="0" w:color="auto"/>
                        <w:bottom w:val="none" w:sz="0" w:space="0" w:color="auto"/>
                        <w:right w:val="none" w:sz="0" w:space="0" w:color="auto"/>
                      </w:divBdr>
                    </w:div>
                  </w:divsChild>
                </w:div>
                <w:div w:id="850679030">
                  <w:marLeft w:val="0"/>
                  <w:marRight w:val="0"/>
                  <w:marTop w:val="0"/>
                  <w:marBottom w:val="0"/>
                  <w:divBdr>
                    <w:top w:val="none" w:sz="0" w:space="0" w:color="auto"/>
                    <w:left w:val="none" w:sz="0" w:space="0" w:color="auto"/>
                    <w:bottom w:val="none" w:sz="0" w:space="0" w:color="auto"/>
                    <w:right w:val="none" w:sz="0" w:space="0" w:color="auto"/>
                  </w:divBdr>
                  <w:divsChild>
                    <w:div w:id="1232501349">
                      <w:marLeft w:val="0"/>
                      <w:marRight w:val="0"/>
                      <w:marTop w:val="0"/>
                      <w:marBottom w:val="0"/>
                      <w:divBdr>
                        <w:top w:val="none" w:sz="0" w:space="0" w:color="auto"/>
                        <w:left w:val="none" w:sz="0" w:space="0" w:color="auto"/>
                        <w:bottom w:val="none" w:sz="0" w:space="0" w:color="auto"/>
                        <w:right w:val="none" w:sz="0" w:space="0" w:color="auto"/>
                      </w:divBdr>
                    </w:div>
                  </w:divsChild>
                </w:div>
                <w:div w:id="1024017743">
                  <w:marLeft w:val="0"/>
                  <w:marRight w:val="0"/>
                  <w:marTop w:val="0"/>
                  <w:marBottom w:val="0"/>
                  <w:divBdr>
                    <w:top w:val="none" w:sz="0" w:space="0" w:color="auto"/>
                    <w:left w:val="none" w:sz="0" w:space="0" w:color="auto"/>
                    <w:bottom w:val="none" w:sz="0" w:space="0" w:color="auto"/>
                    <w:right w:val="none" w:sz="0" w:space="0" w:color="auto"/>
                  </w:divBdr>
                  <w:divsChild>
                    <w:div w:id="1188059804">
                      <w:marLeft w:val="0"/>
                      <w:marRight w:val="0"/>
                      <w:marTop w:val="0"/>
                      <w:marBottom w:val="0"/>
                      <w:divBdr>
                        <w:top w:val="none" w:sz="0" w:space="0" w:color="auto"/>
                        <w:left w:val="none" w:sz="0" w:space="0" w:color="auto"/>
                        <w:bottom w:val="none" w:sz="0" w:space="0" w:color="auto"/>
                        <w:right w:val="none" w:sz="0" w:space="0" w:color="auto"/>
                      </w:divBdr>
                    </w:div>
                  </w:divsChild>
                </w:div>
                <w:div w:id="1177383478">
                  <w:marLeft w:val="0"/>
                  <w:marRight w:val="0"/>
                  <w:marTop w:val="0"/>
                  <w:marBottom w:val="0"/>
                  <w:divBdr>
                    <w:top w:val="none" w:sz="0" w:space="0" w:color="auto"/>
                    <w:left w:val="none" w:sz="0" w:space="0" w:color="auto"/>
                    <w:bottom w:val="none" w:sz="0" w:space="0" w:color="auto"/>
                    <w:right w:val="none" w:sz="0" w:space="0" w:color="auto"/>
                  </w:divBdr>
                  <w:divsChild>
                    <w:div w:id="887377273">
                      <w:marLeft w:val="0"/>
                      <w:marRight w:val="0"/>
                      <w:marTop w:val="0"/>
                      <w:marBottom w:val="0"/>
                      <w:divBdr>
                        <w:top w:val="none" w:sz="0" w:space="0" w:color="auto"/>
                        <w:left w:val="none" w:sz="0" w:space="0" w:color="auto"/>
                        <w:bottom w:val="none" w:sz="0" w:space="0" w:color="auto"/>
                        <w:right w:val="none" w:sz="0" w:space="0" w:color="auto"/>
                      </w:divBdr>
                    </w:div>
                  </w:divsChild>
                </w:div>
                <w:div w:id="1189680834">
                  <w:marLeft w:val="0"/>
                  <w:marRight w:val="0"/>
                  <w:marTop w:val="0"/>
                  <w:marBottom w:val="0"/>
                  <w:divBdr>
                    <w:top w:val="none" w:sz="0" w:space="0" w:color="auto"/>
                    <w:left w:val="none" w:sz="0" w:space="0" w:color="auto"/>
                    <w:bottom w:val="none" w:sz="0" w:space="0" w:color="auto"/>
                    <w:right w:val="none" w:sz="0" w:space="0" w:color="auto"/>
                  </w:divBdr>
                  <w:divsChild>
                    <w:div w:id="806243689">
                      <w:marLeft w:val="0"/>
                      <w:marRight w:val="0"/>
                      <w:marTop w:val="0"/>
                      <w:marBottom w:val="0"/>
                      <w:divBdr>
                        <w:top w:val="none" w:sz="0" w:space="0" w:color="auto"/>
                        <w:left w:val="none" w:sz="0" w:space="0" w:color="auto"/>
                        <w:bottom w:val="none" w:sz="0" w:space="0" w:color="auto"/>
                        <w:right w:val="none" w:sz="0" w:space="0" w:color="auto"/>
                      </w:divBdr>
                    </w:div>
                  </w:divsChild>
                </w:div>
                <w:div w:id="1266887408">
                  <w:marLeft w:val="0"/>
                  <w:marRight w:val="0"/>
                  <w:marTop w:val="0"/>
                  <w:marBottom w:val="0"/>
                  <w:divBdr>
                    <w:top w:val="none" w:sz="0" w:space="0" w:color="auto"/>
                    <w:left w:val="none" w:sz="0" w:space="0" w:color="auto"/>
                    <w:bottom w:val="none" w:sz="0" w:space="0" w:color="auto"/>
                    <w:right w:val="none" w:sz="0" w:space="0" w:color="auto"/>
                  </w:divBdr>
                  <w:divsChild>
                    <w:div w:id="1418401265">
                      <w:marLeft w:val="0"/>
                      <w:marRight w:val="0"/>
                      <w:marTop w:val="0"/>
                      <w:marBottom w:val="0"/>
                      <w:divBdr>
                        <w:top w:val="none" w:sz="0" w:space="0" w:color="auto"/>
                        <w:left w:val="none" w:sz="0" w:space="0" w:color="auto"/>
                        <w:bottom w:val="none" w:sz="0" w:space="0" w:color="auto"/>
                        <w:right w:val="none" w:sz="0" w:space="0" w:color="auto"/>
                      </w:divBdr>
                    </w:div>
                  </w:divsChild>
                </w:div>
                <w:div w:id="1343313660">
                  <w:marLeft w:val="0"/>
                  <w:marRight w:val="0"/>
                  <w:marTop w:val="0"/>
                  <w:marBottom w:val="0"/>
                  <w:divBdr>
                    <w:top w:val="none" w:sz="0" w:space="0" w:color="auto"/>
                    <w:left w:val="none" w:sz="0" w:space="0" w:color="auto"/>
                    <w:bottom w:val="none" w:sz="0" w:space="0" w:color="auto"/>
                    <w:right w:val="none" w:sz="0" w:space="0" w:color="auto"/>
                  </w:divBdr>
                  <w:divsChild>
                    <w:div w:id="579370088">
                      <w:marLeft w:val="0"/>
                      <w:marRight w:val="0"/>
                      <w:marTop w:val="0"/>
                      <w:marBottom w:val="0"/>
                      <w:divBdr>
                        <w:top w:val="none" w:sz="0" w:space="0" w:color="auto"/>
                        <w:left w:val="none" w:sz="0" w:space="0" w:color="auto"/>
                        <w:bottom w:val="none" w:sz="0" w:space="0" w:color="auto"/>
                        <w:right w:val="none" w:sz="0" w:space="0" w:color="auto"/>
                      </w:divBdr>
                    </w:div>
                  </w:divsChild>
                </w:div>
                <w:div w:id="1352218488">
                  <w:marLeft w:val="0"/>
                  <w:marRight w:val="0"/>
                  <w:marTop w:val="0"/>
                  <w:marBottom w:val="0"/>
                  <w:divBdr>
                    <w:top w:val="none" w:sz="0" w:space="0" w:color="auto"/>
                    <w:left w:val="none" w:sz="0" w:space="0" w:color="auto"/>
                    <w:bottom w:val="none" w:sz="0" w:space="0" w:color="auto"/>
                    <w:right w:val="none" w:sz="0" w:space="0" w:color="auto"/>
                  </w:divBdr>
                  <w:divsChild>
                    <w:div w:id="427585329">
                      <w:marLeft w:val="0"/>
                      <w:marRight w:val="0"/>
                      <w:marTop w:val="0"/>
                      <w:marBottom w:val="0"/>
                      <w:divBdr>
                        <w:top w:val="none" w:sz="0" w:space="0" w:color="auto"/>
                        <w:left w:val="none" w:sz="0" w:space="0" w:color="auto"/>
                        <w:bottom w:val="none" w:sz="0" w:space="0" w:color="auto"/>
                        <w:right w:val="none" w:sz="0" w:space="0" w:color="auto"/>
                      </w:divBdr>
                    </w:div>
                  </w:divsChild>
                </w:div>
                <w:div w:id="1397168164">
                  <w:marLeft w:val="0"/>
                  <w:marRight w:val="0"/>
                  <w:marTop w:val="0"/>
                  <w:marBottom w:val="0"/>
                  <w:divBdr>
                    <w:top w:val="none" w:sz="0" w:space="0" w:color="auto"/>
                    <w:left w:val="none" w:sz="0" w:space="0" w:color="auto"/>
                    <w:bottom w:val="none" w:sz="0" w:space="0" w:color="auto"/>
                    <w:right w:val="none" w:sz="0" w:space="0" w:color="auto"/>
                  </w:divBdr>
                  <w:divsChild>
                    <w:div w:id="1260486310">
                      <w:marLeft w:val="0"/>
                      <w:marRight w:val="0"/>
                      <w:marTop w:val="0"/>
                      <w:marBottom w:val="0"/>
                      <w:divBdr>
                        <w:top w:val="none" w:sz="0" w:space="0" w:color="auto"/>
                        <w:left w:val="none" w:sz="0" w:space="0" w:color="auto"/>
                        <w:bottom w:val="none" w:sz="0" w:space="0" w:color="auto"/>
                        <w:right w:val="none" w:sz="0" w:space="0" w:color="auto"/>
                      </w:divBdr>
                    </w:div>
                  </w:divsChild>
                </w:div>
                <w:div w:id="1472091278">
                  <w:marLeft w:val="0"/>
                  <w:marRight w:val="0"/>
                  <w:marTop w:val="0"/>
                  <w:marBottom w:val="0"/>
                  <w:divBdr>
                    <w:top w:val="none" w:sz="0" w:space="0" w:color="auto"/>
                    <w:left w:val="none" w:sz="0" w:space="0" w:color="auto"/>
                    <w:bottom w:val="none" w:sz="0" w:space="0" w:color="auto"/>
                    <w:right w:val="none" w:sz="0" w:space="0" w:color="auto"/>
                  </w:divBdr>
                  <w:divsChild>
                    <w:div w:id="607085100">
                      <w:marLeft w:val="0"/>
                      <w:marRight w:val="0"/>
                      <w:marTop w:val="0"/>
                      <w:marBottom w:val="0"/>
                      <w:divBdr>
                        <w:top w:val="none" w:sz="0" w:space="0" w:color="auto"/>
                        <w:left w:val="none" w:sz="0" w:space="0" w:color="auto"/>
                        <w:bottom w:val="none" w:sz="0" w:space="0" w:color="auto"/>
                        <w:right w:val="none" w:sz="0" w:space="0" w:color="auto"/>
                      </w:divBdr>
                    </w:div>
                  </w:divsChild>
                </w:div>
                <w:div w:id="1549486770">
                  <w:marLeft w:val="0"/>
                  <w:marRight w:val="0"/>
                  <w:marTop w:val="0"/>
                  <w:marBottom w:val="0"/>
                  <w:divBdr>
                    <w:top w:val="none" w:sz="0" w:space="0" w:color="auto"/>
                    <w:left w:val="none" w:sz="0" w:space="0" w:color="auto"/>
                    <w:bottom w:val="none" w:sz="0" w:space="0" w:color="auto"/>
                    <w:right w:val="none" w:sz="0" w:space="0" w:color="auto"/>
                  </w:divBdr>
                  <w:divsChild>
                    <w:div w:id="2049916698">
                      <w:marLeft w:val="0"/>
                      <w:marRight w:val="0"/>
                      <w:marTop w:val="0"/>
                      <w:marBottom w:val="0"/>
                      <w:divBdr>
                        <w:top w:val="none" w:sz="0" w:space="0" w:color="auto"/>
                        <w:left w:val="none" w:sz="0" w:space="0" w:color="auto"/>
                        <w:bottom w:val="none" w:sz="0" w:space="0" w:color="auto"/>
                        <w:right w:val="none" w:sz="0" w:space="0" w:color="auto"/>
                      </w:divBdr>
                    </w:div>
                  </w:divsChild>
                </w:div>
                <w:div w:id="1567298576">
                  <w:marLeft w:val="0"/>
                  <w:marRight w:val="0"/>
                  <w:marTop w:val="0"/>
                  <w:marBottom w:val="0"/>
                  <w:divBdr>
                    <w:top w:val="none" w:sz="0" w:space="0" w:color="auto"/>
                    <w:left w:val="none" w:sz="0" w:space="0" w:color="auto"/>
                    <w:bottom w:val="none" w:sz="0" w:space="0" w:color="auto"/>
                    <w:right w:val="none" w:sz="0" w:space="0" w:color="auto"/>
                  </w:divBdr>
                  <w:divsChild>
                    <w:div w:id="1880585724">
                      <w:marLeft w:val="0"/>
                      <w:marRight w:val="0"/>
                      <w:marTop w:val="0"/>
                      <w:marBottom w:val="0"/>
                      <w:divBdr>
                        <w:top w:val="none" w:sz="0" w:space="0" w:color="auto"/>
                        <w:left w:val="none" w:sz="0" w:space="0" w:color="auto"/>
                        <w:bottom w:val="none" w:sz="0" w:space="0" w:color="auto"/>
                        <w:right w:val="none" w:sz="0" w:space="0" w:color="auto"/>
                      </w:divBdr>
                    </w:div>
                  </w:divsChild>
                </w:div>
                <w:div w:id="1620867972">
                  <w:marLeft w:val="0"/>
                  <w:marRight w:val="0"/>
                  <w:marTop w:val="0"/>
                  <w:marBottom w:val="0"/>
                  <w:divBdr>
                    <w:top w:val="none" w:sz="0" w:space="0" w:color="auto"/>
                    <w:left w:val="none" w:sz="0" w:space="0" w:color="auto"/>
                    <w:bottom w:val="none" w:sz="0" w:space="0" w:color="auto"/>
                    <w:right w:val="none" w:sz="0" w:space="0" w:color="auto"/>
                  </w:divBdr>
                  <w:divsChild>
                    <w:div w:id="1252548394">
                      <w:marLeft w:val="0"/>
                      <w:marRight w:val="0"/>
                      <w:marTop w:val="0"/>
                      <w:marBottom w:val="0"/>
                      <w:divBdr>
                        <w:top w:val="none" w:sz="0" w:space="0" w:color="auto"/>
                        <w:left w:val="none" w:sz="0" w:space="0" w:color="auto"/>
                        <w:bottom w:val="none" w:sz="0" w:space="0" w:color="auto"/>
                        <w:right w:val="none" w:sz="0" w:space="0" w:color="auto"/>
                      </w:divBdr>
                    </w:div>
                  </w:divsChild>
                </w:div>
                <w:div w:id="1760130606">
                  <w:marLeft w:val="0"/>
                  <w:marRight w:val="0"/>
                  <w:marTop w:val="0"/>
                  <w:marBottom w:val="0"/>
                  <w:divBdr>
                    <w:top w:val="none" w:sz="0" w:space="0" w:color="auto"/>
                    <w:left w:val="none" w:sz="0" w:space="0" w:color="auto"/>
                    <w:bottom w:val="none" w:sz="0" w:space="0" w:color="auto"/>
                    <w:right w:val="none" w:sz="0" w:space="0" w:color="auto"/>
                  </w:divBdr>
                  <w:divsChild>
                    <w:div w:id="758133800">
                      <w:marLeft w:val="0"/>
                      <w:marRight w:val="0"/>
                      <w:marTop w:val="0"/>
                      <w:marBottom w:val="0"/>
                      <w:divBdr>
                        <w:top w:val="none" w:sz="0" w:space="0" w:color="auto"/>
                        <w:left w:val="none" w:sz="0" w:space="0" w:color="auto"/>
                        <w:bottom w:val="none" w:sz="0" w:space="0" w:color="auto"/>
                        <w:right w:val="none" w:sz="0" w:space="0" w:color="auto"/>
                      </w:divBdr>
                    </w:div>
                  </w:divsChild>
                </w:div>
                <w:div w:id="1920215100">
                  <w:marLeft w:val="0"/>
                  <w:marRight w:val="0"/>
                  <w:marTop w:val="0"/>
                  <w:marBottom w:val="0"/>
                  <w:divBdr>
                    <w:top w:val="none" w:sz="0" w:space="0" w:color="auto"/>
                    <w:left w:val="none" w:sz="0" w:space="0" w:color="auto"/>
                    <w:bottom w:val="none" w:sz="0" w:space="0" w:color="auto"/>
                    <w:right w:val="none" w:sz="0" w:space="0" w:color="auto"/>
                  </w:divBdr>
                  <w:divsChild>
                    <w:div w:id="795441587">
                      <w:marLeft w:val="0"/>
                      <w:marRight w:val="0"/>
                      <w:marTop w:val="0"/>
                      <w:marBottom w:val="0"/>
                      <w:divBdr>
                        <w:top w:val="none" w:sz="0" w:space="0" w:color="auto"/>
                        <w:left w:val="none" w:sz="0" w:space="0" w:color="auto"/>
                        <w:bottom w:val="none" w:sz="0" w:space="0" w:color="auto"/>
                        <w:right w:val="none" w:sz="0" w:space="0" w:color="auto"/>
                      </w:divBdr>
                    </w:div>
                  </w:divsChild>
                </w:div>
                <w:div w:id="2010281977">
                  <w:marLeft w:val="0"/>
                  <w:marRight w:val="0"/>
                  <w:marTop w:val="0"/>
                  <w:marBottom w:val="0"/>
                  <w:divBdr>
                    <w:top w:val="none" w:sz="0" w:space="0" w:color="auto"/>
                    <w:left w:val="none" w:sz="0" w:space="0" w:color="auto"/>
                    <w:bottom w:val="none" w:sz="0" w:space="0" w:color="auto"/>
                    <w:right w:val="none" w:sz="0" w:space="0" w:color="auto"/>
                  </w:divBdr>
                  <w:divsChild>
                    <w:div w:id="710302569">
                      <w:marLeft w:val="0"/>
                      <w:marRight w:val="0"/>
                      <w:marTop w:val="0"/>
                      <w:marBottom w:val="0"/>
                      <w:divBdr>
                        <w:top w:val="none" w:sz="0" w:space="0" w:color="auto"/>
                        <w:left w:val="none" w:sz="0" w:space="0" w:color="auto"/>
                        <w:bottom w:val="none" w:sz="0" w:space="0" w:color="auto"/>
                        <w:right w:val="none" w:sz="0" w:space="0" w:color="auto"/>
                      </w:divBdr>
                    </w:div>
                  </w:divsChild>
                </w:div>
                <w:div w:id="2060589783">
                  <w:marLeft w:val="0"/>
                  <w:marRight w:val="0"/>
                  <w:marTop w:val="0"/>
                  <w:marBottom w:val="0"/>
                  <w:divBdr>
                    <w:top w:val="none" w:sz="0" w:space="0" w:color="auto"/>
                    <w:left w:val="none" w:sz="0" w:space="0" w:color="auto"/>
                    <w:bottom w:val="none" w:sz="0" w:space="0" w:color="auto"/>
                    <w:right w:val="none" w:sz="0" w:space="0" w:color="auto"/>
                  </w:divBdr>
                  <w:divsChild>
                    <w:div w:id="838354061">
                      <w:marLeft w:val="0"/>
                      <w:marRight w:val="0"/>
                      <w:marTop w:val="0"/>
                      <w:marBottom w:val="0"/>
                      <w:divBdr>
                        <w:top w:val="none" w:sz="0" w:space="0" w:color="auto"/>
                        <w:left w:val="none" w:sz="0" w:space="0" w:color="auto"/>
                        <w:bottom w:val="none" w:sz="0" w:space="0" w:color="auto"/>
                        <w:right w:val="none" w:sz="0" w:space="0" w:color="auto"/>
                      </w:divBdr>
                    </w:div>
                  </w:divsChild>
                </w:div>
                <w:div w:id="2103141102">
                  <w:marLeft w:val="0"/>
                  <w:marRight w:val="0"/>
                  <w:marTop w:val="0"/>
                  <w:marBottom w:val="0"/>
                  <w:divBdr>
                    <w:top w:val="none" w:sz="0" w:space="0" w:color="auto"/>
                    <w:left w:val="none" w:sz="0" w:space="0" w:color="auto"/>
                    <w:bottom w:val="none" w:sz="0" w:space="0" w:color="auto"/>
                    <w:right w:val="none" w:sz="0" w:space="0" w:color="auto"/>
                  </w:divBdr>
                  <w:divsChild>
                    <w:div w:id="690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08011">
          <w:marLeft w:val="0"/>
          <w:marRight w:val="0"/>
          <w:marTop w:val="0"/>
          <w:marBottom w:val="0"/>
          <w:divBdr>
            <w:top w:val="none" w:sz="0" w:space="0" w:color="auto"/>
            <w:left w:val="none" w:sz="0" w:space="0" w:color="auto"/>
            <w:bottom w:val="none" w:sz="0" w:space="0" w:color="auto"/>
            <w:right w:val="none" w:sz="0" w:space="0" w:color="auto"/>
          </w:divBdr>
        </w:div>
        <w:div w:id="1877113590">
          <w:marLeft w:val="0"/>
          <w:marRight w:val="0"/>
          <w:marTop w:val="0"/>
          <w:marBottom w:val="0"/>
          <w:divBdr>
            <w:top w:val="none" w:sz="0" w:space="0" w:color="auto"/>
            <w:left w:val="none" w:sz="0" w:space="0" w:color="auto"/>
            <w:bottom w:val="none" w:sz="0" w:space="0" w:color="auto"/>
            <w:right w:val="none" w:sz="0" w:space="0" w:color="auto"/>
          </w:divBdr>
        </w:div>
        <w:div w:id="1878929360">
          <w:marLeft w:val="0"/>
          <w:marRight w:val="0"/>
          <w:marTop w:val="0"/>
          <w:marBottom w:val="0"/>
          <w:divBdr>
            <w:top w:val="none" w:sz="0" w:space="0" w:color="auto"/>
            <w:left w:val="none" w:sz="0" w:space="0" w:color="auto"/>
            <w:bottom w:val="none" w:sz="0" w:space="0" w:color="auto"/>
            <w:right w:val="none" w:sz="0" w:space="0" w:color="auto"/>
          </w:divBdr>
        </w:div>
        <w:div w:id="1879967183">
          <w:marLeft w:val="0"/>
          <w:marRight w:val="0"/>
          <w:marTop w:val="0"/>
          <w:marBottom w:val="0"/>
          <w:divBdr>
            <w:top w:val="none" w:sz="0" w:space="0" w:color="auto"/>
            <w:left w:val="none" w:sz="0" w:space="0" w:color="auto"/>
            <w:bottom w:val="none" w:sz="0" w:space="0" w:color="auto"/>
            <w:right w:val="none" w:sz="0" w:space="0" w:color="auto"/>
          </w:divBdr>
          <w:divsChild>
            <w:div w:id="228274195">
              <w:marLeft w:val="-75"/>
              <w:marRight w:val="0"/>
              <w:marTop w:val="30"/>
              <w:marBottom w:val="30"/>
              <w:divBdr>
                <w:top w:val="none" w:sz="0" w:space="0" w:color="auto"/>
                <w:left w:val="none" w:sz="0" w:space="0" w:color="auto"/>
                <w:bottom w:val="none" w:sz="0" w:space="0" w:color="auto"/>
                <w:right w:val="none" w:sz="0" w:space="0" w:color="auto"/>
              </w:divBdr>
              <w:divsChild>
                <w:div w:id="63794403">
                  <w:marLeft w:val="0"/>
                  <w:marRight w:val="0"/>
                  <w:marTop w:val="0"/>
                  <w:marBottom w:val="0"/>
                  <w:divBdr>
                    <w:top w:val="none" w:sz="0" w:space="0" w:color="auto"/>
                    <w:left w:val="none" w:sz="0" w:space="0" w:color="auto"/>
                    <w:bottom w:val="none" w:sz="0" w:space="0" w:color="auto"/>
                    <w:right w:val="none" w:sz="0" w:space="0" w:color="auto"/>
                  </w:divBdr>
                  <w:divsChild>
                    <w:div w:id="118689866">
                      <w:marLeft w:val="0"/>
                      <w:marRight w:val="0"/>
                      <w:marTop w:val="0"/>
                      <w:marBottom w:val="0"/>
                      <w:divBdr>
                        <w:top w:val="none" w:sz="0" w:space="0" w:color="auto"/>
                        <w:left w:val="none" w:sz="0" w:space="0" w:color="auto"/>
                        <w:bottom w:val="none" w:sz="0" w:space="0" w:color="auto"/>
                        <w:right w:val="none" w:sz="0" w:space="0" w:color="auto"/>
                      </w:divBdr>
                    </w:div>
                  </w:divsChild>
                </w:div>
                <w:div w:id="139689346">
                  <w:marLeft w:val="0"/>
                  <w:marRight w:val="0"/>
                  <w:marTop w:val="0"/>
                  <w:marBottom w:val="0"/>
                  <w:divBdr>
                    <w:top w:val="none" w:sz="0" w:space="0" w:color="auto"/>
                    <w:left w:val="none" w:sz="0" w:space="0" w:color="auto"/>
                    <w:bottom w:val="none" w:sz="0" w:space="0" w:color="auto"/>
                    <w:right w:val="none" w:sz="0" w:space="0" w:color="auto"/>
                  </w:divBdr>
                  <w:divsChild>
                    <w:div w:id="216362265">
                      <w:marLeft w:val="0"/>
                      <w:marRight w:val="0"/>
                      <w:marTop w:val="0"/>
                      <w:marBottom w:val="0"/>
                      <w:divBdr>
                        <w:top w:val="none" w:sz="0" w:space="0" w:color="auto"/>
                        <w:left w:val="none" w:sz="0" w:space="0" w:color="auto"/>
                        <w:bottom w:val="none" w:sz="0" w:space="0" w:color="auto"/>
                        <w:right w:val="none" w:sz="0" w:space="0" w:color="auto"/>
                      </w:divBdr>
                    </w:div>
                  </w:divsChild>
                </w:div>
                <w:div w:id="165755523">
                  <w:marLeft w:val="0"/>
                  <w:marRight w:val="0"/>
                  <w:marTop w:val="0"/>
                  <w:marBottom w:val="0"/>
                  <w:divBdr>
                    <w:top w:val="none" w:sz="0" w:space="0" w:color="auto"/>
                    <w:left w:val="none" w:sz="0" w:space="0" w:color="auto"/>
                    <w:bottom w:val="none" w:sz="0" w:space="0" w:color="auto"/>
                    <w:right w:val="none" w:sz="0" w:space="0" w:color="auto"/>
                  </w:divBdr>
                  <w:divsChild>
                    <w:div w:id="240794572">
                      <w:marLeft w:val="0"/>
                      <w:marRight w:val="0"/>
                      <w:marTop w:val="0"/>
                      <w:marBottom w:val="0"/>
                      <w:divBdr>
                        <w:top w:val="none" w:sz="0" w:space="0" w:color="auto"/>
                        <w:left w:val="none" w:sz="0" w:space="0" w:color="auto"/>
                        <w:bottom w:val="none" w:sz="0" w:space="0" w:color="auto"/>
                        <w:right w:val="none" w:sz="0" w:space="0" w:color="auto"/>
                      </w:divBdr>
                    </w:div>
                  </w:divsChild>
                </w:div>
                <w:div w:id="221988336">
                  <w:marLeft w:val="0"/>
                  <w:marRight w:val="0"/>
                  <w:marTop w:val="0"/>
                  <w:marBottom w:val="0"/>
                  <w:divBdr>
                    <w:top w:val="none" w:sz="0" w:space="0" w:color="auto"/>
                    <w:left w:val="none" w:sz="0" w:space="0" w:color="auto"/>
                    <w:bottom w:val="none" w:sz="0" w:space="0" w:color="auto"/>
                    <w:right w:val="none" w:sz="0" w:space="0" w:color="auto"/>
                  </w:divBdr>
                  <w:divsChild>
                    <w:div w:id="1805928086">
                      <w:marLeft w:val="0"/>
                      <w:marRight w:val="0"/>
                      <w:marTop w:val="0"/>
                      <w:marBottom w:val="0"/>
                      <w:divBdr>
                        <w:top w:val="none" w:sz="0" w:space="0" w:color="auto"/>
                        <w:left w:val="none" w:sz="0" w:space="0" w:color="auto"/>
                        <w:bottom w:val="none" w:sz="0" w:space="0" w:color="auto"/>
                        <w:right w:val="none" w:sz="0" w:space="0" w:color="auto"/>
                      </w:divBdr>
                    </w:div>
                  </w:divsChild>
                </w:div>
                <w:div w:id="278150834">
                  <w:marLeft w:val="0"/>
                  <w:marRight w:val="0"/>
                  <w:marTop w:val="0"/>
                  <w:marBottom w:val="0"/>
                  <w:divBdr>
                    <w:top w:val="none" w:sz="0" w:space="0" w:color="auto"/>
                    <w:left w:val="none" w:sz="0" w:space="0" w:color="auto"/>
                    <w:bottom w:val="none" w:sz="0" w:space="0" w:color="auto"/>
                    <w:right w:val="none" w:sz="0" w:space="0" w:color="auto"/>
                  </w:divBdr>
                  <w:divsChild>
                    <w:div w:id="1150443147">
                      <w:marLeft w:val="0"/>
                      <w:marRight w:val="0"/>
                      <w:marTop w:val="0"/>
                      <w:marBottom w:val="0"/>
                      <w:divBdr>
                        <w:top w:val="none" w:sz="0" w:space="0" w:color="auto"/>
                        <w:left w:val="none" w:sz="0" w:space="0" w:color="auto"/>
                        <w:bottom w:val="none" w:sz="0" w:space="0" w:color="auto"/>
                        <w:right w:val="none" w:sz="0" w:space="0" w:color="auto"/>
                      </w:divBdr>
                    </w:div>
                  </w:divsChild>
                </w:div>
                <w:div w:id="493683736">
                  <w:marLeft w:val="0"/>
                  <w:marRight w:val="0"/>
                  <w:marTop w:val="0"/>
                  <w:marBottom w:val="0"/>
                  <w:divBdr>
                    <w:top w:val="none" w:sz="0" w:space="0" w:color="auto"/>
                    <w:left w:val="none" w:sz="0" w:space="0" w:color="auto"/>
                    <w:bottom w:val="none" w:sz="0" w:space="0" w:color="auto"/>
                    <w:right w:val="none" w:sz="0" w:space="0" w:color="auto"/>
                  </w:divBdr>
                  <w:divsChild>
                    <w:div w:id="1101145979">
                      <w:marLeft w:val="0"/>
                      <w:marRight w:val="0"/>
                      <w:marTop w:val="0"/>
                      <w:marBottom w:val="0"/>
                      <w:divBdr>
                        <w:top w:val="none" w:sz="0" w:space="0" w:color="auto"/>
                        <w:left w:val="none" w:sz="0" w:space="0" w:color="auto"/>
                        <w:bottom w:val="none" w:sz="0" w:space="0" w:color="auto"/>
                        <w:right w:val="none" w:sz="0" w:space="0" w:color="auto"/>
                      </w:divBdr>
                    </w:div>
                  </w:divsChild>
                </w:div>
                <w:div w:id="516384270">
                  <w:marLeft w:val="0"/>
                  <w:marRight w:val="0"/>
                  <w:marTop w:val="0"/>
                  <w:marBottom w:val="0"/>
                  <w:divBdr>
                    <w:top w:val="none" w:sz="0" w:space="0" w:color="auto"/>
                    <w:left w:val="none" w:sz="0" w:space="0" w:color="auto"/>
                    <w:bottom w:val="none" w:sz="0" w:space="0" w:color="auto"/>
                    <w:right w:val="none" w:sz="0" w:space="0" w:color="auto"/>
                  </w:divBdr>
                  <w:divsChild>
                    <w:div w:id="1584602865">
                      <w:marLeft w:val="0"/>
                      <w:marRight w:val="0"/>
                      <w:marTop w:val="0"/>
                      <w:marBottom w:val="0"/>
                      <w:divBdr>
                        <w:top w:val="none" w:sz="0" w:space="0" w:color="auto"/>
                        <w:left w:val="none" w:sz="0" w:space="0" w:color="auto"/>
                        <w:bottom w:val="none" w:sz="0" w:space="0" w:color="auto"/>
                        <w:right w:val="none" w:sz="0" w:space="0" w:color="auto"/>
                      </w:divBdr>
                    </w:div>
                  </w:divsChild>
                </w:div>
                <w:div w:id="576404707">
                  <w:marLeft w:val="0"/>
                  <w:marRight w:val="0"/>
                  <w:marTop w:val="0"/>
                  <w:marBottom w:val="0"/>
                  <w:divBdr>
                    <w:top w:val="none" w:sz="0" w:space="0" w:color="auto"/>
                    <w:left w:val="none" w:sz="0" w:space="0" w:color="auto"/>
                    <w:bottom w:val="none" w:sz="0" w:space="0" w:color="auto"/>
                    <w:right w:val="none" w:sz="0" w:space="0" w:color="auto"/>
                  </w:divBdr>
                  <w:divsChild>
                    <w:div w:id="44263309">
                      <w:marLeft w:val="0"/>
                      <w:marRight w:val="0"/>
                      <w:marTop w:val="0"/>
                      <w:marBottom w:val="0"/>
                      <w:divBdr>
                        <w:top w:val="none" w:sz="0" w:space="0" w:color="auto"/>
                        <w:left w:val="none" w:sz="0" w:space="0" w:color="auto"/>
                        <w:bottom w:val="none" w:sz="0" w:space="0" w:color="auto"/>
                        <w:right w:val="none" w:sz="0" w:space="0" w:color="auto"/>
                      </w:divBdr>
                    </w:div>
                  </w:divsChild>
                </w:div>
                <w:div w:id="739861753">
                  <w:marLeft w:val="0"/>
                  <w:marRight w:val="0"/>
                  <w:marTop w:val="0"/>
                  <w:marBottom w:val="0"/>
                  <w:divBdr>
                    <w:top w:val="none" w:sz="0" w:space="0" w:color="auto"/>
                    <w:left w:val="none" w:sz="0" w:space="0" w:color="auto"/>
                    <w:bottom w:val="none" w:sz="0" w:space="0" w:color="auto"/>
                    <w:right w:val="none" w:sz="0" w:space="0" w:color="auto"/>
                  </w:divBdr>
                  <w:divsChild>
                    <w:div w:id="1131903940">
                      <w:marLeft w:val="0"/>
                      <w:marRight w:val="0"/>
                      <w:marTop w:val="0"/>
                      <w:marBottom w:val="0"/>
                      <w:divBdr>
                        <w:top w:val="none" w:sz="0" w:space="0" w:color="auto"/>
                        <w:left w:val="none" w:sz="0" w:space="0" w:color="auto"/>
                        <w:bottom w:val="none" w:sz="0" w:space="0" w:color="auto"/>
                        <w:right w:val="none" w:sz="0" w:space="0" w:color="auto"/>
                      </w:divBdr>
                    </w:div>
                  </w:divsChild>
                </w:div>
                <w:div w:id="799609876">
                  <w:marLeft w:val="0"/>
                  <w:marRight w:val="0"/>
                  <w:marTop w:val="0"/>
                  <w:marBottom w:val="0"/>
                  <w:divBdr>
                    <w:top w:val="none" w:sz="0" w:space="0" w:color="auto"/>
                    <w:left w:val="none" w:sz="0" w:space="0" w:color="auto"/>
                    <w:bottom w:val="none" w:sz="0" w:space="0" w:color="auto"/>
                    <w:right w:val="none" w:sz="0" w:space="0" w:color="auto"/>
                  </w:divBdr>
                  <w:divsChild>
                    <w:div w:id="713962411">
                      <w:marLeft w:val="0"/>
                      <w:marRight w:val="0"/>
                      <w:marTop w:val="0"/>
                      <w:marBottom w:val="0"/>
                      <w:divBdr>
                        <w:top w:val="none" w:sz="0" w:space="0" w:color="auto"/>
                        <w:left w:val="none" w:sz="0" w:space="0" w:color="auto"/>
                        <w:bottom w:val="none" w:sz="0" w:space="0" w:color="auto"/>
                        <w:right w:val="none" w:sz="0" w:space="0" w:color="auto"/>
                      </w:divBdr>
                    </w:div>
                  </w:divsChild>
                </w:div>
                <w:div w:id="849369518">
                  <w:marLeft w:val="0"/>
                  <w:marRight w:val="0"/>
                  <w:marTop w:val="0"/>
                  <w:marBottom w:val="0"/>
                  <w:divBdr>
                    <w:top w:val="none" w:sz="0" w:space="0" w:color="auto"/>
                    <w:left w:val="none" w:sz="0" w:space="0" w:color="auto"/>
                    <w:bottom w:val="none" w:sz="0" w:space="0" w:color="auto"/>
                    <w:right w:val="none" w:sz="0" w:space="0" w:color="auto"/>
                  </w:divBdr>
                  <w:divsChild>
                    <w:div w:id="141889215">
                      <w:marLeft w:val="0"/>
                      <w:marRight w:val="0"/>
                      <w:marTop w:val="0"/>
                      <w:marBottom w:val="0"/>
                      <w:divBdr>
                        <w:top w:val="none" w:sz="0" w:space="0" w:color="auto"/>
                        <w:left w:val="none" w:sz="0" w:space="0" w:color="auto"/>
                        <w:bottom w:val="none" w:sz="0" w:space="0" w:color="auto"/>
                        <w:right w:val="none" w:sz="0" w:space="0" w:color="auto"/>
                      </w:divBdr>
                    </w:div>
                  </w:divsChild>
                </w:div>
                <w:div w:id="948973725">
                  <w:marLeft w:val="0"/>
                  <w:marRight w:val="0"/>
                  <w:marTop w:val="0"/>
                  <w:marBottom w:val="0"/>
                  <w:divBdr>
                    <w:top w:val="none" w:sz="0" w:space="0" w:color="auto"/>
                    <w:left w:val="none" w:sz="0" w:space="0" w:color="auto"/>
                    <w:bottom w:val="none" w:sz="0" w:space="0" w:color="auto"/>
                    <w:right w:val="none" w:sz="0" w:space="0" w:color="auto"/>
                  </w:divBdr>
                  <w:divsChild>
                    <w:div w:id="2094086837">
                      <w:marLeft w:val="0"/>
                      <w:marRight w:val="0"/>
                      <w:marTop w:val="0"/>
                      <w:marBottom w:val="0"/>
                      <w:divBdr>
                        <w:top w:val="none" w:sz="0" w:space="0" w:color="auto"/>
                        <w:left w:val="none" w:sz="0" w:space="0" w:color="auto"/>
                        <w:bottom w:val="none" w:sz="0" w:space="0" w:color="auto"/>
                        <w:right w:val="none" w:sz="0" w:space="0" w:color="auto"/>
                      </w:divBdr>
                    </w:div>
                  </w:divsChild>
                </w:div>
                <w:div w:id="983856292">
                  <w:marLeft w:val="0"/>
                  <w:marRight w:val="0"/>
                  <w:marTop w:val="0"/>
                  <w:marBottom w:val="0"/>
                  <w:divBdr>
                    <w:top w:val="none" w:sz="0" w:space="0" w:color="auto"/>
                    <w:left w:val="none" w:sz="0" w:space="0" w:color="auto"/>
                    <w:bottom w:val="none" w:sz="0" w:space="0" w:color="auto"/>
                    <w:right w:val="none" w:sz="0" w:space="0" w:color="auto"/>
                  </w:divBdr>
                  <w:divsChild>
                    <w:div w:id="1825510726">
                      <w:marLeft w:val="0"/>
                      <w:marRight w:val="0"/>
                      <w:marTop w:val="0"/>
                      <w:marBottom w:val="0"/>
                      <w:divBdr>
                        <w:top w:val="none" w:sz="0" w:space="0" w:color="auto"/>
                        <w:left w:val="none" w:sz="0" w:space="0" w:color="auto"/>
                        <w:bottom w:val="none" w:sz="0" w:space="0" w:color="auto"/>
                        <w:right w:val="none" w:sz="0" w:space="0" w:color="auto"/>
                      </w:divBdr>
                    </w:div>
                  </w:divsChild>
                </w:div>
                <w:div w:id="1017197361">
                  <w:marLeft w:val="0"/>
                  <w:marRight w:val="0"/>
                  <w:marTop w:val="0"/>
                  <w:marBottom w:val="0"/>
                  <w:divBdr>
                    <w:top w:val="none" w:sz="0" w:space="0" w:color="auto"/>
                    <w:left w:val="none" w:sz="0" w:space="0" w:color="auto"/>
                    <w:bottom w:val="none" w:sz="0" w:space="0" w:color="auto"/>
                    <w:right w:val="none" w:sz="0" w:space="0" w:color="auto"/>
                  </w:divBdr>
                  <w:divsChild>
                    <w:div w:id="1955747674">
                      <w:marLeft w:val="0"/>
                      <w:marRight w:val="0"/>
                      <w:marTop w:val="0"/>
                      <w:marBottom w:val="0"/>
                      <w:divBdr>
                        <w:top w:val="none" w:sz="0" w:space="0" w:color="auto"/>
                        <w:left w:val="none" w:sz="0" w:space="0" w:color="auto"/>
                        <w:bottom w:val="none" w:sz="0" w:space="0" w:color="auto"/>
                        <w:right w:val="none" w:sz="0" w:space="0" w:color="auto"/>
                      </w:divBdr>
                    </w:div>
                  </w:divsChild>
                </w:div>
                <w:div w:id="1126579616">
                  <w:marLeft w:val="0"/>
                  <w:marRight w:val="0"/>
                  <w:marTop w:val="0"/>
                  <w:marBottom w:val="0"/>
                  <w:divBdr>
                    <w:top w:val="none" w:sz="0" w:space="0" w:color="auto"/>
                    <w:left w:val="none" w:sz="0" w:space="0" w:color="auto"/>
                    <w:bottom w:val="none" w:sz="0" w:space="0" w:color="auto"/>
                    <w:right w:val="none" w:sz="0" w:space="0" w:color="auto"/>
                  </w:divBdr>
                  <w:divsChild>
                    <w:div w:id="726342246">
                      <w:marLeft w:val="0"/>
                      <w:marRight w:val="0"/>
                      <w:marTop w:val="0"/>
                      <w:marBottom w:val="0"/>
                      <w:divBdr>
                        <w:top w:val="none" w:sz="0" w:space="0" w:color="auto"/>
                        <w:left w:val="none" w:sz="0" w:space="0" w:color="auto"/>
                        <w:bottom w:val="none" w:sz="0" w:space="0" w:color="auto"/>
                        <w:right w:val="none" w:sz="0" w:space="0" w:color="auto"/>
                      </w:divBdr>
                    </w:div>
                  </w:divsChild>
                </w:div>
                <w:div w:id="1157576309">
                  <w:marLeft w:val="0"/>
                  <w:marRight w:val="0"/>
                  <w:marTop w:val="0"/>
                  <w:marBottom w:val="0"/>
                  <w:divBdr>
                    <w:top w:val="none" w:sz="0" w:space="0" w:color="auto"/>
                    <w:left w:val="none" w:sz="0" w:space="0" w:color="auto"/>
                    <w:bottom w:val="none" w:sz="0" w:space="0" w:color="auto"/>
                    <w:right w:val="none" w:sz="0" w:space="0" w:color="auto"/>
                  </w:divBdr>
                  <w:divsChild>
                    <w:div w:id="1014571929">
                      <w:marLeft w:val="0"/>
                      <w:marRight w:val="0"/>
                      <w:marTop w:val="0"/>
                      <w:marBottom w:val="0"/>
                      <w:divBdr>
                        <w:top w:val="none" w:sz="0" w:space="0" w:color="auto"/>
                        <w:left w:val="none" w:sz="0" w:space="0" w:color="auto"/>
                        <w:bottom w:val="none" w:sz="0" w:space="0" w:color="auto"/>
                        <w:right w:val="none" w:sz="0" w:space="0" w:color="auto"/>
                      </w:divBdr>
                    </w:div>
                  </w:divsChild>
                </w:div>
                <w:div w:id="1161895093">
                  <w:marLeft w:val="0"/>
                  <w:marRight w:val="0"/>
                  <w:marTop w:val="0"/>
                  <w:marBottom w:val="0"/>
                  <w:divBdr>
                    <w:top w:val="none" w:sz="0" w:space="0" w:color="auto"/>
                    <w:left w:val="none" w:sz="0" w:space="0" w:color="auto"/>
                    <w:bottom w:val="none" w:sz="0" w:space="0" w:color="auto"/>
                    <w:right w:val="none" w:sz="0" w:space="0" w:color="auto"/>
                  </w:divBdr>
                  <w:divsChild>
                    <w:div w:id="363209969">
                      <w:marLeft w:val="0"/>
                      <w:marRight w:val="0"/>
                      <w:marTop w:val="0"/>
                      <w:marBottom w:val="0"/>
                      <w:divBdr>
                        <w:top w:val="none" w:sz="0" w:space="0" w:color="auto"/>
                        <w:left w:val="none" w:sz="0" w:space="0" w:color="auto"/>
                        <w:bottom w:val="none" w:sz="0" w:space="0" w:color="auto"/>
                        <w:right w:val="none" w:sz="0" w:space="0" w:color="auto"/>
                      </w:divBdr>
                    </w:div>
                  </w:divsChild>
                </w:div>
                <w:div w:id="1275558576">
                  <w:marLeft w:val="0"/>
                  <w:marRight w:val="0"/>
                  <w:marTop w:val="0"/>
                  <w:marBottom w:val="0"/>
                  <w:divBdr>
                    <w:top w:val="none" w:sz="0" w:space="0" w:color="auto"/>
                    <w:left w:val="none" w:sz="0" w:space="0" w:color="auto"/>
                    <w:bottom w:val="none" w:sz="0" w:space="0" w:color="auto"/>
                    <w:right w:val="none" w:sz="0" w:space="0" w:color="auto"/>
                  </w:divBdr>
                  <w:divsChild>
                    <w:div w:id="1654480891">
                      <w:marLeft w:val="0"/>
                      <w:marRight w:val="0"/>
                      <w:marTop w:val="0"/>
                      <w:marBottom w:val="0"/>
                      <w:divBdr>
                        <w:top w:val="none" w:sz="0" w:space="0" w:color="auto"/>
                        <w:left w:val="none" w:sz="0" w:space="0" w:color="auto"/>
                        <w:bottom w:val="none" w:sz="0" w:space="0" w:color="auto"/>
                        <w:right w:val="none" w:sz="0" w:space="0" w:color="auto"/>
                      </w:divBdr>
                    </w:div>
                  </w:divsChild>
                </w:div>
                <w:div w:id="1400901366">
                  <w:marLeft w:val="0"/>
                  <w:marRight w:val="0"/>
                  <w:marTop w:val="0"/>
                  <w:marBottom w:val="0"/>
                  <w:divBdr>
                    <w:top w:val="none" w:sz="0" w:space="0" w:color="auto"/>
                    <w:left w:val="none" w:sz="0" w:space="0" w:color="auto"/>
                    <w:bottom w:val="none" w:sz="0" w:space="0" w:color="auto"/>
                    <w:right w:val="none" w:sz="0" w:space="0" w:color="auto"/>
                  </w:divBdr>
                  <w:divsChild>
                    <w:div w:id="1257833231">
                      <w:marLeft w:val="0"/>
                      <w:marRight w:val="0"/>
                      <w:marTop w:val="0"/>
                      <w:marBottom w:val="0"/>
                      <w:divBdr>
                        <w:top w:val="none" w:sz="0" w:space="0" w:color="auto"/>
                        <w:left w:val="none" w:sz="0" w:space="0" w:color="auto"/>
                        <w:bottom w:val="none" w:sz="0" w:space="0" w:color="auto"/>
                        <w:right w:val="none" w:sz="0" w:space="0" w:color="auto"/>
                      </w:divBdr>
                    </w:div>
                  </w:divsChild>
                </w:div>
                <w:div w:id="1460031052">
                  <w:marLeft w:val="0"/>
                  <w:marRight w:val="0"/>
                  <w:marTop w:val="0"/>
                  <w:marBottom w:val="0"/>
                  <w:divBdr>
                    <w:top w:val="none" w:sz="0" w:space="0" w:color="auto"/>
                    <w:left w:val="none" w:sz="0" w:space="0" w:color="auto"/>
                    <w:bottom w:val="none" w:sz="0" w:space="0" w:color="auto"/>
                    <w:right w:val="none" w:sz="0" w:space="0" w:color="auto"/>
                  </w:divBdr>
                  <w:divsChild>
                    <w:div w:id="539439486">
                      <w:marLeft w:val="0"/>
                      <w:marRight w:val="0"/>
                      <w:marTop w:val="0"/>
                      <w:marBottom w:val="0"/>
                      <w:divBdr>
                        <w:top w:val="none" w:sz="0" w:space="0" w:color="auto"/>
                        <w:left w:val="none" w:sz="0" w:space="0" w:color="auto"/>
                        <w:bottom w:val="none" w:sz="0" w:space="0" w:color="auto"/>
                        <w:right w:val="none" w:sz="0" w:space="0" w:color="auto"/>
                      </w:divBdr>
                    </w:div>
                  </w:divsChild>
                </w:div>
                <w:div w:id="1693140458">
                  <w:marLeft w:val="0"/>
                  <w:marRight w:val="0"/>
                  <w:marTop w:val="0"/>
                  <w:marBottom w:val="0"/>
                  <w:divBdr>
                    <w:top w:val="none" w:sz="0" w:space="0" w:color="auto"/>
                    <w:left w:val="none" w:sz="0" w:space="0" w:color="auto"/>
                    <w:bottom w:val="none" w:sz="0" w:space="0" w:color="auto"/>
                    <w:right w:val="none" w:sz="0" w:space="0" w:color="auto"/>
                  </w:divBdr>
                  <w:divsChild>
                    <w:div w:id="1804612798">
                      <w:marLeft w:val="0"/>
                      <w:marRight w:val="0"/>
                      <w:marTop w:val="0"/>
                      <w:marBottom w:val="0"/>
                      <w:divBdr>
                        <w:top w:val="none" w:sz="0" w:space="0" w:color="auto"/>
                        <w:left w:val="none" w:sz="0" w:space="0" w:color="auto"/>
                        <w:bottom w:val="none" w:sz="0" w:space="0" w:color="auto"/>
                        <w:right w:val="none" w:sz="0" w:space="0" w:color="auto"/>
                      </w:divBdr>
                    </w:div>
                  </w:divsChild>
                </w:div>
                <w:div w:id="1727294157">
                  <w:marLeft w:val="0"/>
                  <w:marRight w:val="0"/>
                  <w:marTop w:val="0"/>
                  <w:marBottom w:val="0"/>
                  <w:divBdr>
                    <w:top w:val="none" w:sz="0" w:space="0" w:color="auto"/>
                    <w:left w:val="none" w:sz="0" w:space="0" w:color="auto"/>
                    <w:bottom w:val="none" w:sz="0" w:space="0" w:color="auto"/>
                    <w:right w:val="none" w:sz="0" w:space="0" w:color="auto"/>
                  </w:divBdr>
                  <w:divsChild>
                    <w:div w:id="929850678">
                      <w:marLeft w:val="0"/>
                      <w:marRight w:val="0"/>
                      <w:marTop w:val="0"/>
                      <w:marBottom w:val="0"/>
                      <w:divBdr>
                        <w:top w:val="none" w:sz="0" w:space="0" w:color="auto"/>
                        <w:left w:val="none" w:sz="0" w:space="0" w:color="auto"/>
                        <w:bottom w:val="none" w:sz="0" w:space="0" w:color="auto"/>
                        <w:right w:val="none" w:sz="0" w:space="0" w:color="auto"/>
                      </w:divBdr>
                    </w:div>
                  </w:divsChild>
                </w:div>
                <w:div w:id="1794789134">
                  <w:marLeft w:val="0"/>
                  <w:marRight w:val="0"/>
                  <w:marTop w:val="0"/>
                  <w:marBottom w:val="0"/>
                  <w:divBdr>
                    <w:top w:val="none" w:sz="0" w:space="0" w:color="auto"/>
                    <w:left w:val="none" w:sz="0" w:space="0" w:color="auto"/>
                    <w:bottom w:val="none" w:sz="0" w:space="0" w:color="auto"/>
                    <w:right w:val="none" w:sz="0" w:space="0" w:color="auto"/>
                  </w:divBdr>
                  <w:divsChild>
                    <w:div w:id="194126056">
                      <w:marLeft w:val="0"/>
                      <w:marRight w:val="0"/>
                      <w:marTop w:val="0"/>
                      <w:marBottom w:val="0"/>
                      <w:divBdr>
                        <w:top w:val="none" w:sz="0" w:space="0" w:color="auto"/>
                        <w:left w:val="none" w:sz="0" w:space="0" w:color="auto"/>
                        <w:bottom w:val="none" w:sz="0" w:space="0" w:color="auto"/>
                        <w:right w:val="none" w:sz="0" w:space="0" w:color="auto"/>
                      </w:divBdr>
                    </w:div>
                  </w:divsChild>
                </w:div>
                <w:div w:id="1849324109">
                  <w:marLeft w:val="0"/>
                  <w:marRight w:val="0"/>
                  <w:marTop w:val="0"/>
                  <w:marBottom w:val="0"/>
                  <w:divBdr>
                    <w:top w:val="none" w:sz="0" w:space="0" w:color="auto"/>
                    <w:left w:val="none" w:sz="0" w:space="0" w:color="auto"/>
                    <w:bottom w:val="none" w:sz="0" w:space="0" w:color="auto"/>
                    <w:right w:val="none" w:sz="0" w:space="0" w:color="auto"/>
                  </w:divBdr>
                  <w:divsChild>
                    <w:div w:id="2123987429">
                      <w:marLeft w:val="0"/>
                      <w:marRight w:val="0"/>
                      <w:marTop w:val="0"/>
                      <w:marBottom w:val="0"/>
                      <w:divBdr>
                        <w:top w:val="none" w:sz="0" w:space="0" w:color="auto"/>
                        <w:left w:val="none" w:sz="0" w:space="0" w:color="auto"/>
                        <w:bottom w:val="none" w:sz="0" w:space="0" w:color="auto"/>
                        <w:right w:val="none" w:sz="0" w:space="0" w:color="auto"/>
                      </w:divBdr>
                    </w:div>
                  </w:divsChild>
                </w:div>
                <w:div w:id="1863351402">
                  <w:marLeft w:val="0"/>
                  <w:marRight w:val="0"/>
                  <w:marTop w:val="0"/>
                  <w:marBottom w:val="0"/>
                  <w:divBdr>
                    <w:top w:val="none" w:sz="0" w:space="0" w:color="auto"/>
                    <w:left w:val="none" w:sz="0" w:space="0" w:color="auto"/>
                    <w:bottom w:val="none" w:sz="0" w:space="0" w:color="auto"/>
                    <w:right w:val="none" w:sz="0" w:space="0" w:color="auto"/>
                  </w:divBdr>
                  <w:divsChild>
                    <w:div w:id="250705688">
                      <w:marLeft w:val="0"/>
                      <w:marRight w:val="0"/>
                      <w:marTop w:val="0"/>
                      <w:marBottom w:val="0"/>
                      <w:divBdr>
                        <w:top w:val="none" w:sz="0" w:space="0" w:color="auto"/>
                        <w:left w:val="none" w:sz="0" w:space="0" w:color="auto"/>
                        <w:bottom w:val="none" w:sz="0" w:space="0" w:color="auto"/>
                        <w:right w:val="none" w:sz="0" w:space="0" w:color="auto"/>
                      </w:divBdr>
                    </w:div>
                  </w:divsChild>
                </w:div>
                <w:div w:id="1866168743">
                  <w:marLeft w:val="0"/>
                  <w:marRight w:val="0"/>
                  <w:marTop w:val="0"/>
                  <w:marBottom w:val="0"/>
                  <w:divBdr>
                    <w:top w:val="none" w:sz="0" w:space="0" w:color="auto"/>
                    <w:left w:val="none" w:sz="0" w:space="0" w:color="auto"/>
                    <w:bottom w:val="none" w:sz="0" w:space="0" w:color="auto"/>
                    <w:right w:val="none" w:sz="0" w:space="0" w:color="auto"/>
                  </w:divBdr>
                  <w:divsChild>
                    <w:div w:id="1576864521">
                      <w:marLeft w:val="0"/>
                      <w:marRight w:val="0"/>
                      <w:marTop w:val="0"/>
                      <w:marBottom w:val="0"/>
                      <w:divBdr>
                        <w:top w:val="none" w:sz="0" w:space="0" w:color="auto"/>
                        <w:left w:val="none" w:sz="0" w:space="0" w:color="auto"/>
                        <w:bottom w:val="none" w:sz="0" w:space="0" w:color="auto"/>
                        <w:right w:val="none" w:sz="0" w:space="0" w:color="auto"/>
                      </w:divBdr>
                    </w:div>
                  </w:divsChild>
                </w:div>
                <w:div w:id="1907491952">
                  <w:marLeft w:val="0"/>
                  <w:marRight w:val="0"/>
                  <w:marTop w:val="0"/>
                  <w:marBottom w:val="0"/>
                  <w:divBdr>
                    <w:top w:val="none" w:sz="0" w:space="0" w:color="auto"/>
                    <w:left w:val="none" w:sz="0" w:space="0" w:color="auto"/>
                    <w:bottom w:val="none" w:sz="0" w:space="0" w:color="auto"/>
                    <w:right w:val="none" w:sz="0" w:space="0" w:color="auto"/>
                  </w:divBdr>
                  <w:divsChild>
                    <w:div w:id="68307479">
                      <w:marLeft w:val="0"/>
                      <w:marRight w:val="0"/>
                      <w:marTop w:val="0"/>
                      <w:marBottom w:val="0"/>
                      <w:divBdr>
                        <w:top w:val="none" w:sz="0" w:space="0" w:color="auto"/>
                        <w:left w:val="none" w:sz="0" w:space="0" w:color="auto"/>
                        <w:bottom w:val="none" w:sz="0" w:space="0" w:color="auto"/>
                        <w:right w:val="none" w:sz="0" w:space="0" w:color="auto"/>
                      </w:divBdr>
                    </w:div>
                  </w:divsChild>
                </w:div>
                <w:div w:id="1996644282">
                  <w:marLeft w:val="0"/>
                  <w:marRight w:val="0"/>
                  <w:marTop w:val="0"/>
                  <w:marBottom w:val="0"/>
                  <w:divBdr>
                    <w:top w:val="none" w:sz="0" w:space="0" w:color="auto"/>
                    <w:left w:val="none" w:sz="0" w:space="0" w:color="auto"/>
                    <w:bottom w:val="none" w:sz="0" w:space="0" w:color="auto"/>
                    <w:right w:val="none" w:sz="0" w:space="0" w:color="auto"/>
                  </w:divBdr>
                  <w:divsChild>
                    <w:div w:id="1925144946">
                      <w:marLeft w:val="0"/>
                      <w:marRight w:val="0"/>
                      <w:marTop w:val="0"/>
                      <w:marBottom w:val="0"/>
                      <w:divBdr>
                        <w:top w:val="none" w:sz="0" w:space="0" w:color="auto"/>
                        <w:left w:val="none" w:sz="0" w:space="0" w:color="auto"/>
                        <w:bottom w:val="none" w:sz="0" w:space="0" w:color="auto"/>
                        <w:right w:val="none" w:sz="0" w:space="0" w:color="auto"/>
                      </w:divBdr>
                    </w:div>
                  </w:divsChild>
                </w:div>
                <w:div w:id="2086994138">
                  <w:marLeft w:val="0"/>
                  <w:marRight w:val="0"/>
                  <w:marTop w:val="0"/>
                  <w:marBottom w:val="0"/>
                  <w:divBdr>
                    <w:top w:val="none" w:sz="0" w:space="0" w:color="auto"/>
                    <w:left w:val="none" w:sz="0" w:space="0" w:color="auto"/>
                    <w:bottom w:val="none" w:sz="0" w:space="0" w:color="auto"/>
                    <w:right w:val="none" w:sz="0" w:space="0" w:color="auto"/>
                  </w:divBdr>
                  <w:divsChild>
                    <w:div w:id="1170481948">
                      <w:marLeft w:val="0"/>
                      <w:marRight w:val="0"/>
                      <w:marTop w:val="0"/>
                      <w:marBottom w:val="0"/>
                      <w:divBdr>
                        <w:top w:val="none" w:sz="0" w:space="0" w:color="auto"/>
                        <w:left w:val="none" w:sz="0" w:space="0" w:color="auto"/>
                        <w:bottom w:val="none" w:sz="0" w:space="0" w:color="auto"/>
                        <w:right w:val="none" w:sz="0" w:space="0" w:color="auto"/>
                      </w:divBdr>
                    </w:div>
                  </w:divsChild>
                </w:div>
                <w:div w:id="2088645399">
                  <w:marLeft w:val="0"/>
                  <w:marRight w:val="0"/>
                  <w:marTop w:val="0"/>
                  <w:marBottom w:val="0"/>
                  <w:divBdr>
                    <w:top w:val="none" w:sz="0" w:space="0" w:color="auto"/>
                    <w:left w:val="none" w:sz="0" w:space="0" w:color="auto"/>
                    <w:bottom w:val="none" w:sz="0" w:space="0" w:color="auto"/>
                    <w:right w:val="none" w:sz="0" w:space="0" w:color="auto"/>
                  </w:divBdr>
                  <w:divsChild>
                    <w:div w:id="400912338">
                      <w:marLeft w:val="0"/>
                      <w:marRight w:val="0"/>
                      <w:marTop w:val="0"/>
                      <w:marBottom w:val="0"/>
                      <w:divBdr>
                        <w:top w:val="none" w:sz="0" w:space="0" w:color="auto"/>
                        <w:left w:val="none" w:sz="0" w:space="0" w:color="auto"/>
                        <w:bottom w:val="none" w:sz="0" w:space="0" w:color="auto"/>
                        <w:right w:val="none" w:sz="0" w:space="0" w:color="auto"/>
                      </w:divBdr>
                    </w:div>
                  </w:divsChild>
                </w:div>
                <w:div w:id="2093819222">
                  <w:marLeft w:val="0"/>
                  <w:marRight w:val="0"/>
                  <w:marTop w:val="0"/>
                  <w:marBottom w:val="0"/>
                  <w:divBdr>
                    <w:top w:val="none" w:sz="0" w:space="0" w:color="auto"/>
                    <w:left w:val="none" w:sz="0" w:space="0" w:color="auto"/>
                    <w:bottom w:val="none" w:sz="0" w:space="0" w:color="auto"/>
                    <w:right w:val="none" w:sz="0" w:space="0" w:color="auto"/>
                  </w:divBdr>
                  <w:divsChild>
                    <w:div w:id="981884541">
                      <w:marLeft w:val="0"/>
                      <w:marRight w:val="0"/>
                      <w:marTop w:val="0"/>
                      <w:marBottom w:val="0"/>
                      <w:divBdr>
                        <w:top w:val="none" w:sz="0" w:space="0" w:color="auto"/>
                        <w:left w:val="none" w:sz="0" w:space="0" w:color="auto"/>
                        <w:bottom w:val="none" w:sz="0" w:space="0" w:color="auto"/>
                        <w:right w:val="none" w:sz="0" w:space="0" w:color="auto"/>
                      </w:divBdr>
                    </w:div>
                  </w:divsChild>
                </w:div>
                <w:div w:id="2100367715">
                  <w:marLeft w:val="0"/>
                  <w:marRight w:val="0"/>
                  <w:marTop w:val="0"/>
                  <w:marBottom w:val="0"/>
                  <w:divBdr>
                    <w:top w:val="none" w:sz="0" w:space="0" w:color="auto"/>
                    <w:left w:val="none" w:sz="0" w:space="0" w:color="auto"/>
                    <w:bottom w:val="none" w:sz="0" w:space="0" w:color="auto"/>
                    <w:right w:val="none" w:sz="0" w:space="0" w:color="auto"/>
                  </w:divBdr>
                  <w:divsChild>
                    <w:div w:id="7079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1396">
          <w:marLeft w:val="0"/>
          <w:marRight w:val="0"/>
          <w:marTop w:val="0"/>
          <w:marBottom w:val="0"/>
          <w:divBdr>
            <w:top w:val="none" w:sz="0" w:space="0" w:color="auto"/>
            <w:left w:val="none" w:sz="0" w:space="0" w:color="auto"/>
            <w:bottom w:val="none" w:sz="0" w:space="0" w:color="auto"/>
            <w:right w:val="none" w:sz="0" w:space="0" w:color="auto"/>
          </w:divBdr>
        </w:div>
        <w:div w:id="1906796075">
          <w:marLeft w:val="0"/>
          <w:marRight w:val="0"/>
          <w:marTop w:val="0"/>
          <w:marBottom w:val="0"/>
          <w:divBdr>
            <w:top w:val="none" w:sz="0" w:space="0" w:color="auto"/>
            <w:left w:val="none" w:sz="0" w:space="0" w:color="auto"/>
            <w:bottom w:val="none" w:sz="0" w:space="0" w:color="auto"/>
            <w:right w:val="none" w:sz="0" w:space="0" w:color="auto"/>
          </w:divBdr>
        </w:div>
        <w:div w:id="1906988349">
          <w:marLeft w:val="0"/>
          <w:marRight w:val="0"/>
          <w:marTop w:val="0"/>
          <w:marBottom w:val="0"/>
          <w:divBdr>
            <w:top w:val="none" w:sz="0" w:space="0" w:color="auto"/>
            <w:left w:val="none" w:sz="0" w:space="0" w:color="auto"/>
            <w:bottom w:val="none" w:sz="0" w:space="0" w:color="auto"/>
            <w:right w:val="none" w:sz="0" w:space="0" w:color="auto"/>
          </w:divBdr>
        </w:div>
        <w:div w:id="1908956397">
          <w:marLeft w:val="0"/>
          <w:marRight w:val="0"/>
          <w:marTop w:val="0"/>
          <w:marBottom w:val="0"/>
          <w:divBdr>
            <w:top w:val="none" w:sz="0" w:space="0" w:color="auto"/>
            <w:left w:val="none" w:sz="0" w:space="0" w:color="auto"/>
            <w:bottom w:val="none" w:sz="0" w:space="0" w:color="auto"/>
            <w:right w:val="none" w:sz="0" w:space="0" w:color="auto"/>
          </w:divBdr>
          <w:divsChild>
            <w:div w:id="334765274">
              <w:marLeft w:val="-75"/>
              <w:marRight w:val="0"/>
              <w:marTop w:val="30"/>
              <w:marBottom w:val="30"/>
              <w:divBdr>
                <w:top w:val="none" w:sz="0" w:space="0" w:color="auto"/>
                <w:left w:val="none" w:sz="0" w:space="0" w:color="auto"/>
                <w:bottom w:val="none" w:sz="0" w:space="0" w:color="auto"/>
                <w:right w:val="none" w:sz="0" w:space="0" w:color="auto"/>
              </w:divBdr>
              <w:divsChild>
                <w:div w:id="7485502">
                  <w:marLeft w:val="0"/>
                  <w:marRight w:val="0"/>
                  <w:marTop w:val="0"/>
                  <w:marBottom w:val="0"/>
                  <w:divBdr>
                    <w:top w:val="none" w:sz="0" w:space="0" w:color="auto"/>
                    <w:left w:val="none" w:sz="0" w:space="0" w:color="auto"/>
                    <w:bottom w:val="none" w:sz="0" w:space="0" w:color="auto"/>
                    <w:right w:val="none" w:sz="0" w:space="0" w:color="auto"/>
                  </w:divBdr>
                  <w:divsChild>
                    <w:div w:id="1851412846">
                      <w:marLeft w:val="0"/>
                      <w:marRight w:val="0"/>
                      <w:marTop w:val="0"/>
                      <w:marBottom w:val="0"/>
                      <w:divBdr>
                        <w:top w:val="none" w:sz="0" w:space="0" w:color="auto"/>
                        <w:left w:val="none" w:sz="0" w:space="0" w:color="auto"/>
                        <w:bottom w:val="none" w:sz="0" w:space="0" w:color="auto"/>
                        <w:right w:val="none" w:sz="0" w:space="0" w:color="auto"/>
                      </w:divBdr>
                    </w:div>
                  </w:divsChild>
                </w:div>
                <w:div w:id="81878086">
                  <w:marLeft w:val="0"/>
                  <w:marRight w:val="0"/>
                  <w:marTop w:val="0"/>
                  <w:marBottom w:val="0"/>
                  <w:divBdr>
                    <w:top w:val="none" w:sz="0" w:space="0" w:color="auto"/>
                    <w:left w:val="none" w:sz="0" w:space="0" w:color="auto"/>
                    <w:bottom w:val="none" w:sz="0" w:space="0" w:color="auto"/>
                    <w:right w:val="none" w:sz="0" w:space="0" w:color="auto"/>
                  </w:divBdr>
                  <w:divsChild>
                    <w:div w:id="1923953144">
                      <w:marLeft w:val="0"/>
                      <w:marRight w:val="0"/>
                      <w:marTop w:val="0"/>
                      <w:marBottom w:val="0"/>
                      <w:divBdr>
                        <w:top w:val="none" w:sz="0" w:space="0" w:color="auto"/>
                        <w:left w:val="none" w:sz="0" w:space="0" w:color="auto"/>
                        <w:bottom w:val="none" w:sz="0" w:space="0" w:color="auto"/>
                        <w:right w:val="none" w:sz="0" w:space="0" w:color="auto"/>
                      </w:divBdr>
                    </w:div>
                  </w:divsChild>
                </w:div>
                <w:div w:id="170293436">
                  <w:marLeft w:val="0"/>
                  <w:marRight w:val="0"/>
                  <w:marTop w:val="0"/>
                  <w:marBottom w:val="0"/>
                  <w:divBdr>
                    <w:top w:val="none" w:sz="0" w:space="0" w:color="auto"/>
                    <w:left w:val="none" w:sz="0" w:space="0" w:color="auto"/>
                    <w:bottom w:val="none" w:sz="0" w:space="0" w:color="auto"/>
                    <w:right w:val="none" w:sz="0" w:space="0" w:color="auto"/>
                  </w:divBdr>
                  <w:divsChild>
                    <w:div w:id="2105110279">
                      <w:marLeft w:val="0"/>
                      <w:marRight w:val="0"/>
                      <w:marTop w:val="0"/>
                      <w:marBottom w:val="0"/>
                      <w:divBdr>
                        <w:top w:val="none" w:sz="0" w:space="0" w:color="auto"/>
                        <w:left w:val="none" w:sz="0" w:space="0" w:color="auto"/>
                        <w:bottom w:val="none" w:sz="0" w:space="0" w:color="auto"/>
                        <w:right w:val="none" w:sz="0" w:space="0" w:color="auto"/>
                      </w:divBdr>
                    </w:div>
                  </w:divsChild>
                </w:div>
                <w:div w:id="188302569">
                  <w:marLeft w:val="0"/>
                  <w:marRight w:val="0"/>
                  <w:marTop w:val="0"/>
                  <w:marBottom w:val="0"/>
                  <w:divBdr>
                    <w:top w:val="none" w:sz="0" w:space="0" w:color="auto"/>
                    <w:left w:val="none" w:sz="0" w:space="0" w:color="auto"/>
                    <w:bottom w:val="none" w:sz="0" w:space="0" w:color="auto"/>
                    <w:right w:val="none" w:sz="0" w:space="0" w:color="auto"/>
                  </w:divBdr>
                  <w:divsChild>
                    <w:div w:id="182668400">
                      <w:marLeft w:val="0"/>
                      <w:marRight w:val="0"/>
                      <w:marTop w:val="0"/>
                      <w:marBottom w:val="0"/>
                      <w:divBdr>
                        <w:top w:val="none" w:sz="0" w:space="0" w:color="auto"/>
                        <w:left w:val="none" w:sz="0" w:space="0" w:color="auto"/>
                        <w:bottom w:val="none" w:sz="0" w:space="0" w:color="auto"/>
                        <w:right w:val="none" w:sz="0" w:space="0" w:color="auto"/>
                      </w:divBdr>
                    </w:div>
                  </w:divsChild>
                </w:div>
                <w:div w:id="198052742">
                  <w:marLeft w:val="0"/>
                  <w:marRight w:val="0"/>
                  <w:marTop w:val="0"/>
                  <w:marBottom w:val="0"/>
                  <w:divBdr>
                    <w:top w:val="none" w:sz="0" w:space="0" w:color="auto"/>
                    <w:left w:val="none" w:sz="0" w:space="0" w:color="auto"/>
                    <w:bottom w:val="none" w:sz="0" w:space="0" w:color="auto"/>
                    <w:right w:val="none" w:sz="0" w:space="0" w:color="auto"/>
                  </w:divBdr>
                  <w:divsChild>
                    <w:div w:id="1283271433">
                      <w:marLeft w:val="0"/>
                      <w:marRight w:val="0"/>
                      <w:marTop w:val="0"/>
                      <w:marBottom w:val="0"/>
                      <w:divBdr>
                        <w:top w:val="none" w:sz="0" w:space="0" w:color="auto"/>
                        <w:left w:val="none" w:sz="0" w:space="0" w:color="auto"/>
                        <w:bottom w:val="none" w:sz="0" w:space="0" w:color="auto"/>
                        <w:right w:val="none" w:sz="0" w:space="0" w:color="auto"/>
                      </w:divBdr>
                    </w:div>
                  </w:divsChild>
                </w:div>
                <w:div w:id="230432681">
                  <w:marLeft w:val="0"/>
                  <w:marRight w:val="0"/>
                  <w:marTop w:val="0"/>
                  <w:marBottom w:val="0"/>
                  <w:divBdr>
                    <w:top w:val="none" w:sz="0" w:space="0" w:color="auto"/>
                    <w:left w:val="none" w:sz="0" w:space="0" w:color="auto"/>
                    <w:bottom w:val="none" w:sz="0" w:space="0" w:color="auto"/>
                    <w:right w:val="none" w:sz="0" w:space="0" w:color="auto"/>
                  </w:divBdr>
                  <w:divsChild>
                    <w:div w:id="1463695294">
                      <w:marLeft w:val="0"/>
                      <w:marRight w:val="0"/>
                      <w:marTop w:val="0"/>
                      <w:marBottom w:val="0"/>
                      <w:divBdr>
                        <w:top w:val="none" w:sz="0" w:space="0" w:color="auto"/>
                        <w:left w:val="none" w:sz="0" w:space="0" w:color="auto"/>
                        <w:bottom w:val="none" w:sz="0" w:space="0" w:color="auto"/>
                        <w:right w:val="none" w:sz="0" w:space="0" w:color="auto"/>
                      </w:divBdr>
                    </w:div>
                  </w:divsChild>
                </w:div>
                <w:div w:id="345909185">
                  <w:marLeft w:val="0"/>
                  <w:marRight w:val="0"/>
                  <w:marTop w:val="0"/>
                  <w:marBottom w:val="0"/>
                  <w:divBdr>
                    <w:top w:val="none" w:sz="0" w:space="0" w:color="auto"/>
                    <w:left w:val="none" w:sz="0" w:space="0" w:color="auto"/>
                    <w:bottom w:val="none" w:sz="0" w:space="0" w:color="auto"/>
                    <w:right w:val="none" w:sz="0" w:space="0" w:color="auto"/>
                  </w:divBdr>
                  <w:divsChild>
                    <w:div w:id="1530608524">
                      <w:marLeft w:val="0"/>
                      <w:marRight w:val="0"/>
                      <w:marTop w:val="0"/>
                      <w:marBottom w:val="0"/>
                      <w:divBdr>
                        <w:top w:val="none" w:sz="0" w:space="0" w:color="auto"/>
                        <w:left w:val="none" w:sz="0" w:space="0" w:color="auto"/>
                        <w:bottom w:val="none" w:sz="0" w:space="0" w:color="auto"/>
                        <w:right w:val="none" w:sz="0" w:space="0" w:color="auto"/>
                      </w:divBdr>
                    </w:div>
                  </w:divsChild>
                </w:div>
                <w:div w:id="648704589">
                  <w:marLeft w:val="0"/>
                  <w:marRight w:val="0"/>
                  <w:marTop w:val="0"/>
                  <w:marBottom w:val="0"/>
                  <w:divBdr>
                    <w:top w:val="none" w:sz="0" w:space="0" w:color="auto"/>
                    <w:left w:val="none" w:sz="0" w:space="0" w:color="auto"/>
                    <w:bottom w:val="none" w:sz="0" w:space="0" w:color="auto"/>
                    <w:right w:val="none" w:sz="0" w:space="0" w:color="auto"/>
                  </w:divBdr>
                  <w:divsChild>
                    <w:div w:id="1088500270">
                      <w:marLeft w:val="0"/>
                      <w:marRight w:val="0"/>
                      <w:marTop w:val="0"/>
                      <w:marBottom w:val="0"/>
                      <w:divBdr>
                        <w:top w:val="none" w:sz="0" w:space="0" w:color="auto"/>
                        <w:left w:val="none" w:sz="0" w:space="0" w:color="auto"/>
                        <w:bottom w:val="none" w:sz="0" w:space="0" w:color="auto"/>
                        <w:right w:val="none" w:sz="0" w:space="0" w:color="auto"/>
                      </w:divBdr>
                    </w:div>
                  </w:divsChild>
                </w:div>
                <w:div w:id="756291263">
                  <w:marLeft w:val="0"/>
                  <w:marRight w:val="0"/>
                  <w:marTop w:val="0"/>
                  <w:marBottom w:val="0"/>
                  <w:divBdr>
                    <w:top w:val="none" w:sz="0" w:space="0" w:color="auto"/>
                    <w:left w:val="none" w:sz="0" w:space="0" w:color="auto"/>
                    <w:bottom w:val="none" w:sz="0" w:space="0" w:color="auto"/>
                    <w:right w:val="none" w:sz="0" w:space="0" w:color="auto"/>
                  </w:divBdr>
                  <w:divsChild>
                    <w:div w:id="255332694">
                      <w:marLeft w:val="0"/>
                      <w:marRight w:val="0"/>
                      <w:marTop w:val="0"/>
                      <w:marBottom w:val="0"/>
                      <w:divBdr>
                        <w:top w:val="none" w:sz="0" w:space="0" w:color="auto"/>
                        <w:left w:val="none" w:sz="0" w:space="0" w:color="auto"/>
                        <w:bottom w:val="none" w:sz="0" w:space="0" w:color="auto"/>
                        <w:right w:val="none" w:sz="0" w:space="0" w:color="auto"/>
                      </w:divBdr>
                    </w:div>
                  </w:divsChild>
                </w:div>
                <w:div w:id="816384904">
                  <w:marLeft w:val="0"/>
                  <w:marRight w:val="0"/>
                  <w:marTop w:val="0"/>
                  <w:marBottom w:val="0"/>
                  <w:divBdr>
                    <w:top w:val="none" w:sz="0" w:space="0" w:color="auto"/>
                    <w:left w:val="none" w:sz="0" w:space="0" w:color="auto"/>
                    <w:bottom w:val="none" w:sz="0" w:space="0" w:color="auto"/>
                    <w:right w:val="none" w:sz="0" w:space="0" w:color="auto"/>
                  </w:divBdr>
                  <w:divsChild>
                    <w:div w:id="91319865">
                      <w:marLeft w:val="0"/>
                      <w:marRight w:val="0"/>
                      <w:marTop w:val="0"/>
                      <w:marBottom w:val="0"/>
                      <w:divBdr>
                        <w:top w:val="none" w:sz="0" w:space="0" w:color="auto"/>
                        <w:left w:val="none" w:sz="0" w:space="0" w:color="auto"/>
                        <w:bottom w:val="none" w:sz="0" w:space="0" w:color="auto"/>
                        <w:right w:val="none" w:sz="0" w:space="0" w:color="auto"/>
                      </w:divBdr>
                    </w:div>
                  </w:divsChild>
                </w:div>
                <w:div w:id="933629113">
                  <w:marLeft w:val="0"/>
                  <w:marRight w:val="0"/>
                  <w:marTop w:val="0"/>
                  <w:marBottom w:val="0"/>
                  <w:divBdr>
                    <w:top w:val="none" w:sz="0" w:space="0" w:color="auto"/>
                    <w:left w:val="none" w:sz="0" w:space="0" w:color="auto"/>
                    <w:bottom w:val="none" w:sz="0" w:space="0" w:color="auto"/>
                    <w:right w:val="none" w:sz="0" w:space="0" w:color="auto"/>
                  </w:divBdr>
                  <w:divsChild>
                    <w:div w:id="392897109">
                      <w:marLeft w:val="0"/>
                      <w:marRight w:val="0"/>
                      <w:marTop w:val="0"/>
                      <w:marBottom w:val="0"/>
                      <w:divBdr>
                        <w:top w:val="none" w:sz="0" w:space="0" w:color="auto"/>
                        <w:left w:val="none" w:sz="0" w:space="0" w:color="auto"/>
                        <w:bottom w:val="none" w:sz="0" w:space="0" w:color="auto"/>
                        <w:right w:val="none" w:sz="0" w:space="0" w:color="auto"/>
                      </w:divBdr>
                    </w:div>
                  </w:divsChild>
                </w:div>
                <w:div w:id="1015766631">
                  <w:marLeft w:val="0"/>
                  <w:marRight w:val="0"/>
                  <w:marTop w:val="0"/>
                  <w:marBottom w:val="0"/>
                  <w:divBdr>
                    <w:top w:val="none" w:sz="0" w:space="0" w:color="auto"/>
                    <w:left w:val="none" w:sz="0" w:space="0" w:color="auto"/>
                    <w:bottom w:val="none" w:sz="0" w:space="0" w:color="auto"/>
                    <w:right w:val="none" w:sz="0" w:space="0" w:color="auto"/>
                  </w:divBdr>
                  <w:divsChild>
                    <w:div w:id="156465232">
                      <w:marLeft w:val="0"/>
                      <w:marRight w:val="0"/>
                      <w:marTop w:val="0"/>
                      <w:marBottom w:val="0"/>
                      <w:divBdr>
                        <w:top w:val="none" w:sz="0" w:space="0" w:color="auto"/>
                        <w:left w:val="none" w:sz="0" w:space="0" w:color="auto"/>
                        <w:bottom w:val="none" w:sz="0" w:space="0" w:color="auto"/>
                        <w:right w:val="none" w:sz="0" w:space="0" w:color="auto"/>
                      </w:divBdr>
                    </w:div>
                  </w:divsChild>
                </w:div>
                <w:div w:id="1058477574">
                  <w:marLeft w:val="0"/>
                  <w:marRight w:val="0"/>
                  <w:marTop w:val="0"/>
                  <w:marBottom w:val="0"/>
                  <w:divBdr>
                    <w:top w:val="none" w:sz="0" w:space="0" w:color="auto"/>
                    <w:left w:val="none" w:sz="0" w:space="0" w:color="auto"/>
                    <w:bottom w:val="none" w:sz="0" w:space="0" w:color="auto"/>
                    <w:right w:val="none" w:sz="0" w:space="0" w:color="auto"/>
                  </w:divBdr>
                  <w:divsChild>
                    <w:div w:id="2085714711">
                      <w:marLeft w:val="0"/>
                      <w:marRight w:val="0"/>
                      <w:marTop w:val="0"/>
                      <w:marBottom w:val="0"/>
                      <w:divBdr>
                        <w:top w:val="none" w:sz="0" w:space="0" w:color="auto"/>
                        <w:left w:val="none" w:sz="0" w:space="0" w:color="auto"/>
                        <w:bottom w:val="none" w:sz="0" w:space="0" w:color="auto"/>
                        <w:right w:val="none" w:sz="0" w:space="0" w:color="auto"/>
                      </w:divBdr>
                    </w:div>
                  </w:divsChild>
                </w:div>
                <w:div w:id="1250114957">
                  <w:marLeft w:val="0"/>
                  <w:marRight w:val="0"/>
                  <w:marTop w:val="0"/>
                  <w:marBottom w:val="0"/>
                  <w:divBdr>
                    <w:top w:val="none" w:sz="0" w:space="0" w:color="auto"/>
                    <w:left w:val="none" w:sz="0" w:space="0" w:color="auto"/>
                    <w:bottom w:val="none" w:sz="0" w:space="0" w:color="auto"/>
                    <w:right w:val="none" w:sz="0" w:space="0" w:color="auto"/>
                  </w:divBdr>
                  <w:divsChild>
                    <w:div w:id="859317723">
                      <w:marLeft w:val="0"/>
                      <w:marRight w:val="0"/>
                      <w:marTop w:val="0"/>
                      <w:marBottom w:val="0"/>
                      <w:divBdr>
                        <w:top w:val="none" w:sz="0" w:space="0" w:color="auto"/>
                        <w:left w:val="none" w:sz="0" w:space="0" w:color="auto"/>
                        <w:bottom w:val="none" w:sz="0" w:space="0" w:color="auto"/>
                        <w:right w:val="none" w:sz="0" w:space="0" w:color="auto"/>
                      </w:divBdr>
                    </w:div>
                  </w:divsChild>
                </w:div>
                <w:div w:id="1285114510">
                  <w:marLeft w:val="0"/>
                  <w:marRight w:val="0"/>
                  <w:marTop w:val="0"/>
                  <w:marBottom w:val="0"/>
                  <w:divBdr>
                    <w:top w:val="none" w:sz="0" w:space="0" w:color="auto"/>
                    <w:left w:val="none" w:sz="0" w:space="0" w:color="auto"/>
                    <w:bottom w:val="none" w:sz="0" w:space="0" w:color="auto"/>
                    <w:right w:val="none" w:sz="0" w:space="0" w:color="auto"/>
                  </w:divBdr>
                  <w:divsChild>
                    <w:div w:id="1501385756">
                      <w:marLeft w:val="0"/>
                      <w:marRight w:val="0"/>
                      <w:marTop w:val="0"/>
                      <w:marBottom w:val="0"/>
                      <w:divBdr>
                        <w:top w:val="none" w:sz="0" w:space="0" w:color="auto"/>
                        <w:left w:val="none" w:sz="0" w:space="0" w:color="auto"/>
                        <w:bottom w:val="none" w:sz="0" w:space="0" w:color="auto"/>
                        <w:right w:val="none" w:sz="0" w:space="0" w:color="auto"/>
                      </w:divBdr>
                    </w:div>
                  </w:divsChild>
                </w:div>
                <w:div w:id="1342510932">
                  <w:marLeft w:val="0"/>
                  <w:marRight w:val="0"/>
                  <w:marTop w:val="0"/>
                  <w:marBottom w:val="0"/>
                  <w:divBdr>
                    <w:top w:val="none" w:sz="0" w:space="0" w:color="auto"/>
                    <w:left w:val="none" w:sz="0" w:space="0" w:color="auto"/>
                    <w:bottom w:val="none" w:sz="0" w:space="0" w:color="auto"/>
                    <w:right w:val="none" w:sz="0" w:space="0" w:color="auto"/>
                  </w:divBdr>
                  <w:divsChild>
                    <w:div w:id="626005713">
                      <w:marLeft w:val="0"/>
                      <w:marRight w:val="0"/>
                      <w:marTop w:val="0"/>
                      <w:marBottom w:val="0"/>
                      <w:divBdr>
                        <w:top w:val="none" w:sz="0" w:space="0" w:color="auto"/>
                        <w:left w:val="none" w:sz="0" w:space="0" w:color="auto"/>
                        <w:bottom w:val="none" w:sz="0" w:space="0" w:color="auto"/>
                        <w:right w:val="none" w:sz="0" w:space="0" w:color="auto"/>
                      </w:divBdr>
                    </w:div>
                  </w:divsChild>
                </w:div>
                <w:div w:id="1433164927">
                  <w:marLeft w:val="0"/>
                  <w:marRight w:val="0"/>
                  <w:marTop w:val="0"/>
                  <w:marBottom w:val="0"/>
                  <w:divBdr>
                    <w:top w:val="none" w:sz="0" w:space="0" w:color="auto"/>
                    <w:left w:val="none" w:sz="0" w:space="0" w:color="auto"/>
                    <w:bottom w:val="none" w:sz="0" w:space="0" w:color="auto"/>
                    <w:right w:val="none" w:sz="0" w:space="0" w:color="auto"/>
                  </w:divBdr>
                  <w:divsChild>
                    <w:div w:id="2144540149">
                      <w:marLeft w:val="0"/>
                      <w:marRight w:val="0"/>
                      <w:marTop w:val="0"/>
                      <w:marBottom w:val="0"/>
                      <w:divBdr>
                        <w:top w:val="none" w:sz="0" w:space="0" w:color="auto"/>
                        <w:left w:val="none" w:sz="0" w:space="0" w:color="auto"/>
                        <w:bottom w:val="none" w:sz="0" w:space="0" w:color="auto"/>
                        <w:right w:val="none" w:sz="0" w:space="0" w:color="auto"/>
                      </w:divBdr>
                    </w:div>
                  </w:divsChild>
                </w:div>
                <w:div w:id="1441413995">
                  <w:marLeft w:val="0"/>
                  <w:marRight w:val="0"/>
                  <w:marTop w:val="0"/>
                  <w:marBottom w:val="0"/>
                  <w:divBdr>
                    <w:top w:val="none" w:sz="0" w:space="0" w:color="auto"/>
                    <w:left w:val="none" w:sz="0" w:space="0" w:color="auto"/>
                    <w:bottom w:val="none" w:sz="0" w:space="0" w:color="auto"/>
                    <w:right w:val="none" w:sz="0" w:space="0" w:color="auto"/>
                  </w:divBdr>
                  <w:divsChild>
                    <w:div w:id="649673441">
                      <w:marLeft w:val="0"/>
                      <w:marRight w:val="0"/>
                      <w:marTop w:val="0"/>
                      <w:marBottom w:val="0"/>
                      <w:divBdr>
                        <w:top w:val="none" w:sz="0" w:space="0" w:color="auto"/>
                        <w:left w:val="none" w:sz="0" w:space="0" w:color="auto"/>
                        <w:bottom w:val="none" w:sz="0" w:space="0" w:color="auto"/>
                        <w:right w:val="none" w:sz="0" w:space="0" w:color="auto"/>
                      </w:divBdr>
                    </w:div>
                  </w:divsChild>
                </w:div>
                <w:div w:id="1515804548">
                  <w:marLeft w:val="0"/>
                  <w:marRight w:val="0"/>
                  <w:marTop w:val="0"/>
                  <w:marBottom w:val="0"/>
                  <w:divBdr>
                    <w:top w:val="none" w:sz="0" w:space="0" w:color="auto"/>
                    <w:left w:val="none" w:sz="0" w:space="0" w:color="auto"/>
                    <w:bottom w:val="none" w:sz="0" w:space="0" w:color="auto"/>
                    <w:right w:val="none" w:sz="0" w:space="0" w:color="auto"/>
                  </w:divBdr>
                  <w:divsChild>
                    <w:div w:id="608244006">
                      <w:marLeft w:val="0"/>
                      <w:marRight w:val="0"/>
                      <w:marTop w:val="0"/>
                      <w:marBottom w:val="0"/>
                      <w:divBdr>
                        <w:top w:val="none" w:sz="0" w:space="0" w:color="auto"/>
                        <w:left w:val="none" w:sz="0" w:space="0" w:color="auto"/>
                        <w:bottom w:val="none" w:sz="0" w:space="0" w:color="auto"/>
                        <w:right w:val="none" w:sz="0" w:space="0" w:color="auto"/>
                      </w:divBdr>
                    </w:div>
                  </w:divsChild>
                </w:div>
                <w:div w:id="1772049977">
                  <w:marLeft w:val="0"/>
                  <w:marRight w:val="0"/>
                  <w:marTop w:val="0"/>
                  <w:marBottom w:val="0"/>
                  <w:divBdr>
                    <w:top w:val="none" w:sz="0" w:space="0" w:color="auto"/>
                    <w:left w:val="none" w:sz="0" w:space="0" w:color="auto"/>
                    <w:bottom w:val="none" w:sz="0" w:space="0" w:color="auto"/>
                    <w:right w:val="none" w:sz="0" w:space="0" w:color="auto"/>
                  </w:divBdr>
                  <w:divsChild>
                    <w:div w:id="680592814">
                      <w:marLeft w:val="0"/>
                      <w:marRight w:val="0"/>
                      <w:marTop w:val="0"/>
                      <w:marBottom w:val="0"/>
                      <w:divBdr>
                        <w:top w:val="none" w:sz="0" w:space="0" w:color="auto"/>
                        <w:left w:val="none" w:sz="0" w:space="0" w:color="auto"/>
                        <w:bottom w:val="none" w:sz="0" w:space="0" w:color="auto"/>
                        <w:right w:val="none" w:sz="0" w:space="0" w:color="auto"/>
                      </w:divBdr>
                    </w:div>
                  </w:divsChild>
                </w:div>
                <w:div w:id="1781143349">
                  <w:marLeft w:val="0"/>
                  <w:marRight w:val="0"/>
                  <w:marTop w:val="0"/>
                  <w:marBottom w:val="0"/>
                  <w:divBdr>
                    <w:top w:val="none" w:sz="0" w:space="0" w:color="auto"/>
                    <w:left w:val="none" w:sz="0" w:space="0" w:color="auto"/>
                    <w:bottom w:val="none" w:sz="0" w:space="0" w:color="auto"/>
                    <w:right w:val="none" w:sz="0" w:space="0" w:color="auto"/>
                  </w:divBdr>
                  <w:divsChild>
                    <w:div w:id="1325746">
                      <w:marLeft w:val="0"/>
                      <w:marRight w:val="0"/>
                      <w:marTop w:val="0"/>
                      <w:marBottom w:val="0"/>
                      <w:divBdr>
                        <w:top w:val="none" w:sz="0" w:space="0" w:color="auto"/>
                        <w:left w:val="none" w:sz="0" w:space="0" w:color="auto"/>
                        <w:bottom w:val="none" w:sz="0" w:space="0" w:color="auto"/>
                        <w:right w:val="none" w:sz="0" w:space="0" w:color="auto"/>
                      </w:divBdr>
                    </w:div>
                  </w:divsChild>
                </w:div>
                <w:div w:id="1795909209">
                  <w:marLeft w:val="0"/>
                  <w:marRight w:val="0"/>
                  <w:marTop w:val="0"/>
                  <w:marBottom w:val="0"/>
                  <w:divBdr>
                    <w:top w:val="none" w:sz="0" w:space="0" w:color="auto"/>
                    <w:left w:val="none" w:sz="0" w:space="0" w:color="auto"/>
                    <w:bottom w:val="none" w:sz="0" w:space="0" w:color="auto"/>
                    <w:right w:val="none" w:sz="0" w:space="0" w:color="auto"/>
                  </w:divBdr>
                  <w:divsChild>
                    <w:div w:id="1256093867">
                      <w:marLeft w:val="0"/>
                      <w:marRight w:val="0"/>
                      <w:marTop w:val="0"/>
                      <w:marBottom w:val="0"/>
                      <w:divBdr>
                        <w:top w:val="none" w:sz="0" w:space="0" w:color="auto"/>
                        <w:left w:val="none" w:sz="0" w:space="0" w:color="auto"/>
                        <w:bottom w:val="none" w:sz="0" w:space="0" w:color="auto"/>
                        <w:right w:val="none" w:sz="0" w:space="0" w:color="auto"/>
                      </w:divBdr>
                    </w:div>
                  </w:divsChild>
                </w:div>
                <w:div w:id="1833060971">
                  <w:marLeft w:val="0"/>
                  <w:marRight w:val="0"/>
                  <w:marTop w:val="0"/>
                  <w:marBottom w:val="0"/>
                  <w:divBdr>
                    <w:top w:val="none" w:sz="0" w:space="0" w:color="auto"/>
                    <w:left w:val="none" w:sz="0" w:space="0" w:color="auto"/>
                    <w:bottom w:val="none" w:sz="0" w:space="0" w:color="auto"/>
                    <w:right w:val="none" w:sz="0" w:space="0" w:color="auto"/>
                  </w:divBdr>
                  <w:divsChild>
                    <w:div w:id="701443281">
                      <w:marLeft w:val="0"/>
                      <w:marRight w:val="0"/>
                      <w:marTop w:val="0"/>
                      <w:marBottom w:val="0"/>
                      <w:divBdr>
                        <w:top w:val="none" w:sz="0" w:space="0" w:color="auto"/>
                        <w:left w:val="none" w:sz="0" w:space="0" w:color="auto"/>
                        <w:bottom w:val="none" w:sz="0" w:space="0" w:color="auto"/>
                        <w:right w:val="none" w:sz="0" w:space="0" w:color="auto"/>
                      </w:divBdr>
                    </w:div>
                  </w:divsChild>
                </w:div>
                <w:div w:id="2091924518">
                  <w:marLeft w:val="0"/>
                  <w:marRight w:val="0"/>
                  <w:marTop w:val="0"/>
                  <w:marBottom w:val="0"/>
                  <w:divBdr>
                    <w:top w:val="none" w:sz="0" w:space="0" w:color="auto"/>
                    <w:left w:val="none" w:sz="0" w:space="0" w:color="auto"/>
                    <w:bottom w:val="none" w:sz="0" w:space="0" w:color="auto"/>
                    <w:right w:val="none" w:sz="0" w:space="0" w:color="auto"/>
                  </w:divBdr>
                  <w:divsChild>
                    <w:div w:id="2210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4556">
          <w:marLeft w:val="0"/>
          <w:marRight w:val="0"/>
          <w:marTop w:val="0"/>
          <w:marBottom w:val="0"/>
          <w:divBdr>
            <w:top w:val="none" w:sz="0" w:space="0" w:color="auto"/>
            <w:left w:val="none" w:sz="0" w:space="0" w:color="auto"/>
            <w:bottom w:val="none" w:sz="0" w:space="0" w:color="auto"/>
            <w:right w:val="none" w:sz="0" w:space="0" w:color="auto"/>
          </w:divBdr>
          <w:divsChild>
            <w:div w:id="138769082">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565729582">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748452312">
              <w:marLeft w:val="0"/>
              <w:marRight w:val="0"/>
              <w:marTop w:val="0"/>
              <w:marBottom w:val="0"/>
              <w:divBdr>
                <w:top w:val="none" w:sz="0" w:space="0" w:color="auto"/>
                <w:left w:val="none" w:sz="0" w:space="0" w:color="auto"/>
                <w:bottom w:val="none" w:sz="0" w:space="0" w:color="auto"/>
                <w:right w:val="none" w:sz="0" w:space="0" w:color="auto"/>
              </w:divBdr>
            </w:div>
          </w:divsChild>
        </w:div>
        <w:div w:id="1951233181">
          <w:marLeft w:val="0"/>
          <w:marRight w:val="0"/>
          <w:marTop w:val="0"/>
          <w:marBottom w:val="0"/>
          <w:divBdr>
            <w:top w:val="none" w:sz="0" w:space="0" w:color="auto"/>
            <w:left w:val="none" w:sz="0" w:space="0" w:color="auto"/>
            <w:bottom w:val="none" w:sz="0" w:space="0" w:color="auto"/>
            <w:right w:val="none" w:sz="0" w:space="0" w:color="auto"/>
          </w:divBdr>
        </w:div>
        <w:div w:id="1965503937">
          <w:marLeft w:val="0"/>
          <w:marRight w:val="0"/>
          <w:marTop w:val="0"/>
          <w:marBottom w:val="0"/>
          <w:divBdr>
            <w:top w:val="none" w:sz="0" w:space="0" w:color="auto"/>
            <w:left w:val="none" w:sz="0" w:space="0" w:color="auto"/>
            <w:bottom w:val="none" w:sz="0" w:space="0" w:color="auto"/>
            <w:right w:val="none" w:sz="0" w:space="0" w:color="auto"/>
          </w:divBdr>
        </w:div>
        <w:div w:id="1968313078">
          <w:marLeft w:val="0"/>
          <w:marRight w:val="0"/>
          <w:marTop w:val="0"/>
          <w:marBottom w:val="0"/>
          <w:divBdr>
            <w:top w:val="none" w:sz="0" w:space="0" w:color="auto"/>
            <w:left w:val="none" w:sz="0" w:space="0" w:color="auto"/>
            <w:bottom w:val="none" w:sz="0" w:space="0" w:color="auto"/>
            <w:right w:val="none" w:sz="0" w:space="0" w:color="auto"/>
          </w:divBdr>
        </w:div>
        <w:div w:id="1988972967">
          <w:marLeft w:val="0"/>
          <w:marRight w:val="0"/>
          <w:marTop w:val="0"/>
          <w:marBottom w:val="0"/>
          <w:divBdr>
            <w:top w:val="none" w:sz="0" w:space="0" w:color="auto"/>
            <w:left w:val="none" w:sz="0" w:space="0" w:color="auto"/>
            <w:bottom w:val="none" w:sz="0" w:space="0" w:color="auto"/>
            <w:right w:val="none" w:sz="0" w:space="0" w:color="auto"/>
          </w:divBdr>
        </w:div>
        <w:div w:id="1991596644">
          <w:marLeft w:val="0"/>
          <w:marRight w:val="0"/>
          <w:marTop w:val="0"/>
          <w:marBottom w:val="0"/>
          <w:divBdr>
            <w:top w:val="none" w:sz="0" w:space="0" w:color="auto"/>
            <w:left w:val="none" w:sz="0" w:space="0" w:color="auto"/>
            <w:bottom w:val="none" w:sz="0" w:space="0" w:color="auto"/>
            <w:right w:val="none" w:sz="0" w:space="0" w:color="auto"/>
          </w:divBdr>
        </w:div>
        <w:div w:id="2028406286">
          <w:marLeft w:val="0"/>
          <w:marRight w:val="0"/>
          <w:marTop w:val="0"/>
          <w:marBottom w:val="0"/>
          <w:divBdr>
            <w:top w:val="none" w:sz="0" w:space="0" w:color="auto"/>
            <w:left w:val="none" w:sz="0" w:space="0" w:color="auto"/>
            <w:bottom w:val="none" w:sz="0" w:space="0" w:color="auto"/>
            <w:right w:val="none" w:sz="0" w:space="0" w:color="auto"/>
          </w:divBdr>
        </w:div>
        <w:div w:id="2034334454">
          <w:marLeft w:val="0"/>
          <w:marRight w:val="0"/>
          <w:marTop w:val="0"/>
          <w:marBottom w:val="0"/>
          <w:divBdr>
            <w:top w:val="none" w:sz="0" w:space="0" w:color="auto"/>
            <w:left w:val="none" w:sz="0" w:space="0" w:color="auto"/>
            <w:bottom w:val="none" w:sz="0" w:space="0" w:color="auto"/>
            <w:right w:val="none" w:sz="0" w:space="0" w:color="auto"/>
          </w:divBdr>
        </w:div>
        <w:div w:id="2055232526">
          <w:marLeft w:val="0"/>
          <w:marRight w:val="0"/>
          <w:marTop w:val="0"/>
          <w:marBottom w:val="0"/>
          <w:divBdr>
            <w:top w:val="none" w:sz="0" w:space="0" w:color="auto"/>
            <w:left w:val="none" w:sz="0" w:space="0" w:color="auto"/>
            <w:bottom w:val="none" w:sz="0" w:space="0" w:color="auto"/>
            <w:right w:val="none" w:sz="0" w:space="0" w:color="auto"/>
          </w:divBdr>
        </w:div>
        <w:div w:id="2060937459">
          <w:marLeft w:val="0"/>
          <w:marRight w:val="0"/>
          <w:marTop w:val="0"/>
          <w:marBottom w:val="0"/>
          <w:divBdr>
            <w:top w:val="none" w:sz="0" w:space="0" w:color="auto"/>
            <w:left w:val="none" w:sz="0" w:space="0" w:color="auto"/>
            <w:bottom w:val="none" w:sz="0" w:space="0" w:color="auto"/>
            <w:right w:val="none" w:sz="0" w:space="0" w:color="auto"/>
          </w:divBdr>
        </w:div>
        <w:div w:id="2076388003">
          <w:marLeft w:val="0"/>
          <w:marRight w:val="0"/>
          <w:marTop w:val="0"/>
          <w:marBottom w:val="0"/>
          <w:divBdr>
            <w:top w:val="none" w:sz="0" w:space="0" w:color="auto"/>
            <w:left w:val="none" w:sz="0" w:space="0" w:color="auto"/>
            <w:bottom w:val="none" w:sz="0" w:space="0" w:color="auto"/>
            <w:right w:val="none" w:sz="0" w:space="0" w:color="auto"/>
          </w:divBdr>
        </w:div>
        <w:div w:id="2113283335">
          <w:marLeft w:val="0"/>
          <w:marRight w:val="0"/>
          <w:marTop w:val="0"/>
          <w:marBottom w:val="0"/>
          <w:divBdr>
            <w:top w:val="none" w:sz="0" w:space="0" w:color="auto"/>
            <w:left w:val="none" w:sz="0" w:space="0" w:color="auto"/>
            <w:bottom w:val="none" w:sz="0" w:space="0" w:color="auto"/>
            <w:right w:val="none" w:sz="0" w:space="0" w:color="auto"/>
          </w:divBdr>
        </w:div>
        <w:div w:id="2113896210">
          <w:marLeft w:val="0"/>
          <w:marRight w:val="0"/>
          <w:marTop w:val="0"/>
          <w:marBottom w:val="0"/>
          <w:divBdr>
            <w:top w:val="none" w:sz="0" w:space="0" w:color="auto"/>
            <w:left w:val="none" w:sz="0" w:space="0" w:color="auto"/>
            <w:bottom w:val="none" w:sz="0" w:space="0" w:color="auto"/>
            <w:right w:val="none" w:sz="0" w:space="0" w:color="auto"/>
          </w:divBdr>
        </w:div>
        <w:div w:id="2118985137">
          <w:marLeft w:val="0"/>
          <w:marRight w:val="0"/>
          <w:marTop w:val="0"/>
          <w:marBottom w:val="0"/>
          <w:divBdr>
            <w:top w:val="none" w:sz="0" w:space="0" w:color="auto"/>
            <w:left w:val="none" w:sz="0" w:space="0" w:color="auto"/>
            <w:bottom w:val="none" w:sz="0" w:space="0" w:color="auto"/>
            <w:right w:val="none" w:sz="0" w:space="0" w:color="auto"/>
          </w:divBdr>
        </w:div>
        <w:div w:id="2124113681">
          <w:marLeft w:val="0"/>
          <w:marRight w:val="0"/>
          <w:marTop w:val="0"/>
          <w:marBottom w:val="0"/>
          <w:divBdr>
            <w:top w:val="none" w:sz="0" w:space="0" w:color="auto"/>
            <w:left w:val="none" w:sz="0" w:space="0" w:color="auto"/>
            <w:bottom w:val="none" w:sz="0" w:space="0" w:color="auto"/>
            <w:right w:val="none" w:sz="0" w:space="0" w:color="auto"/>
          </w:divBdr>
        </w:div>
        <w:div w:id="2144692590">
          <w:marLeft w:val="0"/>
          <w:marRight w:val="0"/>
          <w:marTop w:val="0"/>
          <w:marBottom w:val="0"/>
          <w:divBdr>
            <w:top w:val="none" w:sz="0" w:space="0" w:color="auto"/>
            <w:left w:val="none" w:sz="0" w:space="0" w:color="auto"/>
            <w:bottom w:val="none" w:sz="0" w:space="0" w:color="auto"/>
            <w:right w:val="none" w:sz="0" w:space="0" w:color="auto"/>
          </w:divBdr>
        </w:div>
      </w:divsChild>
    </w:div>
    <w:div w:id="1038165537">
      <w:bodyDiv w:val="1"/>
      <w:marLeft w:val="0"/>
      <w:marRight w:val="0"/>
      <w:marTop w:val="0"/>
      <w:marBottom w:val="0"/>
      <w:divBdr>
        <w:top w:val="none" w:sz="0" w:space="0" w:color="auto"/>
        <w:left w:val="none" w:sz="0" w:space="0" w:color="auto"/>
        <w:bottom w:val="none" w:sz="0" w:space="0" w:color="auto"/>
        <w:right w:val="none" w:sz="0" w:space="0" w:color="auto"/>
      </w:divBdr>
    </w:div>
    <w:div w:id="1050879339">
      <w:bodyDiv w:val="1"/>
      <w:marLeft w:val="0"/>
      <w:marRight w:val="0"/>
      <w:marTop w:val="0"/>
      <w:marBottom w:val="0"/>
      <w:divBdr>
        <w:top w:val="none" w:sz="0" w:space="0" w:color="auto"/>
        <w:left w:val="none" w:sz="0" w:space="0" w:color="auto"/>
        <w:bottom w:val="none" w:sz="0" w:space="0" w:color="auto"/>
        <w:right w:val="none" w:sz="0" w:space="0" w:color="auto"/>
      </w:divBdr>
    </w:div>
    <w:div w:id="1175147301">
      <w:bodyDiv w:val="1"/>
      <w:marLeft w:val="0"/>
      <w:marRight w:val="0"/>
      <w:marTop w:val="0"/>
      <w:marBottom w:val="0"/>
      <w:divBdr>
        <w:top w:val="none" w:sz="0" w:space="0" w:color="auto"/>
        <w:left w:val="none" w:sz="0" w:space="0" w:color="auto"/>
        <w:bottom w:val="none" w:sz="0" w:space="0" w:color="auto"/>
        <w:right w:val="none" w:sz="0" w:space="0" w:color="auto"/>
      </w:divBdr>
    </w:div>
    <w:div w:id="1343241463">
      <w:bodyDiv w:val="1"/>
      <w:marLeft w:val="0"/>
      <w:marRight w:val="0"/>
      <w:marTop w:val="0"/>
      <w:marBottom w:val="0"/>
      <w:divBdr>
        <w:top w:val="none" w:sz="0" w:space="0" w:color="auto"/>
        <w:left w:val="none" w:sz="0" w:space="0" w:color="auto"/>
        <w:bottom w:val="none" w:sz="0" w:space="0" w:color="auto"/>
        <w:right w:val="none" w:sz="0" w:space="0" w:color="auto"/>
      </w:divBdr>
      <w:divsChild>
        <w:div w:id="1175420555">
          <w:marLeft w:val="0"/>
          <w:marRight w:val="0"/>
          <w:marTop w:val="0"/>
          <w:marBottom w:val="0"/>
          <w:divBdr>
            <w:top w:val="none" w:sz="0" w:space="0" w:color="auto"/>
            <w:left w:val="none" w:sz="0" w:space="0" w:color="auto"/>
            <w:bottom w:val="none" w:sz="0" w:space="0" w:color="auto"/>
            <w:right w:val="none" w:sz="0" w:space="0" w:color="auto"/>
          </w:divBdr>
          <w:divsChild>
            <w:div w:id="1179856864">
              <w:marLeft w:val="0"/>
              <w:marRight w:val="0"/>
              <w:marTop w:val="0"/>
              <w:marBottom w:val="0"/>
              <w:divBdr>
                <w:top w:val="none" w:sz="0" w:space="0" w:color="auto"/>
                <w:left w:val="none" w:sz="0" w:space="0" w:color="auto"/>
                <w:bottom w:val="none" w:sz="0" w:space="0" w:color="auto"/>
                <w:right w:val="none" w:sz="0" w:space="0" w:color="auto"/>
              </w:divBdr>
              <w:divsChild>
                <w:div w:id="12861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2842">
          <w:marLeft w:val="0"/>
          <w:marRight w:val="0"/>
          <w:marTop w:val="0"/>
          <w:marBottom w:val="0"/>
          <w:divBdr>
            <w:top w:val="none" w:sz="0" w:space="0" w:color="auto"/>
            <w:left w:val="none" w:sz="0" w:space="0" w:color="auto"/>
            <w:bottom w:val="none" w:sz="0" w:space="0" w:color="auto"/>
            <w:right w:val="none" w:sz="0" w:space="0" w:color="auto"/>
          </w:divBdr>
          <w:divsChild>
            <w:div w:id="1926912833">
              <w:marLeft w:val="0"/>
              <w:marRight w:val="0"/>
              <w:marTop w:val="0"/>
              <w:marBottom w:val="0"/>
              <w:divBdr>
                <w:top w:val="none" w:sz="0" w:space="0" w:color="auto"/>
                <w:left w:val="none" w:sz="0" w:space="0" w:color="auto"/>
                <w:bottom w:val="none" w:sz="0" w:space="0" w:color="auto"/>
                <w:right w:val="none" w:sz="0" w:space="0" w:color="auto"/>
              </w:divBdr>
              <w:divsChild>
                <w:div w:id="1935818532">
                  <w:marLeft w:val="0"/>
                  <w:marRight w:val="0"/>
                  <w:marTop w:val="0"/>
                  <w:marBottom w:val="0"/>
                  <w:divBdr>
                    <w:top w:val="none" w:sz="0" w:space="0" w:color="auto"/>
                    <w:left w:val="none" w:sz="0" w:space="0" w:color="auto"/>
                    <w:bottom w:val="none" w:sz="0" w:space="0" w:color="auto"/>
                    <w:right w:val="none" w:sz="0" w:space="0" w:color="auto"/>
                  </w:divBdr>
                  <w:divsChild>
                    <w:div w:id="274219136">
                      <w:marLeft w:val="0"/>
                      <w:marRight w:val="0"/>
                      <w:marTop w:val="0"/>
                      <w:marBottom w:val="0"/>
                      <w:divBdr>
                        <w:top w:val="none" w:sz="0" w:space="0" w:color="auto"/>
                        <w:left w:val="none" w:sz="0" w:space="0" w:color="auto"/>
                        <w:bottom w:val="none" w:sz="0" w:space="0" w:color="auto"/>
                        <w:right w:val="none" w:sz="0" w:space="0" w:color="auto"/>
                      </w:divBdr>
                      <w:divsChild>
                        <w:div w:id="1219171793">
                          <w:marLeft w:val="0"/>
                          <w:marRight w:val="75"/>
                          <w:marTop w:val="0"/>
                          <w:marBottom w:val="0"/>
                          <w:divBdr>
                            <w:top w:val="none" w:sz="0" w:space="0" w:color="auto"/>
                            <w:left w:val="none" w:sz="0" w:space="0" w:color="auto"/>
                            <w:bottom w:val="none" w:sz="0" w:space="0" w:color="auto"/>
                            <w:right w:val="none" w:sz="0" w:space="0" w:color="auto"/>
                          </w:divBdr>
                        </w:div>
                      </w:divsChild>
                    </w:div>
                    <w:div w:id="1257177131">
                      <w:marLeft w:val="0"/>
                      <w:marRight w:val="0"/>
                      <w:marTop w:val="0"/>
                      <w:marBottom w:val="0"/>
                      <w:divBdr>
                        <w:top w:val="none" w:sz="0" w:space="0" w:color="auto"/>
                        <w:left w:val="none" w:sz="0" w:space="0" w:color="auto"/>
                        <w:bottom w:val="none" w:sz="0" w:space="0" w:color="auto"/>
                        <w:right w:val="none" w:sz="0" w:space="0" w:color="auto"/>
                      </w:divBdr>
                      <w:divsChild>
                        <w:div w:id="2049254368">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38984">
      <w:bodyDiv w:val="1"/>
      <w:marLeft w:val="0"/>
      <w:marRight w:val="0"/>
      <w:marTop w:val="0"/>
      <w:marBottom w:val="0"/>
      <w:divBdr>
        <w:top w:val="none" w:sz="0" w:space="0" w:color="auto"/>
        <w:left w:val="none" w:sz="0" w:space="0" w:color="auto"/>
        <w:bottom w:val="none" w:sz="0" w:space="0" w:color="auto"/>
        <w:right w:val="none" w:sz="0" w:space="0" w:color="auto"/>
      </w:divBdr>
    </w:div>
    <w:div w:id="1388920344">
      <w:bodyDiv w:val="1"/>
      <w:marLeft w:val="0"/>
      <w:marRight w:val="0"/>
      <w:marTop w:val="0"/>
      <w:marBottom w:val="0"/>
      <w:divBdr>
        <w:top w:val="none" w:sz="0" w:space="0" w:color="auto"/>
        <w:left w:val="none" w:sz="0" w:space="0" w:color="auto"/>
        <w:bottom w:val="none" w:sz="0" w:space="0" w:color="auto"/>
        <w:right w:val="none" w:sz="0" w:space="0" w:color="auto"/>
      </w:divBdr>
      <w:divsChild>
        <w:div w:id="985086438">
          <w:marLeft w:val="0"/>
          <w:marRight w:val="0"/>
          <w:marTop w:val="0"/>
          <w:marBottom w:val="0"/>
          <w:divBdr>
            <w:top w:val="none" w:sz="0" w:space="0" w:color="auto"/>
            <w:left w:val="none" w:sz="0" w:space="0" w:color="auto"/>
            <w:bottom w:val="none" w:sz="0" w:space="0" w:color="auto"/>
            <w:right w:val="none" w:sz="0" w:space="0" w:color="auto"/>
          </w:divBdr>
          <w:divsChild>
            <w:div w:id="1491100217">
              <w:marLeft w:val="0"/>
              <w:marRight w:val="0"/>
              <w:marTop w:val="0"/>
              <w:marBottom w:val="0"/>
              <w:divBdr>
                <w:top w:val="none" w:sz="0" w:space="0" w:color="auto"/>
                <w:left w:val="none" w:sz="0" w:space="0" w:color="auto"/>
                <w:bottom w:val="none" w:sz="0" w:space="0" w:color="auto"/>
                <w:right w:val="none" w:sz="0" w:space="0" w:color="auto"/>
              </w:divBdr>
              <w:divsChild>
                <w:div w:id="756171319">
                  <w:marLeft w:val="0"/>
                  <w:marRight w:val="0"/>
                  <w:marTop w:val="0"/>
                  <w:marBottom w:val="0"/>
                  <w:divBdr>
                    <w:top w:val="none" w:sz="0" w:space="0" w:color="auto"/>
                    <w:left w:val="none" w:sz="0" w:space="0" w:color="auto"/>
                    <w:bottom w:val="none" w:sz="0" w:space="0" w:color="auto"/>
                    <w:right w:val="none" w:sz="0" w:space="0" w:color="auto"/>
                  </w:divBdr>
                  <w:divsChild>
                    <w:div w:id="1183740967">
                      <w:marLeft w:val="0"/>
                      <w:marRight w:val="0"/>
                      <w:marTop w:val="0"/>
                      <w:marBottom w:val="0"/>
                      <w:divBdr>
                        <w:top w:val="none" w:sz="0" w:space="0" w:color="auto"/>
                        <w:left w:val="none" w:sz="0" w:space="0" w:color="auto"/>
                        <w:bottom w:val="none" w:sz="0" w:space="0" w:color="auto"/>
                        <w:right w:val="none" w:sz="0" w:space="0" w:color="auto"/>
                      </w:divBdr>
                      <w:divsChild>
                        <w:div w:id="695009939">
                          <w:marLeft w:val="0"/>
                          <w:marRight w:val="0"/>
                          <w:marTop w:val="0"/>
                          <w:marBottom w:val="0"/>
                          <w:divBdr>
                            <w:top w:val="none" w:sz="0" w:space="0" w:color="auto"/>
                            <w:left w:val="none" w:sz="0" w:space="0" w:color="auto"/>
                            <w:bottom w:val="none" w:sz="0" w:space="0" w:color="auto"/>
                            <w:right w:val="none" w:sz="0" w:space="0" w:color="auto"/>
                          </w:divBdr>
                          <w:divsChild>
                            <w:div w:id="1329942448">
                              <w:marLeft w:val="0"/>
                              <w:marRight w:val="0"/>
                              <w:marTop w:val="0"/>
                              <w:marBottom w:val="0"/>
                              <w:divBdr>
                                <w:top w:val="none" w:sz="0" w:space="0" w:color="auto"/>
                                <w:left w:val="none" w:sz="0" w:space="0" w:color="auto"/>
                                <w:bottom w:val="none" w:sz="0" w:space="0" w:color="auto"/>
                                <w:right w:val="none" w:sz="0" w:space="0" w:color="auto"/>
                              </w:divBdr>
                              <w:divsChild>
                                <w:div w:id="703284427">
                                  <w:marLeft w:val="0"/>
                                  <w:marRight w:val="0"/>
                                  <w:marTop w:val="0"/>
                                  <w:marBottom w:val="0"/>
                                  <w:divBdr>
                                    <w:top w:val="none" w:sz="0" w:space="0" w:color="auto"/>
                                    <w:left w:val="none" w:sz="0" w:space="0" w:color="auto"/>
                                    <w:bottom w:val="none" w:sz="0" w:space="0" w:color="auto"/>
                                    <w:right w:val="none" w:sz="0" w:space="0" w:color="auto"/>
                                  </w:divBdr>
                                  <w:divsChild>
                                    <w:div w:id="1247030203">
                                      <w:marLeft w:val="0"/>
                                      <w:marRight w:val="0"/>
                                      <w:marTop w:val="0"/>
                                      <w:marBottom w:val="0"/>
                                      <w:divBdr>
                                        <w:top w:val="none" w:sz="0" w:space="0" w:color="auto"/>
                                        <w:left w:val="none" w:sz="0" w:space="0" w:color="auto"/>
                                        <w:bottom w:val="none" w:sz="0" w:space="0" w:color="auto"/>
                                        <w:right w:val="none" w:sz="0" w:space="0" w:color="auto"/>
                                      </w:divBdr>
                                      <w:divsChild>
                                        <w:div w:id="707029301">
                                          <w:marLeft w:val="0"/>
                                          <w:marRight w:val="0"/>
                                          <w:marTop w:val="0"/>
                                          <w:marBottom w:val="0"/>
                                          <w:divBdr>
                                            <w:top w:val="none" w:sz="0" w:space="0" w:color="auto"/>
                                            <w:left w:val="none" w:sz="0" w:space="0" w:color="auto"/>
                                            <w:bottom w:val="none" w:sz="0" w:space="0" w:color="auto"/>
                                            <w:right w:val="none" w:sz="0" w:space="0" w:color="auto"/>
                                          </w:divBdr>
                                          <w:divsChild>
                                            <w:div w:id="1860464826">
                                              <w:marLeft w:val="0"/>
                                              <w:marRight w:val="0"/>
                                              <w:marTop w:val="0"/>
                                              <w:marBottom w:val="0"/>
                                              <w:divBdr>
                                                <w:top w:val="none" w:sz="0" w:space="0" w:color="auto"/>
                                                <w:left w:val="none" w:sz="0" w:space="0" w:color="auto"/>
                                                <w:bottom w:val="none" w:sz="0" w:space="0" w:color="auto"/>
                                                <w:right w:val="none" w:sz="0" w:space="0" w:color="auto"/>
                                              </w:divBdr>
                                              <w:divsChild>
                                                <w:div w:id="79110953">
                                                  <w:marLeft w:val="0"/>
                                                  <w:marRight w:val="0"/>
                                                  <w:marTop w:val="0"/>
                                                  <w:marBottom w:val="0"/>
                                                  <w:divBdr>
                                                    <w:top w:val="none" w:sz="0" w:space="0" w:color="auto"/>
                                                    <w:left w:val="none" w:sz="0" w:space="0" w:color="auto"/>
                                                    <w:bottom w:val="none" w:sz="0" w:space="0" w:color="auto"/>
                                                    <w:right w:val="none" w:sz="0" w:space="0" w:color="auto"/>
                                                  </w:divBdr>
                                                  <w:divsChild>
                                                    <w:div w:id="1827624142">
                                                      <w:marLeft w:val="0"/>
                                                      <w:marRight w:val="0"/>
                                                      <w:marTop w:val="0"/>
                                                      <w:marBottom w:val="0"/>
                                                      <w:divBdr>
                                                        <w:top w:val="none" w:sz="0" w:space="0" w:color="auto"/>
                                                        <w:left w:val="none" w:sz="0" w:space="0" w:color="auto"/>
                                                        <w:bottom w:val="none" w:sz="0" w:space="0" w:color="auto"/>
                                                        <w:right w:val="none" w:sz="0" w:space="0" w:color="auto"/>
                                                      </w:divBdr>
                                                      <w:divsChild>
                                                        <w:div w:id="1262640384">
                                                          <w:marLeft w:val="0"/>
                                                          <w:marRight w:val="0"/>
                                                          <w:marTop w:val="0"/>
                                                          <w:marBottom w:val="0"/>
                                                          <w:divBdr>
                                                            <w:top w:val="none" w:sz="0" w:space="0" w:color="auto"/>
                                                            <w:left w:val="none" w:sz="0" w:space="0" w:color="auto"/>
                                                            <w:bottom w:val="none" w:sz="0" w:space="0" w:color="auto"/>
                                                            <w:right w:val="none" w:sz="0" w:space="0" w:color="auto"/>
                                                          </w:divBdr>
                                                          <w:divsChild>
                                                            <w:div w:id="2146700487">
                                                              <w:marLeft w:val="0"/>
                                                              <w:marRight w:val="0"/>
                                                              <w:marTop w:val="0"/>
                                                              <w:marBottom w:val="0"/>
                                                              <w:divBdr>
                                                                <w:top w:val="none" w:sz="0" w:space="0" w:color="auto"/>
                                                                <w:left w:val="none" w:sz="0" w:space="0" w:color="auto"/>
                                                                <w:bottom w:val="none" w:sz="0" w:space="0" w:color="auto"/>
                                                                <w:right w:val="none" w:sz="0" w:space="0" w:color="auto"/>
                                                              </w:divBdr>
                                                              <w:divsChild>
                                                                <w:div w:id="1437677415">
                                                                  <w:marLeft w:val="0"/>
                                                                  <w:marRight w:val="0"/>
                                                                  <w:marTop w:val="0"/>
                                                                  <w:marBottom w:val="0"/>
                                                                  <w:divBdr>
                                                                    <w:top w:val="none" w:sz="0" w:space="0" w:color="auto"/>
                                                                    <w:left w:val="none" w:sz="0" w:space="0" w:color="auto"/>
                                                                    <w:bottom w:val="none" w:sz="0" w:space="0" w:color="auto"/>
                                                                    <w:right w:val="none" w:sz="0" w:space="0" w:color="auto"/>
                                                                  </w:divBdr>
                                                                  <w:divsChild>
                                                                    <w:div w:id="8472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3882740">
      <w:bodyDiv w:val="1"/>
      <w:marLeft w:val="0"/>
      <w:marRight w:val="0"/>
      <w:marTop w:val="0"/>
      <w:marBottom w:val="0"/>
      <w:divBdr>
        <w:top w:val="none" w:sz="0" w:space="0" w:color="auto"/>
        <w:left w:val="none" w:sz="0" w:space="0" w:color="auto"/>
        <w:bottom w:val="none" w:sz="0" w:space="0" w:color="auto"/>
        <w:right w:val="none" w:sz="0" w:space="0" w:color="auto"/>
      </w:divBdr>
      <w:divsChild>
        <w:div w:id="119156706">
          <w:marLeft w:val="0"/>
          <w:marRight w:val="0"/>
          <w:marTop w:val="0"/>
          <w:marBottom w:val="0"/>
          <w:divBdr>
            <w:top w:val="none" w:sz="0" w:space="0" w:color="auto"/>
            <w:left w:val="none" w:sz="0" w:space="0" w:color="auto"/>
            <w:bottom w:val="none" w:sz="0" w:space="0" w:color="auto"/>
            <w:right w:val="none" w:sz="0" w:space="0" w:color="auto"/>
          </w:divBdr>
          <w:divsChild>
            <w:div w:id="1575316765">
              <w:marLeft w:val="0"/>
              <w:marRight w:val="0"/>
              <w:marTop w:val="0"/>
              <w:marBottom w:val="0"/>
              <w:divBdr>
                <w:top w:val="none" w:sz="0" w:space="0" w:color="auto"/>
                <w:left w:val="none" w:sz="0" w:space="0" w:color="auto"/>
                <w:bottom w:val="none" w:sz="0" w:space="0" w:color="auto"/>
                <w:right w:val="none" w:sz="0" w:space="0" w:color="auto"/>
              </w:divBdr>
              <w:divsChild>
                <w:div w:id="2021816281">
                  <w:marLeft w:val="0"/>
                  <w:marRight w:val="0"/>
                  <w:marTop w:val="0"/>
                  <w:marBottom w:val="0"/>
                  <w:divBdr>
                    <w:top w:val="none" w:sz="0" w:space="0" w:color="auto"/>
                    <w:left w:val="none" w:sz="0" w:space="0" w:color="auto"/>
                    <w:bottom w:val="none" w:sz="0" w:space="0" w:color="auto"/>
                    <w:right w:val="none" w:sz="0" w:space="0" w:color="auto"/>
                  </w:divBdr>
                  <w:divsChild>
                    <w:div w:id="67730656">
                      <w:marLeft w:val="0"/>
                      <w:marRight w:val="0"/>
                      <w:marTop w:val="0"/>
                      <w:marBottom w:val="0"/>
                      <w:divBdr>
                        <w:top w:val="none" w:sz="0" w:space="0" w:color="auto"/>
                        <w:left w:val="none" w:sz="0" w:space="0" w:color="auto"/>
                        <w:bottom w:val="none" w:sz="0" w:space="0" w:color="auto"/>
                        <w:right w:val="none" w:sz="0" w:space="0" w:color="auto"/>
                      </w:divBdr>
                      <w:divsChild>
                        <w:div w:id="1251937361">
                          <w:marLeft w:val="0"/>
                          <w:marRight w:val="75"/>
                          <w:marTop w:val="0"/>
                          <w:marBottom w:val="0"/>
                          <w:divBdr>
                            <w:top w:val="none" w:sz="0" w:space="0" w:color="auto"/>
                            <w:left w:val="none" w:sz="0" w:space="0" w:color="auto"/>
                            <w:bottom w:val="none" w:sz="0" w:space="0" w:color="auto"/>
                            <w:right w:val="none" w:sz="0" w:space="0" w:color="auto"/>
                          </w:divBdr>
                        </w:div>
                      </w:divsChild>
                    </w:div>
                    <w:div w:id="2017801449">
                      <w:marLeft w:val="0"/>
                      <w:marRight w:val="0"/>
                      <w:marTop w:val="0"/>
                      <w:marBottom w:val="0"/>
                      <w:divBdr>
                        <w:top w:val="none" w:sz="0" w:space="0" w:color="auto"/>
                        <w:left w:val="none" w:sz="0" w:space="0" w:color="auto"/>
                        <w:bottom w:val="none" w:sz="0" w:space="0" w:color="auto"/>
                        <w:right w:val="none" w:sz="0" w:space="0" w:color="auto"/>
                      </w:divBdr>
                      <w:divsChild>
                        <w:div w:id="104714401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902173">
          <w:marLeft w:val="0"/>
          <w:marRight w:val="0"/>
          <w:marTop w:val="0"/>
          <w:marBottom w:val="0"/>
          <w:divBdr>
            <w:top w:val="none" w:sz="0" w:space="0" w:color="auto"/>
            <w:left w:val="none" w:sz="0" w:space="0" w:color="auto"/>
            <w:bottom w:val="none" w:sz="0" w:space="0" w:color="auto"/>
            <w:right w:val="none" w:sz="0" w:space="0" w:color="auto"/>
          </w:divBdr>
          <w:divsChild>
            <w:div w:id="1435251091">
              <w:marLeft w:val="0"/>
              <w:marRight w:val="0"/>
              <w:marTop w:val="0"/>
              <w:marBottom w:val="0"/>
              <w:divBdr>
                <w:top w:val="none" w:sz="0" w:space="0" w:color="auto"/>
                <w:left w:val="none" w:sz="0" w:space="0" w:color="auto"/>
                <w:bottom w:val="none" w:sz="0" w:space="0" w:color="auto"/>
                <w:right w:val="none" w:sz="0" w:space="0" w:color="auto"/>
              </w:divBdr>
              <w:divsChild>
                <w:div w:id="1387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9755">
      <w:bodyDiv w:val="1"/>
      <w:marLeft w:val="0"/>
      <w:marRight w:val="0"/>
      <w:marTop w:val="0"/>
      <w:marBottom w:val="0"/>
      <w:divBdr>
        <w:top w:val="none" w:sz="0" w:space="0" w:color="auto"/>
        <w:left w:val="none" w:sz="0" w:space="0" w:color="auto"/>
        <w:bottom w:val="none" w:sz="0" w:space="0" w:color="auto"/>
        <w:right w:val="none" w:sz="0" w:space="0" w:color="auto"/>
      </w:divBdr>
    </w:div>
    <w:div w:id="1511750471">
      <w:bodyDiv w:val="1"/>
      <w:marLeft w:val="0"/>
      <w:marRight w:val="0"/>
      <w:marTop w:val="0"/>
      <w:marBottom w:val="0"/>
      <w:divBdr>
        <w:top w:val="none" w:sz="0" w:space="0" w:color="auto"/>
        <w:left w:val="none" w:sz="0" w:space="0" w:color="auto"/>
        <w:bottom w:val="none" w:sz="0" w:space="0" w:color="auto"/>
        <w:right w:val="none" w:sz="0" w:space="0" w:color="auto"/>
      </w:divBdr>
    </w:div>
    <w:div w:id="1617102245">
      <w:bodyDiv w:val="1"/>
      <w:marLeft w:val="0"/>
      <w:marRight w:val="0"/>
      <w:marTop w:val="0"/>
      <w:marBottom w:val="0"/>
      <w:divBdr>
        <w:top w:val="none" w:sz="0" w:space="0" w:color="auto"/>
        <w:left w:val="none" w:sz="0" w:space="0" w:color="auto"/>
        <w:bottom w:val="none" w:sz="0" w:space="0" w:color="auto"/>
        <w:right w:val="none" w:sz="0" w:space="0" w:color="auto"/>
      </w:divBdr>
      <w:divsChild>
        <w:div w:id="858740875">
          <w:marLeft w:val="0"/>
          <w:marRight w:val="0"/>
          <w:marTop w:val="0"/>
          <w:marBottom w:val="0"/>
          <w:divBdr>
            <w:top w:val="none" w:sz="0" w:space="0" w:color="auto"/>
            <w:left w:val="none" w:sz="0" w:space="0" w:color="auto"/>
            <w:bottom w:val="none" w:sz="0" w:space="0" w:color="auto"/>
            <w:right w:val="none" w:sz="0" w:space="0" w:color="auto"/>
          </w:divBdr>
        </w:div>
        <w:div w:id="1449468849">
          <w:marLeft w:val="0"/>
          <w:marRight w:val="0"/>
          <w:marTop w:val="0"/>
          <w:marBottom w:val="0"/>
          <w:divBdr>
            <w:top w:val="none" w:sz="0" w:space="0" w:color="auto"/>
            <w:left w:val="none" w:sz="0" w:space="0" w:color="auto"/>
            <w:bottom w:val="none" w:sz="0" w:space="0" w:color="auto"/>
            <w:right w:val="none" w:sz="0" w:space="0" w:color="auto"/>
          </w:divBdr>
          <w:divsChild>
            <w:div w:id="889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874">
      <w:bodyDiv w:val="1"/>
      <w:marLeft w:val="0"/>
      <w:marRight w:val="0"/>
      <w:marTop w:val="0"/>
      <w:marBottom w:val="0"/>
      <w:divBdr>
        <w:top w:val="none" w:sz="0" w:space="0" w:color="auto"/>
        <w:left w:val="none" w:sz="0" w:space="0" w:color="auto"/>
        <w:bottom w:val="none" w:sz="0" w:space="0" w:color="auto"/>
        <w:right w:val="none" w:sz="0" w:space="0" w:color="auto"/>
      </w:divBdr>
    </w:div>
    <w:div w:id="1669475722">
      <w:bodyDiv w:val="1"/>
      <w:marLeft w:val="0"/>
      <w:marRight w:val="0"/>
      <w:marTop w:val="0"/>
      <w:marBottom w:val="0"/>
      <w:divBdr>
        <w:top w:val="none" w:sz="0" w:space="0" w:color="auto"/>
        <w:left w:val="none" w:sz="0" w:space="0" w:color="auto"/>
        <w:bottom w:val="none" w:sz="0" w:space="0" w:color="auto"/>
        <w:right w:val="none" w:sz="0" w:space="0" w:color="auto"/>
      </w:divBdr>
    </w:div>
    <w:div w:id="1673875158">
      <w:bodyDiv w:val="1"/>
      <w:marLeft w:val="0"/>
      <w:marRight w:val="0"/>
      <w:marTop w:val="0"/>
      <w:marBottom w:val="0"/>
      <w:divBdr>
        <w:top w:val="none" w:sz="0" w:space="0" w:color="auto"/>
        <w:left w:val="none" w:sz="0" w:space="0" w:color="auto"/>
        <w:bottom w:val="none" w:sz="0" w:space="0" w:color="auto"/>
        <w:right w:val="none" w:sz="0" w:space="0" w:color="auto"/>
      </w:divBdr>
    </w:div>
    <w:div w:id="1721435050">
      <w:bodyDiv w:val="1"/>
      <w:marLeft w:val="0"/>
      <w:marRight w:val="0"/>
      <w:marTop w:val="0"/>
      <w:marBottom w:val="0"/>
      <w:divBdr>
        <w:top w:val="none" w:sz="0" w:space="0" w:color="auto"/>
        <w:left w:val="none" w:sz="0" w:space="0" w:color="auto"/>
        <w:bottom w:val="none" w:sz="0" w:space="0" w:color="auto"/>
        <w:right w:val="none" w:sz="0" w:space="0" w:color="auto"/>
      </w:divBdr>
    </w:div>
    <w:div w:id="1772046496">
      <w:bodyDiv w:val="1"/>
      <w:marLeft w:val="0"/>
      <w:marRight w:val="0"/>
      <w:marTop w:val="0"/>
      <w:marBottom w:val="0"/>
      <w:divBdr>
        <w:top w:val="none" w:sz="0" w:space="0" w:color="auto"/>
        <w:left w:val="none" w:sz="0" w:space="0" w:color="auto"/>
        <w:bottom w:val="none" w:sz="0" w:space="0" w:color="auto"/>
        <w:right w:val="none" w:sz="0" w:space="0" w:color="auto"/>
      </w:divBdr>
    </w:div>
    <w:div w:id="1775974607">
      <w:bodyDiv w:val="1"/>
      <w:marLeft w:val="0"/>
      <w:marRight w:val="0"/>
      <w:marTop w:val="0"/>
      <w:marBottom w:val="0"/>
      <w:divBdr>
        <w:top w:val="none" w:sz="0" w:space="0" w:color="auto"/>
        <w:left w:val="none" w:sz="0" w:space="0" w:color="auto"/>
        <w:bottom w:val="none" w:sz="0" w:space="0" w:color="auto"/>
        <w:right w:val="none" w:sz="0" w:space="0" w:color="auto"/>
      </w:divBdr>
    </w:div>
    <w:div w:id="1778525301">
      <w:bodyDiv w:val="1"/>
      <w:marLeft w:val="0"/>
      <w:marRight w:val="0"/>
      <w:marTop w:val="0"/>
      <w:marBottom w:val="0"/>
      <w:divBdr>
        <w:top w:val="none" w:sz="0" w:space="0" w:color="auto"/>
        <w:left w:val="none" w:sz="0" w:space="0" w:color="auto"/>
        <w:bottom w:val="none" w:sz="0" w:space="0" w:color="auto"/>
        <w:right w:val="none" w:sz="0" w:space="0" w:color="auto"/>
      </w:divBdr>
    </w:div>
    <w:div w:id="1783496764">
      <w:bodyDiv w:val="1"/>
      <w:marLeft w:val="0"/>
      <w:marRight w:val="0"/>
      <w:marTop w:val="0"/>
      <w:marBottom w:val="0"/>
      <w:divBdr>
        <w:top w:val="none" w:sz="0" w:space="0" w:color="auto"/>
        <w:left w:val="none" w:sz="0" w:space="0" w:color="auto"/>
        <w:bottom w:val="none" w:sz="0" w:space="0" w:color="auto"/>
        <w:right w:val="none" w:sz="0" w:space="0" w:color="auto"/>
      </w:divBdr>
    </w:div>
    <w:div w:id="1819957741">
      <w:bodyDiv w:val="1"/>
      <w:marLeft w:val="0"/>
      <w:marRight w:val="0"/>
      <w:marTop w:val="0"/>
      <w:marBottom w:val="0"/>
      <w:divBdr>
        <w:top w:val="none" w:sz="0" w:space="0" w:color="auto"/>
        <w:left w:val="none" w:sz="0" w:space="0" w:color="auto"/>
        <w:bottom w:val="none" w:sz="0" w:space="0" w:color="auto"/>
        <w:right w:val="none" w:sz="0" w:space="0" w:color="auto"/>
      </w:divBdr>
    </w:div>
    <w:div w:id="200870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3.xml"/><Relationship Id="rId27" Type="http://schemas.microsoft.com/office/2011/relationships/people" Target="people.xml"/><Relationship Id="rId30"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76728-27DE-4A51-8C19-8E220D3ADC31}">
  <ds:schemaRefs>
    <ds:schemaRef ds:uri="http://schemas.microsoft.com/office/2006/metadata/properties"/>
    <ds:schemaRef ds:uri="http://schemas.microsoft.com/office/infopath/2007/PartnerControls"/>
    <ds:schemaRef ds:uri="6d40af7e-4221-4977-b78a-7b32ed952466"/>
    <ds:schemaRef ds:uri="39899a83-cf50-491c-beef-c73420cadbee"/>
  </ds:schemaRefs>
</ds:datastoreItem>
</file>

<file path=customXml/itemProps2.xml><?xml version="1.0" encoding="utf-8"?>
<ds:datastoreItem xmlns:ds="http://schemas.openxmlformats.org/officeDocument/2006/customXml" ds:itemID="{87D07758-50EC-45F1-8F2F-F4AD19645DFE}">
  <ds:schemaRefs>
    <ds:schemaRef ds:uri="http://schemas.microsoft.com/sharepoint/v3/contenttype/forms"/>
  </ds:schemaRefs>
</ds:datastoreItem>
</file>

<file path=customXml/itemProps3.xml><?xml version="1.0" encoding="utf-8"?>
<ds:datastoreItem xmlns:ds="http://schemas.openxmlformats.org/officeDocument/2006/customXml" ds:itemID="{4B2145A7-E8D8-4AD9-9F67-B15401FD1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3EECD5-14AE-491D-BAB6-33FC3D454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14551</Words>
  <Characters>82942</Characters>
  <Application>Microsoft Office Word</Application>
  <DocSecurity>0</DocSecurity>
  <Lines>691</Lines>
  <Paragraphs>194</Paragraphs>
  <ScaleCrop>false</ScaleCrop>
  <Company/>
  <LinksUpToDate>false</LinksUpToDate>
  <CharactersWithSpaces>97299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Chen3848</dc:creator>
  <cp:keywords/>
  <dc:description/>
  <cp:lastModifiedBy>Xuning Wei12232</cp:lastModifiedBy>
  <cp:revision>3</cp:revision>
  <dcterms:created xsi:type="dcterms:W3CDTF">2026-10-27T14:50:00Z</dcterms:created>
  <dcterms:modified xsi:type="dcterms:W3CDTF">2026-10-27T14:51:00Z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0x01010081E1AFC219F9024AA012AA91AE638458</vt:lpwstr>
  </property>
  <property fmtid="{D5CDD505-2E9C-101B-9397-08002B2CF9AE}" pid="3" name="MediaServiceImageTags">
    <vt:lpwstr/>
  </property>
  <property fmtid="{D5CDD505-2E9C-101B-9397-08002B2CF9AE}" pid="4" name="docLang">
    <vt:lpwstr>en</vt:lpwstr>
  </property>
</Properties>
</file>